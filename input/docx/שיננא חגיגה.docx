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94F87" w14:textId="4DDF3544" w:rsidR="0089324E" w:rsidRPr="00A7758B" w:rsidRDefault="0089324E" w:rsidP="00A7758B">
      <w:pPr>
        <w:pStyle w:val="afff3"/>
        <w:framePr w:wrap="around"/>
        <w:rPr>
          <w:rtl/>
        </w:rPr>
      </w:pPr>
      <w:r w:rsidRPr="00A7758B">
        <w:rPr>
          <w:rFonts w:hint="cs"/>
          <w:rtl/>
        </w:rPr>
        <w:t>ב.</w:t>
      </w:r>
    </w:p>
    <w:p w14:paraId="3080FF7F" w14:textId="77777777" w:rsidR="00C0473D" w:rsidRDefault="00AF6B12" w:rsidP="00A07C53">
      <w:pPr>
        <w:pStyle w:val="afff4"/>
        <w:framePr w:wrap="around"/>
        <w:spacing w:line="220" w:lineRule="exact"/>
        <w:rPr>
          <w:rtl/>
        </w:rPr>
      </w:pPr>
      <w:r>
        <w:rPr>
          <w:rFonts w:hint="cs"/>
          <w:rtl/>
        </w:rPr>
        <w:t>חגיגה</w:t>
      </w:r>
    </w:p>
    <w:p w14:paraId="434541AA" w14:textId="77777777" w:rsidR="00C0473D" w:rsidRDefault="00AF6B12" w:rsidP="00A07C53">
      <w:pPr>
        <w:pStyle w:val="afff6"/>
        <w:framePr w:wrap="around"/>
        <w:spacing w:line="220" w:lineRule="exact"/>
        <w:rPr>
          <w:del w:id="41067" w:author="Claude" w:date="2026-10-07T09:24:48Z"/>
          <w:rtl/>
        </w:rPr>
      </w:pPr>
      <w:del w:id="41066" w:author="Claude" w:date="2026-10-07T09:24:48Z">
        <w:r>
          <w:rPr>
            <w:rFonts w:hint="cs"/>
            <w:rtl/>
          </w:rPr>
          <w:delText xml:space="preserve">הכל חייבין</w:delText>
        </w:r>
      </w:del>
    </w:p>
    <w:p w14:paraId="4E476007" w14:textId="5FD681FA" w:rsidR="005C779D" w:rsidRDefault="005C779D" w:rsidP="00CF5484">
      <w:pPr>
        <w:pStyle w:val="afff7"/>
        <w:framePr w:wrap="around"/>
        <w:rPr>
          <w:rtl/>
        </w:rPr>
      </w:pPr>
      <w:r>
        <w:rPr>
          <w:rFonts w:hint="cs"/>
          <w:rtl/>
        </w:rPr>
        <w:t>(ב. יא:)</w:t>
      </w:r>
    </w:p>
    <w:p>
      <w:pPr>
        <w:pStyle w:val="PetichatPerek"/>
        <w:rPr>
          <w:ins w:id="41063" w:author="Claude" w:date="2026-10-07T09:24:48Z"/>
        </w:rPr>
      </w:pPr>
      <w:ins w:id="41062" w:author="Claude" w:date="2026-10-07T09:24:48Z">
        <w:r>
          <w:rPr>
            <w:rFonts w:hint="cs"/>
            <w:rtl/>
          </w:rPr>
          <w:t xml:space="preserve">פרק ראשון</w:t>
        </w:r>
        <w:r>
          <w:rPr>
            <w:rFonts w:hint="cs"/>
            <w:rtl/>
          </w:rPr>
          <w:t xml:space="preserve"> - </w:t>
        </w:r>
        <w:r>
          <w:rPr>
            <w:rFonts w:hint="cs"/>
            <w:rtl/>
          </w:rPr>
          <w:t xml:space="preserve">הכל חייבין</w:t>
        </w:r>
      </w:ins>
    </w:p>
    <w:p>
      <w:pPr>
        <w:pStyle w:val="MishnaBatzad"/>
        <w:rPr>
          <w:ins w:id="20002" w:author="קלוד" w:date="2026-10-06T10:43:26Z"/>
        </w:rPr>
      </w:pPr>
      <w:ins w:id="20001" w:author="קלוד" w:date="2026-10-06T10:43:26Z">
        <w:r>
          <w:t xml:space="preserve">משנה א</w:t>
        </w:r>
      </w:ins>
    </w:p>
    <w:p w14:paraId="1B629C60" w14:textId="77777777" w:rsidR="00C0473D" w:rsidRDefault="0089324E" w:rsidP="00A07C53">
      <w:pPr>
        <w:pStyle w:val="afff8"/>
        <w:spacing w:before="120"/>
        <w:rPr>
          <w:rtl/>
        </w:rPr>
        <w:pPrChange w:id="90001" w:author="קלוד" w:date="2026-10-08T12:08:16Z">
          <w:pPr>
            <w:pStyle w:val="afff8"/>
          </w:pPr>
        </w:pPrChange>
      </w:pPr>
      <w:r w:rsidRPr="006F178A">
        <w:rPr>
          <w:rFonts w:hint="cs"/>
          <w:rtl/>
        </w:rPr>
        <w:t>הכל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חייבין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בראייה</w:t>
      </w:r>
      <w:r w:rsidR="00BB2B28">
        <w:rPr>
          <w:rFonts w:hint="cs"/>
          <w:rtl/>
        </w:rPr>
        <w:t>,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חוץ</w:t>
      </w:r>
      <w:r w:rsidRPr="006F178A">
        <w:rPr>
          <w:rtl/>
        </w:rPr>
        <w:t xml:space="preserve"> </w:t>
      </w:r>
      <w:r w:rsidR="00EB2818">
        <w:rPr>
          <w:rFonts w:hint="cs"/>
          <w:rtl/>
        </w:rPr>
        <w:t>מ</w:t>
      </w:r>
      <w:r w:rsidRPr="006F178A">
        <w:rPr>
          <w:rFonts w:hint="cs"/>
          <w:rtl/>
        </w:rPr>
        <w:t>ח</w:t>
      </w:r>
      <w:r w:rsidR="00BB2B28">
        <w:rPr>
          <w:rFonts w:hint="cs"/>
          <w:rtl/>
        </w:rPr>
        <w:t>רש שוטה וקטן</w:t>
      </w:r>
      <w:r w:rsidRPr="006F178A">
        <w:rPr>
          <w:rFonts w:hint="cs"/>
          <w:rtl/>
        </w:rPr>
        <w:t>,</w:t>
      </w:r>
    </w:p>
    <w:p w14:paraId="2C8E3432" w14:textId="77777777" w:rsidR="00C0473D" w:rsidRDefault="0089324E" w:rsidP="00A07C53">
      <w:pPr>
        <w:pStyle w:val="afff8"/>
        <w:rPr>
          <w:rtl/>
        </w:rPr>
      </w:pPr>
      <w:r w:rsidRPr="006F178A">
        <w:rPr>
          <w:rFonts w:hint="cs"/>
          <w:rtl/>
        </w:rPr>
        <w:t>טומטום</w:t>
      </w:r>
      <w:r w:rsidR="001B4FB8">
        <w:rPr>
          <w:rFonts w:hint="cs"/>
          <w:rtl/>
        </w:rPr>
        <w:t xml:space="preserve"> </w:t>
      </w:r>
      <w:r w:rsidR="00BB2B28">
        <w:rPr>
          <w:rFonts w:hint="cs"/>
          <w:rtl/>
        </w:rPr>
        <w:t>ו</w:t>
      </w:r>
      <w:r w:rsidRPr="006F178A">
        <w:rPr>
          <w:rFonts w:hint="cs"/>
          <w:rtl/>
        </w:rPr>
        <w:t>אנדרוגינוס,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נשים</w:t>
      </w:r>
      <w:r w:rsidR="001B4FB8">
        <w:rPr>
          <w:rFonts w:hint="cs"/>
          <w:rtl/>
        </w:rPr>
        <w:t>,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ועבדים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שאינם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משוחררים,</w:t>
      </w:r>
    </w:p>
    <w:p w14:paraId="57841CBB" w14:textId="3115CE0A" w:rsidR="0089324E" w:rsidRPr="006F178A" w:rsidRDefault="0089324E" w:rsidP="00A07C53">
      <w:pPr>
        <w:pStyle w:val="afff8"/>
        <w:tabs>
          <w:tab w:val="right" w:pos="3402"/>
        </w:tabs>
        <w:rPr>
          <w:rtl/>
        </w:rPr>
      </w:pPr>
      <w:r w:rsidRPr="006F178A">
        <w:rPr>
          <w:rFonts w:hint="cs"/>
          <w:rtl/>
        </w:rPr>
        <w:t>חיגר</w:t>
      </w:r>
      <w:r w:rsidR="00BB2B28">
        <w:rPr>
          <w:rFonts w:hint="cs"/>
          <w:rtl/>
        </w:rPr>
        <w:t>,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סומא</w:t>
      </w:r>
      <w:r w:rsidR="00BB2B28">
        <w:rPr>
          <w:rFonts w:hint="cs"/>
          <w:rtl/>
        </w:rPr>
        <w:t>,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חולה</w:t>
      </w:r>
      <w:r w:rsidR="00BB2B28">
        <w:rPr>
          <w:rFonts w:hint="cs"/>
          <w:rtl/>
        </w:rPr>
        <w:t>,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זקן</w:t>
      </w:r>
      <w:r w:rsidR="00BB2B28">
        <w:rPr>
          <w:rFonts w:hint="cs"/>
          <w:rtl/>
        </w:rPr>
        <w:t>,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ומי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</w:t>
      </w:r>
      <w:r w:rsidR="00402415">
        <w:rPr>
          <w:rFonts w:hint="cs"/>
          <w:rtl/>
        </w:rPr>
        <w:t>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יכול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לעלות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ברגליו</w:t>
      </w:r>
      <w:r w:rsidR="00402415">
        <w:rPr>
          <w:rFonts w:hint="cs"/>
          <w:rtl/>
        </w:rPr>
        <w:t>.</w:t>
      </w:r>
      <w:r w:rsidR="00517481">
        <w:rPr>
          <w:rtl/>
        </w:rPr>
        <w:tab/>
      </w:r>
    </w:p>
    <w:p w14:paraId="361F36FE" w14:textId="77777777" w:rsidR="00C0473D" w:rsidRDefault="0089324E" w:rsidP="00A07C53">
      <w:pPr>
        <w:pStyle w:val="afff8"/>
        <w:rPr>
          <w:spacing w:val="2"/>
          <w:rtl/>
        </w:rPr>
      </w:pPr>
      <w:r w:rsidRPr="00012ECE">
        <w:rPr>
          <w:rFonts w:hint="eastAsia"/>
          <w:b/>
          <w:bCs/>
          <w:spacing w:val="2"/>
          <w:rtl/>
        </w:rPr>
        <w:t>קטן</w:t>
      </w:r>
      <w:r w:rsidR="00BB2B28" w:rsidRPr="00012ECE">
        <w:rPr>
          <w:rFonts w:hint="cs"/>
          <w:spacing w:val="2"/>
          <w:rtl/>
        </w:rPr>
        <w:t>,</w:t>
      </w:r>
      <w:r w:rsidRPr="00012ECE">
        <w:rPr>
          <w:rFonts w:hint="cs"/>
          <w:spacing w:val="2"/>
          <w:rtl/>
        </w:rPr>
        <w:t xml:space="preserve"> </w:t>
      </w:r>
      <w:r w:rsidR="00BB2B28" w:rsidRPr="00012ECE">
        <w:rPr>
          <w:rStyle w:val="afffff4"/>
          <w:rFonts w:hint="cs"/>
          <w:spacing w:val="2"/>
          <w:rtl/>
        </w:rPr>
        <w:t>ל</w:t>
      </w:r>
      <w:r w:rsidRPr="00012ECE">
        <w:rPr>
          <w:rStyle w:val="afffff4"/>
          <w:rFonts w:hint="cs"/>
          <w:spacing w:val="2"/>
          <w:rtl/>
        </w:rPr>
        <w:t>ב</w:t>
      </w:r>
      <w:r w:rsidRPr="00012ECE">
        <w:rPr>
          <w:rStyle w:val="afffff4"/>
          <w:spacing w:val="2"/>
          <w:rtl/>
        </w:rPr>
        <w:t>"</w:t>
      </w:r>
      <w:r w:rsidRPr="00012ECE">
        <w:rPr>
          <w:rStyle w:val="afffff4"/>
          <w:rFonts w:hint="cs"/>
          <w:spacing w:val="2"/>
          <w:rtl/>
        </w:rPr>
        <w:t>ש</w:t>
      </w:r>
      <w:r w:rsidR="00E07EEE" w:rsidRPr="00012ECE">
        <w:rPr>
          <w:rStyle w:val="afffff4"/>
          <w:rFonts w:hint="cs"/>
          <w:spacing w:val="2"/>
          <w:rtl/>
        </w:rPr>
        <w:t>:</w:t>
      </w:r>
      <w:r w:rsidR="001B4FB8" w:rsidRPr="00012ECE">
        <w:rPr>
          <w:rFonts w:hint="cs"/>
          <w:spacing w:val="2"/>
          <w:rtl/>
        </w:rPr>
        <w:t xml:space="preserve"> </w:t>
      </w:r>
      <w:r w:rsidRPr="00012ECE">
        <w:rPr>
          <w:rFonts w:hint="cs"/>
          <w:spacing w:val="2"/>
          <w:rtl/>
        </w:rPr>
        <w:t>ש</w:t>
      </w:r>
      <w:r w:rsidR="00BB2B28" w:rsidRPr="00012ECE">
        <w:rPr>
          <w:rFonts w:hint="cs"/>
          <w:spacing w:val="2"/>
          <w:rtl/>
        </w:rPr>
        <w:t>לא</w:t>
      </w:r>
      <w:r w:rsidRPr="00012ECE">
        <w:rPr>
          <w:spacing w:val="2"/>
          <w:rtl/>
        </w:rPr>
        <w:t xml:space="preserve"> </w:t>
      </w:r>
      <w:r w:rsidRPr="00012ECE">
        <w:rPr>
          <w:rFonts w:hint="cs"/>
          <w:spacing w:val="2"/>
          <w:rtl/>
        </w:rPr>
        <w:t>יכול</w:t>
      </w:r>
      <w:r w:rsidRPr="00012ECE">
        <w:rPr>
          <w:spacing w:val="2"/>
          <w:rtl/>
        </w:rPr>
        <w:t xml:space="preserve"> </w:t>
      </w:r>
      <w:r w:rsidRPr="00012ECE">
        <w:rPr>
          <w:rFonts w:hint="cs"/>
          <w:spacing w:val="2"/>
          <w:rtl/>
        </w:rPr>
        <w:t>לרכוב</w:t>
      </w:r>
      <w:r w:rsidRPr="00012ECE">
        <w:rPr>
          <w:spacing w:val="2"/>
          <w:rtl/>
        </w:rPr>
        <w:t xml:space="preserve"> </w:t>
      </w:r>
      <w:r w:rsidRPr="00012ECE">
        <w:rPr>
          <w:rFonts w:hint="cs"/>
          <w:spacing w:val="2"/>
          <w:rtl/>
        </w:rPr>
        <w:t>על</w:t>
      </w:r>
      <w:r w:rsidRPr="00012ECE">
        <w:rPr>
          <w:spacing w:val="2"/>
          <w:rtl/>
        </w:rPr>
        <w:t xml:space="preserve"> </w:t>
      </w:r>
      <w:r w:rsidRPr="00012ECE">
        <w:rPr>
          <w:rFonts w:hint="cs"/>
          <w:spacing w:val="2"/>
          <w:rtl/>
        </w:rPr>
        <w:t>כת</w:t>
      </w:r>
      <w:r w:rsidR="00BB2B28" w:rsidRPr="00012ECE">
        <w:rPr>
          <w:rFonts w:hint="cs"/>
          <w:spacing w:val="2"/>
          <w:rtl/>
        </w:rPr>
        <w:t>ף</w:t>
      </w:r>
      <w:r w:rsidRPr="00012ECE">
        <w:rPr>
          <w:spacing w:val="2"/>
          <w:rtl/>
        </w:rPr>
        <w:t xml:space="preserve"> </w:t>
      </w:r>
      <w:r w:rsidRPr="00012ECE">
        <w:rPr>
          <w:rFonts w:hint="cs"/>
          <w:spacing w:val="2"/>
          <w:rtl/>
        </w:rPr>
        <w:t>אביו</w:t>
      </w:r>
      <w:r w:rsidRPr="00012ECE">
        <w:rPr>
          <w:spacing w:val="2"/>
          <w:rtl/>
        </w:rPr>
        <w:t xml:space="preserve"> </w:t>
      </w:r>
      <w:r w:rsidRPr="00012ECE">
        <w:rPr>
          <w:rFonts w:hint="cs"/>
          <w:spacing w:val="2"/>
          <w:rtl/>
        </w:rPr>
        <w:t>מירושלים</w:t>
      </w:r>
      <w:r w:rsidRPr="00012ECE">
        <w:rPr>
          <w:spacing w:val="2"/>
          <w:rtl/>
        </w:rPr>
        <w:t xml:space="preserve"> </w:t>
      </w:r>
      <w:r w:rsidRPr="00012ECE">
        <w:rPr>
          <w:rFonts w:hint="cs"/>
          <w:spacing w:val="2"/>
          <w:rtl/>
        </w:rPr>
        <w:t>להר</w:t>
      </w:r>
      <w:r w:rsidRPr="00012ECE">
        <w:rPr>
          <w:spacing w:val="2"/>
          <w:rtl/>
        </w:rPr>
        <w:t xml:space="preserve"> </w:t>
      </w:r>
      <w:r w:rsidRPr="00012ECE">
        <w:rPr>
          <w:rFonts w:hint="cs"/>
          <w:spacing w:val="2"/>
          <w:rtl/>
        </w:rPr>
        <w:t>הבית</w:t>
      </w:r>
      <w:r w:rsidR="00BB2B28" w:rsidRPr="00012ECE">
        <w:rPr>
          <w:rFonts w:hint="cs"/>
          <w:spacing w:val="2"/>
          <w:rtl/>
        </w:rPr>
        <w:t>,</w:t>
      </w:r>
    </w:p>
    <w:p w14:paraId="5AB7BFBA" w14:textId="77777777" w:rsidR="00C0473D" w:rsidRDefault="001E3674" w:rsidP="00012ECE">
      <w:pPr>
        <w:pStyle w:val="afff8"/>
        <w:ind w:firstLine="170"/>
        <w:rPr>
          <w:rStyle w:val="af4"/>
          <w:rtl/>
        </w:rPr>
      </w:pPr>
      <w:r>
        <w:rPr>
          <w:rFonts w:hint="cs"/>
          <w:rtl/>
        </w:rPr>
        <w:t xml:space="preserve"> </w:t>
      </w:r>
      <w:r w:rsidR="005E6BC8">
        <w:rPr>
          <w:rFonts w:hint="cs"/>
          <w:rtl/>
        </w:rPr>
        <w:t xml:space="preserve"> </w:t>
      </w:r>
      <w:r w:rsidR="00BB2B28" w:rsidRPr="005E6BC8">
        <w:rPr>
          <w:rStyle w:val="afffff4"/>
          <w:rFonts w:hint="cs"/>
          <w:rtl/>
        </w:rPr>
        <w:t>ל</w:t>
      </w:r>
      <w:r w:rsidR="0089324E" w:rsidRPr="005E6BC8">
        <w:rPr>
          <w:rStyle w:val="afffff4"/>
          <w:rFonts w:hint="cs"/>
          <w:rtl/>
        </w:rPr>
        <w:t>ב</w:t>
      </w:r>
      <w:r w:rsidR="0089324E" w:rsidRPr="005E6BC8">
        <w:rPr>
          <w:rStyle w:val="afffff4"/>
          <w:rtl/>
        </w:rPr>
        <w:t>"</w:t>
      </w:r>
      <w:r w:rsidR="0089324E" w:rsidRPr="005E6BC8">
        <w:rPr>
          <w:rStyle w:val="afffff4"/>
          <w:rFonts w:hint="cs"/>
          <w:rtl/>
        </w:rPr>
        <w:t>ה</w:t>
      </w:r>
      <w:r w:rsidR="00E07EEE" w:rsidRPr="005E6BC8">
        <w:rPr>
          <w:rStyle w:val="afffff4"/>
          <w:rFonts w:hint="cs"/>
          <w:rtl/>
        </w:rPr>
        <w:t>:</w:t>
      </w:r>
      <w:r w:rsidR="00E07EEE">
        <w:rPr>
          <w:rFonts w:hint="cs"/>
          <w:rtl/>
        </w:rPr>
        <w:t xml:space="preserve"> </w:t>
      </w:r>
      <w:r w:rsidR="0089324E" w:rsidRPr="006F178A">
        <w:rPr>
          <w:rFonts w:hint="cs"/>
          <w:rtl/>
        </w:rPr>
        <w:t>כל</w:t>
      </w:r>
      <w:r w:rsidR="0089324E" w:rsidRPr="006F178A">
        <w:rPr>
          <w:rtl/>
        </w:rPr>
        <w:t xml:space="preserve"> </w:t>
      </w:r>
      <w:r w:rsidR="0089324E" w:rsidRPr="006F178A">
        <w:rPr>
          <w:rFonts w:hint="cs"/>
          <w:rtl/>
        </w:rPr>
        <w:t>ש</w:t>
      </w:r>
      <w:r w:rsidR="00BB2B28">
        <w:rPr>
          <w:rFonts w:hint="cs"/>
          <w:rtl/>
        </w:rPr>
        <w:t>לא</w:t>
      </w:r>
      <w:r w:rsidR="0089324E" w:rsidRPr="006F178A">
        <w:rPr>
          <w:rtl/>
        </w:rPr>
        <w:t xml:space="preserve"> </w:t>
      </w:r>
      <w:r w:rsidR="0089324E" w:rsidRPr="006F178A">
        <w:rPr>
          <w:rFonts w:hint="cs"/>
          <w:rtl/>
        </w:rPr>
        <w:t>יכול</w:t>
      </w:r>
      <w:r w:rsidR="0089324E" w:rsidRPr="006F178A">
        <w:rPr>
          <w:rtl/>
        </w:rPr>
        <w:t xml:space="preserve"> </w:t>
      </w:r>
      <w:r w:rsidR="0089324E" w:rsidRPr="006F178A">
        <w:rPr>
          <w:rFonts w:hint="cs"/>
          <w:rtl/>
        </w:rPr>
        <w:t>לאחוז</w:t>
      </w:r>
      <w:r w:rsidR="0089324E" w:rsidRPr="006F178A">
        <w:rPr>
          <w:rtl/>
        </w:rPr>
        <w:t xml:space="preserve"> </w:t>
      </w:r>
      <w:r w:rsidR="0089324E" w:rsidRPr="006F178A">
        <w:rPr>
          <w:rFonts w:hint="cs"/>
          <w:rtl/>
        </w:rPr>
        <w:t>ביד</w:t>
      </w:r>
      <w:r w:rsidR="0089324E" w:rsidRPr="006F178A">
        <w:rPr>
          <w:rtl/>
        </w:rPr>
        <w:t xml:space="preserve"> </w:t>
      </w:r>
      <w:r w:rsidR="0089324E" w:rsidRPr="006F178A">
        <w:rPr>
          <w:rFonts w:hint="cs"/>
          <w:rtl/>
        </w:rPr>
        <w:t>אביו</w:t>
      </w:r>
      <w:r w:rsidR="0089324E" w:rsidRPr="006F178A">
        <w:rPr>
          <w:rtl/>
        </w:rPr>
        <w:t xml:space="preserve"> </w:t>
      </w:r>
      <w:r w:rsidR="0089324E" w:rsidRPr="00E4077E">
        <w:rPr>
          <w:rFonts w:hint="cs"/>
          <w:rtl/>
        </w:rPr>
        <w:t>מירושלים</w:t>
      </w:r>
      <w:r w:rsidR="0089324E" w:rsidRPr="00E4077E">
        <w:rPr>
          <w:rtl/>
        </w:rPr>
        <w:t xml:space="preserve"> </w:t>
      </w:r>
      <w:r w:rsidR="0089324E" w:rsidRPr="00E4077E">
        <w:rPr>
          <w:rFonts w:hint="cs"/>
          <w:rtl/>
        </w:rPr>
        <w:t>להר</w:t>
      </w:r>
      <w:r w:rsidR="0089324E" w:rsidRPr="00E4077E">
        <w:rPr>
          <w:rtl/>
        </w:rPr>
        <w:t xml:space="preserve"> </w:t>
      </w:r>
      <w:r w:rsidR="0089324E" w:rsidRPr="00E4077E">
        <w:rPr>
          <w:rFonts w:hint="cs"/>
          <w:rtl/>
        </w:rPr>
        <w:t>הבית</w:t>
      </w:r>
      <w:r w:rsidR="003A4CA7">
        <w:rPr>
          <w:rFonts w:hint="cs"/>
          <w:rtl/>
        </w:rPr>
        <w:t xml:space="preserve"> -</w:t>
      </w:r>
      <w:r w:rsidR="005E6BC8">
        <w:rPr>
          <w:rFonts w:hint="cs"/>
          <w:rtl/>
        </w:rPr>
        <w:t xml:space="preserve">   </w:t>
      </w:r>
      <w:r w:rsidR="003A4CA7">
        <w:rPr>
          <w:rFonts w:hint="cs"/>
          <w:rtl/>
        </w:rPr>
        <w:t>ש</w:t>
      </w:r>
      <w:r w:rsidR="003A4CA7" w:rsidRPr="008A0BAE">
        <w:rPr>
          <w:rFonts w:hint="eastAsia"/>
          <w:rtl/>
        </w:rPr>
        <w:t>נאמר</w:t>
      </w:r>
      <w:r w:rsidR="003A4CA7" w:rsidRPr="008A0BAE">
        <w:rPr>
          <w:rtl/>
        </w:rPr>
        <w:t xml:space="preserve">: </w:t>
      </w:r>
      <w:r w:rsidR="003A4CA7">
        <w:rPr>
          <w:rStyle w:val="af4"/>
          <w:rFonts w:hint="cs"/>
          <w:rtl/>
        </w:rPr>
        <w:t>'</w:t>
      </w:r>
      <w:r w:rsidR="0089324E" w:rsidRPr="008A0BAE">
        <w:rPr>
          <w:rStyle w:val="af4"/>
          <w:rFonts w:hint="eastAsia"/>
          <w:rtl/>
        </w:rPr>
        <w:t>של</w:t>
      </w:r>
      <w:r w:rsidR="003A4CA7">
        <w:rPr>
          <w:rStyle w:val="af4"/>
          <w:rFonts w:hint="cs"/>
          <w:rtl/>
        </w:rPr>
        <w:t>ו</w:t>
      </w:r>
      <w:r w:rsidR="0089324E" w:rsidRPr="008A0BAE">
        <w:rPr>
          <w:rStyle w:val="af4"/>
          <w:rFonts w:hint="eastAsia"/>
          <w:rtl/>
        </w:rPr>
        <w:t>ש</w:t>
      </w:r>
      <w:r w:rsidR="0089324E" w:rsidRPr="008A0BAE">
        <w:rPr>
          <w:rStyle w:val="af4"/>
          <w:rtl/>
        </w:rPr>
        <w:t xml:space="preserve"> </w:t>
      </w:r>
      <w:r w:rsidR="0089324E" w:rsidRPr="008A0BAE">
        <w:rPr>
          <w:rStyle w:val="af4"/>
          <w:rFonts w:hint="eastAsia"/>
          <w:b/>
          <w:bCs/>
          <w:rtl/>
        </w:rPr>
        <w:t>רגלים</w:t>
      </w:r>
      <w:r w:rsidR="003A4CA7" w:rsidRPr="008A0BAE">
        <w:rPr>
          <w:rStyle w:val="af4"/>
          <w:b/>
          <w:bCs/>
          <w:rtl/>
        </w:rPr>
        <w:t>'.</w:t>
      </w:r>
    </w:p>
    <w:p w14:paraId="6C4044CA" w14:textId="77777777" w:rsidR="00C0473D" w:rsidRDefault="0089324E" w:rsidP="00A07C53">
      <w:pPr>
        <w:pStyle w:val="afff8"/>
        <w:rPr>
          <w:rtl/>
        </w:rPr>
      </w:pPr>
      <w:r w:rsidRPr="008A0BAE">
        <w:rPr>
          <w:rStyle w:val="HesberMishna"/>
          <w:rFonts w:hint="eastAsia"/>
          <w:rtl/>
          <w:rPrChange w:id="20001" w:author="קלוד" w:date="2026-10-06T10:08:30Z">
            <w:rPr>
              <w:rStyle w:val="affe"/>
              <w:rFonts w:hint="eastAsia"/>
              <w:rtl/>
            </w:rPr>
          </w:rPrChange>
        </w:rPr>
        <w:t>שיעורה</w:t>
      </w:r>
      <w:r w:rsidRPr="006F178A">
        <w:rPr>
          <w:rFonts w:hint="cs"/>
          <w:rtl/>
        </w:rPr>
        <w:t xml:space="preserve"> </w:t>
      </w:r>
      <w:r w:rsidR="003A4CA7">
        <w:rPr>
          <w:rFonts w:hint="cs"/>
          <w:rtl/>
        </w:rPr>
        <w:t xml:space="preserve"> </w:t>
      </w:r>
      <w:r w:rsidR="003A4CA7" w:rsidRPr="005E6BC8">
        <w:rPr>
          <w:rStyle w:val="afffff4"/>
          <w:rFonts w:hint="cs"/>
          <w:rtl/>
        </w:rPr>
        <w:t>ל</w:t>
      </w:r>
      <w:r w:rsidRPr="005E6BC8">
        <w:rPr>
          <w:rStyle w:val="afffff4"/>
          <w:rFonts w:hint="cs"/>
          <w:rtl/>
        </w:rPr>
        <w:t>ב</w:t>
      </w:r>
      <w:r w:rsidRPr="005E6BC8">
        <w:rPr>
          <w:rStyle w:val="afffff4"/>
          <w:rtl/>
        </w:rPr>
        <w:t>"</w:t>
      </w:r>
      <w:r w:rsidRPr="005E6BC8">
        <w:rPr>
          <w:rStyle w:val="afffff4"/>
          <w:rFonts w:hint="cs"/>
          <w:rtl/>
        </w:rPr>
        <w:t>ש</w:t>
      </w:r>
      <w:r w:rsidR="00E07EEE" w:rsidRPr="005E6BC8">
        <w:rPr>
          <w:rStyle w:val="afffff4"/>
          <w:rFonts w:hint="cs"/>
          <w:rtl/>
        </w:rPr>
        <w:t>:</w:t>
      </w:r>
      <w:r w:rsidRPr="006F178A">
        <w:rPr>
          <w:rFonts w:hint="cs"/>
          <w:rtl/>
        </w:rPr>
        <w:t xml:space="preserve"> ראייה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שתי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כסף,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וחגיגה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מעה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כסף,</w:t>
      </w:r>
    </w:p>
    <w:p w14:paraId="70B2C0B0" w14:textId="56433B21" w:rsidR="0089324E" w:rsidRPr="006F178A" w:rsidRDefault="00E07EEE" w:rsidP="00D46BD2">
      <w:pPr>
        <w:pStyle w:val="afff8"/>
        <w:spacing w:after="60"/>
        <w:rPr>
          <w:rtl/>
        </w:rPr>
      </w:pPr>
      <w:r>
        <w:rPr>
          <w:rFonts w:hint="cs"/>
          <w:rtl/>
        </w:rPr>
        <w:t xml:space="preserve"> </w:t>
      </w:r>
      <w:r>
        <w:rPr>
          <w:rFonts w:hint="cs"/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  </w:t>
      </w:r>
      <w:r w:rsidR="003A4CA7" w:rsidRPr="005E6BC8">
        <w:rPr>
          <w:rStyle w:val="afffff4"/>
          <w:rFonts w:hint="cs"/>
          <w:rtl/>
        </w:rPr>
        <w:t>ל</w:t>
      </w:r>
      <w:r w:rsidR="0089324E" w:rsidRPr="005E6BC8">
        <w:rPr>
          <w:rStyle w:val="afffff4"/>
          <w:rFonts w:hint="cs"/>
          <w:rtl/>
        </w:rPr>
        <w:t>ב</w:t>
      </w:r>
      <w:r w:rsidR="0089324E" w:rsidRPr="005E6BC8">
        <w:rPr>
          <w:rStyle w:val="afffff4"/>
          <w:rtl/>
        </w:rPr>
        <w:t>"</w:t>
      </w:r>
      <w:r w:rsidR="0089324E" w:rsidRPr="005E6BC8">
        <w:rPr>
          <w:rStyle w:val="afffff4"/>
          <w:rFonts w:hint="cs"/>
          <w:rtl/>
        </w:rPr>
        <w:t>ה</w:t>
      </w:r>
      <w:r w:rsidRPr="005E6BC8">
        <w:rPr>
          <w:rStyle w:val="afffff4"/>
          <w:rFonts w:hint="cs"/>
          <w:rtl/>
        </w:rPr>
        <w:t>:</w:t>
      </w:r>
      <w:r w:rsidR="0089324E" w:rsidRPr="006F178A">
        <w:rPr>
          <w:rFonts w:hint="cs"/>
          <w:rtl/>
        </w:rPr>
        <w:t xml:space="preserve"> ראייה</w:t>
      </w:r>
      <w:r w:rsidR="0089324E" w:rsidRPr="006F178A">
        <w:rPr>
          <w:rtl/>
        </w:rPr>
        <w:t xml:space="preserve"> </w:t>
      </w:r>
      <w:r w:rsidR="0089324E" w:rsidRPr="006F178A">
        <w:rPr>
          <w:rFonts w:hint="cs"/>
          <w:rtl/>
        </w:rPr>
        <w:t>מעה</w:t>
      </w:r>
      <w:r w:rsidR="0089324E" w:rsidRPr="006F178A">
        <w:rPr>
          <w:rtl/>
        </w:rPr>
        <w:t xml:space="preserve"> </w:t>
      </w:r>
      <w:r w:rsidR="0089324E" w:rsidRPr="006F178A">
        <w:rPr>
          <w:rFonts w:hint="cs"/>
          <w:rtl/>
        </w:rPr>
        <w:t>כסף,</w:t>
      </w:r>
      <w:r w:rsidR="0089324E" w:rsidRPr="006F178A">
        <w:rPr>
          <w:rtl/>
        </w:rPr>
        <w:t xml:space="preserve"> </w:t>
      </w:r>
      <w:r w:rsidR="0089324E" w:rsidRPr="006F178A">
        <w:rPr>
          <w:rFonts w:hint="cs"/>
          <w:rtl/>
        </w:rPr>
        <w:t>וחגיגה</w:t>
      </w:r>
      <w:r w:rsidR="0089324E" w:rsidRPr="006F178A">
        <w:rPr>
          <w:rtl/>
        </w:rPr>
        <w:t xml:space="preserve"> </w:t>
      </w:r>
      <w:r w:rsidR="0089324E" w:rsidRPr="006F178A">
        <w:rPr>
          <w:rFonts w:hint="cs"/>
          <w:rtl/>
        </w:rPr>
        <w:t>שתי</w:t>
      </w:r>
      <w:r w:rsidR="0089324E" w:rsidRPr="006F178A">
        <w:rPr>
          <w:rtl/>
        </w:rPr>
        <w:t xml:space="preserve"> </w:t>
      </w:r>
      <w:r w:rsidR="0089324E" w:rsidRPr="006F178A">
        <w:rPr>
          <w:rFonts w:hint="cs"/>
          <w:rtl/>
        </w:rPr>
        <w:t>כסף</w:t>
      </w:r>
      <w:r w:rsidR="00AB292A">
        <w:rPr>
          <w:rFonts w:hint="cs"/>
          <w:rtl/>
        </w:rPr>
        <w:t>.</w:t>
      </w:r>
    </w:p>
    <w:p w14:paraId="127244DD" w14:textId="77777777" w:rsidR="00C0473D" w:rsidRDefault="0089324E" w:rsidP="00D67AD3">
      <w:pPr>
        <w:pStyle w:val="affff0"/>
        <w:rPr>
          <w:rtl/>
        </w:rPr>
      </w:pPr>
      <w:ins w:id="9802" w:author="מספור קטעי משנה" w:date="2026-10-06T06:45:17Z">
        <w:r>
          <w:rPr>
            <w:rStyle w:val="MisparKeta"/>
          </w:rPr>
          <w:t xml:space="preserve">ב. </w:t>
        </w:r>
      </w:ins>
      <w:r w:rsidRPr="008A0BAE">
        <w:rPr>
          <w:rStyle w:val="affff1"/>
          <w:rFonts w:hint="eastAsia"/>
          <w:rtl/>
        </w:rPr>
        <w:t>הכל</w:t>
      </w:r>
      <w:r w:rsidRPr="008A0BAE">
        <w:rPr>
          <w:rStyle w:val="affff1"/>
          <w:rtl/>
        </w:rPr>
        <w:t xml:space="preserve"> </w:t>
      </w:r>
      <w:r w:rsidR="005959CA" w:rsidRPr="008A0BAE">
        <w:rPr>
          <w:rStyle w:val="affff1"/>
          <w:rFonts w:hint="eastAsia"/>
          <w:rtl/>
        </w:rPr>
        <w:t>חייבין</w:t>
      </w:r>
    </w:p>
    <w:p w14:paraId="7FC5CC9D" w14:textId="789BF77C" w:rsidR="00731582" w:rsidRDefault="00AB292A" w:rsidP="0050382E">
      <w:pPr>
        <w:pStyle w:val="36"/>
        <w:framePr w:wrap="notBeside"/>
        <w:rPr>
          <w:rtl/>
        </w:rPr>
      </w:pPr>
      <w:r w:rsidRPr="0050382E">
        <w:rPr>
          <w:rFonts w:hint="cs"/>
          <w:rtl/>
        </w:rPr>
        <w:t>- לרבות</w:t>
      </w:r>
      <w:r w:rsidR="00024F1F" w:rsidRPr="0050382E">
        <w:rPr>
          <w:rFonts w:hint="cs"/>
          <w:rtl/>
        </w:rPr>
        <w:t>:</w:t>
      </w:r>
      <w:r w:rsidR="0050382E">
        <w:rPr>
          <w:rFonts w:hint="cs"/>
          <w:rtl/>
        </w:rPr>
        <w:t xml:space="preserve"> א</w:t>
      </w:r>
      <w:r w:rsidR="00731582">
        <w:rPr>
          <w:rFonts w:hint="cs"/>
          <w:rtl/>
        </w:rPr>
        <w:t>.</w:t>
      </w:r>
    </w:p>
    <w:p w14:paraId="51E8F01F" w14:textId="33AC9B12" w:rsidR="005959CA" w:rsidRDefault="005959CA" w:rsidP="0050382E">
      <w:pPr>
        <w:rPr>
          <w:rtl/>
        </w:rPr>
      </w:pPr>
      <w:r w:rsidRPr="005E6BC8">
        <w:rPr>
          <w:rFonts w:cs="PFT_Frank" w:hint="eastAsia"/>
          <w:b/>
          <w:bCs/>
          <w:szCs w:val="14"/>
          <w:rtl/>
        </w:rPr>
        <w:t>סומא</w:t>
      </w:r>
      <w:r w:rsidRPr="005E6BC8">
        <w:rPr>
          <w:rFonts w:cs="PFT_Frank"/>
          <w:b/>
          <w:bCs/>
          <w:szCs w:val="14"/>
          <w:rtl/>
        </w:rPr>
        <w:t xml:space="preserve"> </w:t>
      </w:r>
      <w:r w:rsidRPr="005E6BC8">
        <w:rPr>
          <w:rFonts w:cs="PFT_Frank" w:hint="eastAsia"/>
          <w:b/>
          <w:bCs/>
          <w:szCs w:val="14"/>
          <w:rtl/>
        </w:rPr>
        <w:t>בעין</w:t>
      </w:r>
      <w:r w:rsidRPr="005E6BC8">
        <w:rPr>
          <w:rFonts w:cs="PFT_Frank"/>
          <w:b/>
          <w:bCs/>
          <w:szCs w:val="14"/>
          <w:rtl/>
        </w:rPr>
        <w:t xml:space="preserve"> </w:t>
      </w:r>
      <w:r w:rsidRPr="005E6BC8">
        <w:rPr>
          <w:rFonts w:cs="PFT_Frank" w:hint="eastAsia"/>
          <w:b/>
          <w:bCs/>
          <w:szCs w:val="14"/>
          <w:rtl/>
        </w:rPr>
        <w:t>אחת</w:t>
      </w:r>
      <w:r w:rsidR="00AB292A">
        <w:rPr>
          <w:rFonts w:hint="cs"/>
          <w:rtl/>
        </w:rPr>
        <w:t>, ולא</w:t>
      </w:r>
      <w:r w:rsidRPr="00AB292A">
        <w:rPr>
          <w:rFonts w:hint="cs"/>
          <w:rtl/>
        </w:rPr>
        <w:t xml:space="preserve"> </w:t>
      </w:r>
      <w:r w:rsidR="00AB292A" w:rsidRPr="008A0BAE">
        <w:rPr>
          <w:rStyle w:val="affc"/>
          <w:rFonts w:hint="eastAsia"/>
          <w:rtl/>
        </w:rPr>
        <w:t>כ</w:t>
      </w:r>
      <w:r w:rsidR="000307CC" w:rsidRPr="00AB292A">
        <w:rPr>
          <w:rStyle w:val="affc"/>
          <w:rFonts w:hint="eastAsia"/>
          <w:rtl/>
        </w:rPr>
        <w:t>ר</w:t>
      </w:r>
      <w:r w:rsidR="000307CC" w:rsidRPr="00AB292A">
        <w:rPr>
          <w:rStyle w:val="affc"/>
          <w:rtl/>
        </w:rPr>
        <w:t>"י</w:t>
      </w:r>
      <w:r w:rsidR="000307CC" w:rsidRPr="00AB292A">
        <w:rPr>
          <w:rFonts w:hint="cs"/>
          <w:rtl/>
        </w:rPr>
        <w:t xml:space="preserve"> </w:t>
      </w:r>
      <w:r w:rsidR="00AB292A">
        <w:rPr>
          <w:rFonts w:hint="cs"/>
          <w:rtl/>
        </w:rPr>
        <w:t>ש</w:t>
      </w:r>
      <w:r w:rsidRPr="00AB292A">
        <w:rPr>
          <w:rFonts w:hint="cs"/>
          <w:rtl/>
        </w:rPr>
        <w:t>פט</w:t>
      </w:r>
      <w:r w:rsidR="00AB292A">
        <w:rPr>
          <w:rFonts w:hint="cs"/>
          <w:rtl/>
        </w:rPr>
        <w:t>ו</w:t>
      </w:r>
      <w:r w:rsidRPr="00AB292A">
        <w:rPr>
          <w:rFonts w:hint="cs"/>
          <w:rtl/>
        </w:rPr>
        <w:t>ר</w:t>
      </w:r>
      <w:r w:rsidR="00AC46C6">
        <w:rPr>
          <w:rFonts w:hint="cs"/>
          <w:rtl/>
        </w:rPr>
        <w:t xml:space="preserve"> -</w:t>
      </w:r>
    </w:p>
    <w:p w14:paraId="2B6F7177" w14:textId="498F4ECE" w:rsidR="00651298" w:rsidRPr="008A0BAE" w:rsidRDefault="00651298" w:rsidP="00A07C53">
      <w:pPr>
        <w:rPr>
          <w:rtl/>
        </w:rPr>
      </w:pPr>
      <w:r>
        <w:rPr>
          <w:rFonts w:hint="cs"/>
          <w:rtl/>
        </w:rPr>
        <w:t xml:space="preserve">כמו שבא </w:t>
      </w:r>
      <w:r w:rsidRPr="008A0BAE">
        <w:rPr>
          <w:rStyle w:val="affe"/>
          <w:rFonts w:hint="eastAsia"/>
          <w:rtl/>
        </w:rPr>
        <w:t>ה</w:t>
      </w:r>
      <w:r w:rsidRPr="008A0BAE">
        <w:rPr>
          <w:rStyle w:val="affe"/>
          <w:rtl/>
        </w:rPr>
        <w:t>'</w:t>
      </w:r>
      <w:r>
        <w:rPr>
          <w:rFonts w:hint="cs"/>
          <w:rtl/>
        </w:rPr>
        <w:t xml:space="preserve"> ל</w:t>
      </w:r>
      <w:r w:rsidR="00BA5909">
        <w:rPr>
          <w:rFonts w:hint="cs"/>
          <w:rtl/>
        </w:rPr>
        <w:t>ִ</w:t>
      </w:r>
      <w:r>
        <w:rPr>
          <w:rFonts w:hint="cs"/>
          <w:rtl/>
        </w:rPr>
        <w:t>ר</w:t>
      </w:r>
      <w:r w:rsidR="00BA5909">
        <w:rPr>
          <w:rFonts w:hint="cs"/>
          <w:rtl/>
        </w:rPr>
        <w:t>ְ</w:t>
      </w:r>
      <w:r>
        <w:rPr>
          <w:rFonts w:hint="cs"/>
          <w:rtl/>
        </w:rPr>
        <w:t>אות</w:t>
      </w:r>
      <w:r w:rsidR="005F1747">
        <w:rPr>
          <w:rFonts w:hint="cs"/>
          <w:rtl/>
        </w:rPr>
        <w:t xml:space="preserve"> </w:t>
      </w:r>
      <w:r w:rsidR="009069BA" w:rsidRPr="008A0BAE">
        <w:rPr>
          <w:rStyle w:val="affe"/>
          <w:rtl/>
        </w:rPr>
        <w:t>[</w:t>
      </w:r>
      <w:r w:rsidR="005F1747" w:rsidRPr="008A0BAE">
        <w:rPr>
          <w:rStyle w:val="af4"/>
          <w:rFonts w:hint="eastAsia"/>
          <w:rtl/>
        </w:rPr>
        <w:t>י</w:t>
      </w:r>
      <w:r w:rsidR="00B705A3" w:rsidRPr="008A0BAE">
        <w:rPr>
          <w:rStyle w:val="af4"/>
          <w:rFonts w:hint="eastAsia"/>
          <w:rtl/>
        </w:rPr>
        <w:t>ֵ</w:t>
      </w:r>
      <w:r w:rsidR="005F1747" w:rsidRPr="008A0BAE">
        <w:rPr>
          <w:rStyle w:val="af4"/>
          <w:rFonts w:hint="eastAsia"/>
          <w:rtl/>
        </w:rPr>
        <w:t>ר</w:t>
      </w:r>
      <w:r w:rsidR="00B705A3" w:rsidRPr="008A0BAE">
        <w:rPr>
          <w:rStyle w:val="af4"/>
          <w:rFonts w:hint="eastAsia"/>
          <w:rtl/>
        </w:rPr>
        <w:t>ָ</w:t>
      </w:r>
      <w:r w:rsidR="005F1747" w:rsidRPr="008A0BAE">
        <w:rPr>
          <w:rStyle w:val="af4"/>
          <w:rFonts w:hint="eastAsia"/>
          <w:rtl/>
        </w:rPr>
        <w:t>אה</w:t>
      </w:r>
      <w:r w:rsidR="009069BA" w:rsidRPr="008A0BAE">
        <w:rPr>
          <w:rStyle w:val="affe"/>
          <w:rtl/>
        </w:rPr>
        <w:t>]</w:t>
      </w:r>
      <w:r w:rsidRPr="008A0BAE">
        <w:rPr>
          <w:rStyle w:val="affe"/>
          <w:rtl/>
        </w:rPr>
        <w:t xml:space="preserve"> </w:t>
      </w:r>
      <w:r>
        <w:rPr>
          <w:rFonts w:hint="cs"/>
          <w:rtl/>
        </w:rPr>
        <w:t>כך ל</w:t>
      </w:r>
      <w:r w:rsidR="00BA5909">
        <w:rPr>
          <w:rFonts w:hint="cs"/>
          <w:rtl/>
        </w:rPr>
        <w:t>ֵ</w:t>
      </w:r>
      <w:r>
        <w:rPr>
          <w:rFonts w:hint="cs"/>
          <w:rtl/>
        </w:rPr>
        <w:t>ר</w:t>
      </w:r>
      <w:r w:rsidR="00BA5909">
        <w:rPr>
          <w:rFonts w:hint="cs"/>
          <w:rtl/>
        </w:rPr>
        <w:t>ָ</w:t>
      </w:r>
      <w:r>
        <w:rPr>
          <w:rFonts w:hint="cs"/>
          <w:rtl/>
        </w:rPr>
        <w:t>אות</w:t>
      </w:r>
      <w:r w:rsidR="005F1747">
        <w:rPr>
          <w:rFonts w:hint="cs"/>
          <w:rtl/>
        </w:rPr>
        <w:t xml:space="preserve"> </w:t>
      </w:r>
      <w:r w:rsidR="00024F1F">
        <w:rPr>
          <w:rStyle w:val="affe"/>
          <w:rFonts w:hint="cs"/>
          <w:rtl/>
        </w:rPr>
        <w:t>לפני</w:t>
      </w:r>
      <w:r w:rsidR="005F1747" w:rsidRPr="008A0BAE">
        <w:rPr>
          <w:rStyle w:val="affe"/>
          <w:rFonts w:hint="eastAsia"/>
          <w:rtl/>
        </w:rPr>
        <w:t>ך</w:t>
      </w:r>
      <w:r w:rsidR="005F1747">
        <w:rPr>
          <w:rStyle w:val="affe"/>
          <w:rFonts w:hint="cs"/>
          <w:rtl/>
        </w:rPr>
        <w:t xml:space="preserve"> </w:t>
      </w:r>
      <w:r w:rsidR="009069BA">
        <w:rPr>
          <w:rStyle w:val="affe"/>
          <w:rFonts w:hint="cs"/>
          <w:rtl/>
        </w:rPr>
        <w:t>[</w:t>
      </w:r>
      <w:r w:rsidR="005F1747" w:rsidRPr="008A0BAE">
        <w:rPr>
          <w:rStyle w:val="af4"/>
          <w:rFonts w:hint="eastAsia"/>
          <w:rtl/>
        </w:rPr>
        <w:t>י</w:t>
      </w:r>
      <w:r w:rsidR="00B705A3" w:rsidRPr="008A0BAE">
        <w:rPr>
          <w:rStyle w:val="af4"/>
          <w:rFonts w:hint="eastAsia"/>
          <w:rtl/>
        </w:rPr>
        <w:t>ִ</w:t>
      </w:r>
      <w:r w:rsidR="005F1747" w:rsidRPr="008A0BAE">
        <w:rPr>
          <w:rStyle w:val="af4"/>
          <w:rFonts w:hint="eastAsia"/>
          <w:rtl/>
        </w:rPr>
        <w:t>ר</w:t>
      </w:r>
      <w:r w:rsidR="00B705A3" w:rsidRPr="008A0BAE">
        <w:rPr>
          <w:rStyle w:val="af4"/>
          <w:rFonts w:hint="eastAsia"/>
          <w:rtl/>
        </w:rPr>
        <w:t>ְ</w:t>
      </w:r>
      <w:r w:rsidR="005F1747" w:rsidRPr="008A0BAE">
        <w:rPr>
          <w:rStyle w:val="af4"/>
          <w:rFonts w:hint="eastAsia"/>
          <w:rtl/>
        </w:rPr>
        <w:t>אה</w:t>
      </w:r>
      <w:r w:rsidR="009069BA" w:rsidRPr="008A0BAE">
        <w:rPr>
          <w:rStyle w:val="affe"/>
          <w:rtl/>
        </w:rPr>
        <w:t>]</w:t>
      </w:r>
      <w:r w:rsidR="009069BA">
        <w:rPr>
          <w:rFonts w:hint="cs"/>
          <w:rtl/>
        </w:rPr>
        <w:t>-</w:t>
      </w:r>
      <w:r>
        <w:rPr>
          <w:rFonts w:hint="cs"/>
          <w:rtl/>
        </w:rPr>
        <w:t xml:space="preserve"> </w:t>
      </w:r>
      <w:r w:rsidR="009069BA" w:rsidRPr="005E6BC8">
        <w:rPr>
          <w:rFonts w:cs="PFT_Frank" w:hint="cs"/>
          <w:b/>
          <w:bCs/>
          <w:szCs w:val="14"/>
          <w:rtl/>
        </w:rPr>
        <w:t>שתי</w:t>
      </w:r>
      <w:r w:rsidRPr="005E6BC8">
        <w:rPr>
          <w:rFonts w:cs="PFT_Frank"/>
          <w:b/>
          <w:bCs/>
          <w:szCs w:val="14"/>
          <w:rtl/>
        </w:rPr>
        <w:t xml:space="preserve"> עינים</w:t>
      </w:r>
      <w:r>
        <w:rPr>
          <w:rFonts w:hint="cs"/>
          <w:rtl/>
        </w:rPr>
        <w:t>.</w:t>
      </w:r>
    </w:p>
    <w:p w14:paraId="7153ECA5" w14:textId="14573308" w:rsidR="00731582" w:rsidRDefault="00651298" w:rsidP="0050382E">
      <w:pPr>
        <w:pStyle w:val="36"/>
        <w:framePr w:wrap="notBeside"/>
        <w:rPr>
          <w:rtl/>
        </w:rPr>
      </w:pPr>
      <w:r w:rsidRPr="0050382E">
        <w:rPr>
          <w:rFonts w:hint="eastAsia"/>
          <w:rtl/>
        </w:rPr>
        <w:t>ב</w:t>
      </w:r>
      <w:r w:rsidR="009A01A4">
        <w:rPr>
          <w:rFonts w:hint="cs"/>
          <w:rtl/>
        </w:rPr>
        <w:t>.</w:t>
      </w:r>
    </w:p>
    <w:p w14:paraId="5CC8CF9D" w14:textId="77777777" w:rsidR="00C0473D" w:rsidRDefault="0050382E" w:rsidP="00A07C53">
      <w:pPr>
        <w:rPr>
          <w:rStyle w:val="affe"/>
          <w:rtl/>
        </w:rPr>
      </w:pPr>
      <w:r>
        <w:rPr>
          <w:rFonts w:cs="PFT_Frank" w:hint="cs"/>
          <w:b/>
          <w:bCs/>
          <w:szCs w:val="14"/>
          <w:rtl/>
        </w:rPr>
        <w:t>ח</w:t>
      </w:r>
      <w:r w:rsidR="00AB292A" w:rsidRPr="005E6BC8">
        <w:rPr>
          <w:rFonts w:cs="PFT_Frank" w:hint="eastAsia"/>
          <w:b/>
          <w:bCs/>
          <w:szCs w:val="14"/>
          <w:rtl/>
        </w:rPr>
        <w:t>צי</w:t>
      </w:r>
      <w:r w:rsidR="00AB292A" w:rsidRPr="005E6BC8">
        <w:rPr>
          <w:rFonts w:cs="PFT_Frank"/>
          <w:b/>
          <w:bCs/>
          <w:szCs w:val="14"/>
          <w:rtl/>
        </w:rPr>
        <w:t xml:space="preserve"> עבד </w:t>
      </w:r>
      <w:r w:rsidR="00AB292A" w:rsidRPr="005E6BC8">
        <w:rPr>
          <w:rFonts w:cs="PFT_Frank" w:hint="eastAsia"/>
          <w:b/>
          <w:bCs/>
          <w:szCs w:val="14"/>
          <w:rtl/>
        </w:rPr>
        <w:t>חצי</w:t>
      </w:r>
      <w:r w:rsidR="00AB292A" w:rsidRPr="005E6BC8">
        <w:rPr>
          <w:rFonts w:cs="PFT_Frank"/>
          <w:b/>
          <w:bCs/>
          <w:szCs w:val="14"/>
          <w:rtl/>
        </w:rPr>
        <w:t xml:space="preserve"> </w:t>
      </w:r>
      <w:r w:rsidR="00AB292A" w:rsidRPr="005E6BC8">
        <w:rPr>
          <w:rFonts w:cs="PFT_Frank" w:hint="eastAsia"/>
          <w:b/>
          <w:bCs/>
          <w:szCs w:val="14"/>
          <w:rtl/>
        </w:rPr>
        <w:t>ב</w:t>
      </w:r>
      <w:r w:rsidR="00AB292A" w:rsidRPr="005E6BC8">
        <w:rPr>
          <w:rFonts w:cs="PFT_Frank"/>
          <w:b/>
          <w:bCs/>
          <w:szCs w:val="14"/>
          <w:rtl/>
        </w:rPr>
        <w:t>"</w:t>
      </w:r>
      <w:r w:rsidR="00AB292A" w:rsidRPr="005E6BC8">
        <w:rPr>
          <w:rFonts w:cs="PFT_Frank" w:hint="eastAsia"/>
          <w:b/>
          <w:bCs/>
          <w:szCs w:val="14"/>
          <w:rtl/>
        </w:rPr>
        <w:t>ח</w:t>
      </w:r>
      <w:r w:rsidR="00AC46C6">
        <w:rPr>
          <w:rFonts w:hint="cs"/>
          <w:rtl/>
        </w:rPr>
        <w:t>,</w:t>
      </w:r>
      <w:r w:rsidR="00AB292A" w:rsidRPr="00AB292A">
        <w:rPr>
          <w:rtl/>
        </w:rPr>
        <w:t xml:space="preserve"> </w:t>
      </w:r>
      <w:r w:rsidR="00AC46C6">
        <w:rPr>
          <w:rFonts w:hint="cs"/>
          <w:rtl/>
        </w:rPr>
        <w:t>כיון</w:t>
      </w:r>
      <w:r w:rsidR="00AB292A" w:rsidRPr="00AB292A">
        <w:rPr>
          <w:rFonts w:hint="cs"/>
          <w:rtl/>
        </w:rPr>
        <w:t xml:space="preserve"> דכופין רבו לשחרר</w:t>
      </w:r>
      <w:r w:rsidR="00F45EA5">
        <w:rPr>
          <w:rFonts w:hint="cs"/>
          <w:rtl/>
        </w:rPr>
        <w:t xml:space="preserve"> </w:t>
      </w:r>
      <w:r w:rsidR="00415D80" w:rsidRPr="00DE357E">
        <w:rPr>
          <w:rStyle w:val="affe"/>
          <w:rFonts w:hint="cs"/>
          <w:rtl/>
        </w:rPr>
        <w:t>כמשנה אחרונה</w:t>
      </w:r>
      <w:r w:rsidR="00415D80">
        <w:rPr>
          <w:rStyle w:val="affe"/>
          <w:rFonts w:hint="cs"/>
          <w:rtl/>
        </w:rPr>
        <w:t>,</w:t>
      </w:r>
    </w:p>
    <w:p w14:paraId="69BE0310" w14:textId="77777777" w:rsidR="00C0473D" w:rsidRDefault="00F45EA5" w:rsidP="00A07C53">
      <w:pPr>
        <w:ind w:firstLine="170"/>
        <w:rPr>
          <w:rtl/>
        </w:rPr>
      </w:pPr>
      <w:r w:rsidRPr="008A0BAE">
        <w:rPr>
          <w:rStyle w:val="affe"/>
          <w:rFonts w:hint="eastAsia"/>
          <w:rtl/>
        </w:rPr>
        <w:t>דאינו</w:t>
      </w:r>
      <w:r w:rsidRPr="008A0BAE">
        <w:rPr>
          <w:rStyle w:val="affe"/>
          <w:rtl/>
        </w:rPr>
        <w:t xml:space="preserve"> </w:t>
      </w:r>
      <w:r w:rsidRPr="008A0BAE">
        <w:rPr>
          <w:rStyle w:val="affe"/>
          <w:rFonts w:hint="eastAsia"/>
          <w:rtl/>
        </w:rPr>
        <w:t>יכול</w:t>
      </w:r>
      <w:r w:rsidRPr="008A0BAE">
        <w:rPr>
          <w:rStyle w:val="affe"/>
          <w:rtl/>
        </w:rPr>
        <w:t xml:space="preserve"> </w:t>
      </w:r>
      <w:r w:rsidRPr="008A0BAE">
        <w:rPr>
          <w:rStyle w:val="affe"/>
          <w:rFonts w:hint="eastAsia"/>
          <w:rtl/>
        </w:rPr>
        <w:t>לישא</w:t>
      </w:r>
      <w:r w:rsidRPr="008A0BAE">
        <w:rPr>
          <w:rStyle w:val="affe"/>
          <w:rtl/>
        </w:rPr>
        <w:t xml:space="preserve"> </w:t>
      </w:r>
      <w:r w:rsidRPr="008A0BAE">
        <w:rPr>
          <w:rStyle w:val="affe"/>
          <w:rFonts w:hint="eastAsia"/>
          <w:rtl/>
        </w:rPr>
        <w:t>שפחה</w:t>
      </w:r>
      <w:r w:rsidRPr="008A0BAE">
        <w:rPr>
          <w:rStyle w:val="affe"/>
          <w:rtl/>
        </w:rPr>
        <w:t xml:space="preserve"> </w:t>
      </w:r>
      <w:r w:rsidRPr="008A0BAE">
        <w:rPr>
          <w:rStyle w:val="affe"/>
          <w:rFonts w:hint="eastAsia"/>
          <w:rtl/>
        </w:rPr>
        <w:t>וב</w:t>
      </w:r>
      <w:r w:rsidRPr="008A0BAE">
        <w:rPr>
          <w:rStyle w:val="affe"/>
          <w:rtl/>
        </w:rPr>
        <w:t>"ח</w:t>
      </w:r>
      <w:r w:rsidR="00415D80">
        <w:rPr>
          <w:rStyle w:val="affe"/>
          <w:rFonts w:hint="cs"/>
          <w:rtl/>
        </w:rPr>
        <w:t>,</w:t>
      </w:r>
      <w:r w:rsidRPr="008A0BAE">
        <w:rPr>
          <w:rStyle w:val="affe"/>
          <w:rtl/>
        </w:rPr>
        <w:t xml:space="preserve"> </w:t>
      </w:r>
      <w:r w:rsidRPr="008A0BAE">
        <w:rPr>
          <w:rStyle w:val="affe"/>
          <w:rFonts w:hint="eastAsia"/>
          <w:rtl/>
        </w:rPr>
        <w:t>וכתוב</w:t>
      </w:r>
      <w:r>
        <w:rPr>
          <w:rFonts w:hint="cs"/>
          <w:rtl/>
        </w:rPr>
        <w:t xml:space="preserve"> </w:t>
      </w:r>
      <w:r w:rsidRPr="008A0BAE">
        <w:rPr>
          <w:rStyle w:val="af4"/>
          <w:rtl/>
        </w:rPr>
        <w:t xml:space="preserve">'לשבת </w:t>
      </w:r>
      <w:r w:rsidRPr="008A0BAE">
        <w:rPr>
          <w:rStyle w:val="af4"/>
          <w:rFonts w:hint="eastAsia"/>
          <w:rtl/>
        </w:rPr>
        <w:t>יצרה</w:t>
      </w:r>
      <w:r w:rsidRPr="008A0BAE">
        <w:rPr>
          <w:rStyle w:val="af4"/>
          <w:rtl/>
        </w:rPr>
        <w:t>'</w:t>
      </w:r>
      <w:r w:rsidR="00AB292A" w:rsidRPr="00AB292A">
        <w:rPr>
          <w:rFonts w:hint="cs"/>
          <w:rtl/>
        </w:rPr>
        <w:t>,</w:t>
      </w:r>
    </w:p>
    <w:p w14:paraId="23B1DB5A" w14:textId="1ED197EC" w:rsidR="00AC46C6" w:rsidRDefault="00AB292A" w:rsidP="00A07C53">
      <w:pPr>
        <w:pStyle w:val="affd"/>
        <w:rPr>
          <w:rStyle w:val="affc"/>
          <w:rtl/>
        </w:rPr>
      </w:pPr>
      <w:r w:rsidRPr="008A0BAE">
        <w:rPr>
          <w:rFonts w:hint="eastAsia"/>
          <w:b/>
          <w:bCs/>
          <w:rtl/>
        </w:rPr>
        <w:t>ו</w:t>
      </w:r>
      <w:r w:rsidR="00AC46C6" w:rsidRPr="008A0BAE">
        <w:rPr>
          <w:rFonts w:hint="eastAsia"/>
          <w:b/>
          <w:bCs/>
          <w:rtl/>
        </w:rPr>
        <w:t>סיפא</w:t>
      </w:r>
      <w:r w:rsidR="00AC46C6">
        <w:rPr>
          <w:rFonts w:hint="cs"/>
          <w:rtl/>
        </w:rPr>
        <w:t xml:space="preserve"> דעבד כזה </w:t>
      </w:r>
      <w:r w:rsidR="00AC46C6" w:rsidRPr="008A0BAE">
        <w:rPr>
          <w:rFonts w:hint="eastAsia"/>
          <w:b/>
          <w:bCs/>
          <w:rtl/>
        </w:rPr>
        <w:t>פטור</w:t>
      </w:r>
      <w:r w:rsidR="00AC46C6" w:rsidRPr="008A0BAE">
        <w:rPr>
          <w:b/>
          <w:bCs/>
          <w:rtl/>
        </w:rPr>
        <w:t xml:space="preserve"> </w:t>
      </w:r>
      <w:r w:rsidR="00AC46C6" w:rsidRPr="008A0BAE">
        <w:rPr>
          <w:rFonts w:hint="eastAsia"/>
          <w:b/>
          <w:bCs/>
          <w:rtl/>
        </w:rPr>
        <w:t>ל</w:t>
      </w:r>
      <w:r w:rsidRPr="008A0BAE">
        <w:rPr>
          <w:rFonts w:hint="eastAsia"/>
          <w:b/>
          <w:bCs/>
          <w:rtl/>
        </w:rPr>
        <w:t>ר</w:t>
      </w:r>
      <w:r w:rsidRPr="008A0BAE">
        <w:rPr>
          <w:rStyle w:val="affc"/>
          <w:rFonts w:hint="eastAsia"/>
          <w:rtl/>
        </w:rPr>
        <w:t>בינא</w:t>
      </w:r>
      <w:r w:rsidRPr="00E07EEE">
        <w:rPr>
          <w:rtl/>
        </w:rPr>
        <w:t xml:space="preserve"> </w:t>
      </w:r>
      <w:r w:rsidRPr="00E07EEE">
        <w:rPr>
          <w:rFonts w:hint="cs"/>
          <w:rtl/>
        </w:rPr>
        <w:t>- כמשנה ראשונה</w:t>
      </w:r>
      <w:r w:rsidR="00F45EA5">
        <w:rPr>
          <w:rFonts w:hint="cs"/>
          <w:rtl/>
        </w:rPr>
        <w:t>,</w:t>
      </w:r>
      <w:r w:rsidRPr="00E07EEE">
        <w:rPr>
          <w:rFonts w:hint="cs"/>
          <w:rtl/>
        </w:rPr>
        <w:t xml:space="preserve"> לפני שהו</w:t>
      </w:r>
      <w:r w:rsidR="00AC46C6">
        <w:rPr>
          <w:rFonts w:hint="cs"/>
          <w:rtl/>
        </w:rPr>
        <w:t>ד</w:t>
      </w:r>
      <w:r w:rsidRPr="00E07EEE">
        <w:rPr>
          <w:rFonts w:hint="cs"/>
          <w:rtl/>
        </w:rPr>
        <w:t xml:space="preserve">ו </w:t>
      </w:r>
      <w:r w:rsidRPr="00FA50B2">
        <w:rPr>
          <w:rStyle w:val="affc"/>
          <w:rFonts w:hint="eastAsia"/>
          <w:rtl/>
        </w:rPr>
        <w:t>ב</w:t>
      </w:r>
      <w:r w:rsidRPr="00FA50B2">
        <w:rPr>
          <w:rStyle w:val="affc"/>
          <w:rtl/>
        </w:rPr>
        <w:t>"ה</w:t>
      </w:r>
      <w:r w:rsidRPr="00E07EEE">
        <w:rPr>
          <w:rFonts w:hint="cs"/>
          <w:rtl/>
        </w:rPr>
        <w:t xml:space="preserve"> </w:t>
      </w:r>
      <w:r w:rsidR="00AC46C6">
        <w:rPr>
          <w:rStyle w:val="affc"/>
          <w:rFonts w:hint="cs"/>
          <w:rtl/>
        </w:rPr>
        <w:t>ל</w:t>
      </w:r>
      <w:r w:rsidRPr="00FA50B2">
        <w:rPr>
          <w:rStyle w:val="affc"/>
          <w:rFonts w:hint="eastAsia"/>
          <w:rtl/>
        </w:rPr>
        <w:t>ב</w:t>
      </w:r>
      <w:r w:rsidRPr="00FA50B2">
        <w:rPr>
          <w:rStyle w:val="affc"/>
          <w:rtl/>
        </w:rPr>
        <w:t>"ש</w:t>
      </w:r>
      <w:r w:rsidR="00AC46C6">
        <w:rPr>
          <w:rStyle w:val="affc"/>
          <w:rFonts w:hint="cs"/>
          <w:rtl/>
        </w:rPr>
        <w:t>.</w:t>
      </w:r>
    </w:p>
    <w:p w14:paraId="1FEFA85D" w14:textId="4FA27CAB" w:rsidR="00AF6B12" w:rsidRPr="00E07EEE" w:rsidRDefault="00AC46C6" w:rsidP="00A07C53">
      <w:pPr>
        <w:pStyle w:val="affd"/>
        <w:rPr>
          <w:rtl/>
        </w:rPr>
      </w:pPr>
      <w:r w:rsidRPr="008A0BAE">
        <w:rPr>
          <w:rFonts w:hint="eastAsia"/>
          <w:b/>
          <w:bCs/>
          <w:rtl/>
        </w:rPr>
        <w:t>ולא</w:t>
      </w:r>
      <w:r w:rsidRPr="008A0BAE">
        <w:rPr>
          <w:b/>
          <w:bCs/>
          <w:rtl/>
        </w:rPr>
        <w:t xml:space="preserve"> </w:t>
      </w:r>
      <w:r w:rsidRPr="008A0BAE">
        <w:rPr>
          <w:rFonts w:hint="eastAsia"/>
          <w:b/>
          <w:bCs/>
          <w:rtl/>
        </w:rPr>
        <w:t>לרבות</w:t>
      </w:r>
      <w:r>
        <w:rPr>
          <w:rFonts w:hint="cs"/>
          <w:rtl/>
        </w:rPr>
        <w:t xml:space="preserve"> חיגר בראשון ונתרפא בשני - שיקשה למ"ד </w:t>
      </w:r>
      <w:r w:rsidRPr="008A0BAE">
        <w:rPr>
          <w:rFonts w:hint="eastAsia"/>
          <w:b/>
          <w:bCs/>
          <w:rtl/>
        </w:rPr>
        <w:t>תשלומין</w:t>
      </w:r>
      <w:r w:rsidRPr="008A0BAE">
        <w:rPr>
          <w:b/>
          <w:bCs/>
          <w:rtl/>
        </w:rPr>
        <w:t xml:space="preserve"> </w:t>
      </w:r>
      <w:r w:rsidRPr="008A0BAE">
        <w:rPr>
          <w:rFonts w:hint="eastAsia"/>
          <w:b/>
          <w:bCs/>
          <w:rtl/>
        </w:rPr>
        <w:t>דראשון</w:t>
      </w:r>
      <w:r>
        <w:rPr>
          <w:rFonts w:hint="cs"/>
          <w:rtl/>
        </w:rPr>
        <w:t>.</w:t>
      </w:r>
    </w:p>
    <w:p w14:paraId="3F8509ED" w14:textId="77777777" w:rsidR="00C0473D" w:rsidRDefault="00415D80" w:rsidP="000350B9">
      <w:pPr>
        <w:pStyle w:val="affff0"/>
        <w:rPr>
          <w:spacing w:val="0"/>
          <w:rtl/>
        </w:rPr>
      </w:pPr>
      <w:ins w:id="9801" w:author="מספור קטעי משנה" w:date="2026-10-06T10:03:49Z">
        <w:r>
          <w:rPr>
            <w:rStyle w:val="MisparKeta"/>
          </w:rPr>
          <w:t xml:space="preserve">א. </w:t>
        </w:r>
      </w:ins>
      <w:r w:rsidRPr="008A0BAE">
        <w:rPr>
          <w:rFonts w:hint="eastAsia"/>
          <w:rtl/>
        </w:rPr>
        <w:t>חרש</w:t>
      </w:r>
      <w:r w:rsidRPr="00D46BD2">
        <w:rPr>
          <w:spacing w:val="0"/>
          <w:rtl/>
        </w:rPr>
        <w:t>.</w:t>
      </w:r>
    </w:p>
    <w:p w14:paraId="502B69DC" w14:textId="39885DD8" w:rsidR="00415D80" w:rsidRPr="00D46BD2" w:rsidRDefault="00415D80" w:rsidP="00A07C53">
      <w:pPr>
        <w:pStyle w:val="affff0"/>
        <w:ind w:end="0"/>
        <w:jc w:val="both"/>
        <w:rPr>
          <w:rFonts w:cs="FrankRuehl"/>
          <w:spacing w:val="0"/>
          <w:sz w:val="18"/>
          <w:rtl/>
        </w:rPr>
      </w:pPr>
      <w:r w:rsidRPr="00341CBF">
        <w:rPr>
          <w:rFonts w:cs="FrankRuehl" w:hint="cs"/>
          <w:b/>
          <w:bCs/>
          <w:spacing w:val="0"/>
          <w:rtl/>
          <w:rPrChange w:id="40001" w:author="Claude" w:date="2026-10-06T13:34:34Z">
            <w:rPr>
              <w:rFonts w:cs="FrankRuehl" w:hint="cs"/>
              <w:b/>
              <w:bCs/>
              <w:spacing w:val="0"/>
              <w:sz w:val="18"/>
              <w:rtl/>
            </w:rPr>
          </w:rPrChange>
        </w:rPr>
        <w:t>ש</w:t>
      </w:r>
      <w:r w:rsidR="0089324E" w:rsidRPr="00341CBF">
        <w:rPr>
          <w:rFonts w:cs="FrankRuehl" w:hint="eastAsia"/>
          <w:b/>
          <w:bCs/>
          <w:spacing w:val="0"/>
          <w:rtl/>
          <w:rPrChange w:id="40002" w:author="Claude" w:date="2026-10-06T13:34:34Z">
            <w:rPr>
              <w:rFonts w:cs="FrankRuehl" w:hint="eastAsia"/>
              <w:b/>
              <w:bCs/>
              <w:spacing w:val="0"/>
              <w:sz w:val="18"/>
              <w:rtl/>
            </w:rPr>
          </w:rPrChange>
        </w:rPr>
        <w:t>מדבר</w:t>
      </w:r>
      <w:r w:rsidR="0089324E" w:rsidRPr="00341CBF">
        <w:rPr>
          <w:rFonts w:cs="FrankRuehl"/>
          <w:b/>
          <w:bCs/>
          <w:spacing w:val="0"/>
          <w:rtl/>
          <w:rPrChange w:id="40003" w:author="Claude" w:date="2026-10-06T13:34:34Z">
            <w:rPr>
              <w:rFonts w:cs="FrankRuehl"/>
              <w:b/>
              <w:bCs/>
              <w:spacing w:val="0"/>
              <w:sz w:val="18"/>
              <w:rtl/>
            </w:rPr>
          </w:rPrChange>
        </w:rPr>
        <w:t xml:space="preserve"> </w:t>
      </w:r>
      <w:r w:rsidR="0089324E" w:rsidRPr="00341CBF">
        <w:rPr>
          <w:rFonts w:cs="FrankRuehl" w:hint="eastAsia"/>
          <w:b/>
          <w:bCs/>
          <w:spacing w:val="0"/>
          <w:rtl/>
          <w:rPrChange w:id="40004" w:author="Claude" w:date="2026-10-06T13:34:34Z">
            <w:rPr>
              <w:rFonts w:cs="FrankRuehl" w:hint="eastAsia"/>
              <w:b/>
              <w:bCs/>
              <w:spacing w:val="0"/>
              <w:sz w:val="18"/>
              <w:rtl/>
            </w:rPr>
          </w:rPrChange>
        </w:rPr>
        <w:t>ו</w:t>
      </w:r>
      <w:r w:rsidR="00064BC1" w:rsidRPr="00341CBF">
        <w:rPr>
          <w:rFonts w:cs="FrankRuehl" w:hint="eastAsia"/>
          <w:b/>
          <w:bCs/>
          <w:spacing w:val="0"/>
          <w:rtl/>
          <w:rPrChange w:id="40005" w:author="Claude" w:date="2026-10-06T13:34:34Z">
            <w:rPr>
              <w:rFonts w:cs="FrankRuehl" w:hint="eastAsia"/>
              <w:b/>
              <w:bCs/>
              <w:spacing w:val="0"/>
              <w:sz w:val="18"/>
              <w:rtl/>
            </w:rPr>
          </w:rPrChange>
        </w:rPr>
        <w:t>לא</w:t>
      </w:r>
      <w:r w:rsidR="0089324E" w:rsidRPr="00341CBF">
        <w:rPr>
          <w:rFonts w:cs="FrankRuehl"/>
          <w:b/>
          <w:bCs/>
          <w:spacing w:val="0"/>
          <w:rtl/>
          <w:rPrChange w:id="40006" w:author="Claude" w:date="2026-10-06T13:34:34Z">
            <w:rPr>
              <w:rFonts w:cs="FrankRuehl"/>
              <w:b/>
              <w:bCs/>
              <w:spacing w:val="0"/>
              <w:sz w:val="18"/>
              <w:rtl/>
            </w:rPr>
          </w:rPrChange>
        </w:rPr>
        <w:t xml:space="preserve"> שומע</w:t>
      </w:r>
      <w:r w:rsidR="0089324E" w:rsidRPr="00D46BD2">
        <w:rPr>
          <w:rFonts w:cs="FrankRuehl"/>
          <w:spacing w:val="0"/>
          <w:rtl/>
          <w:rPrChange w:id="40007" w:author="Claude" w:date="2026-10-06T13:34:34Z">
            <w:rPr>
              <w:rFonts w:cs="FrankRuehl"/>
              <w:spacing w:val="0"/>
              <w:sz w:val="18"/>
              <w:rtl/>
            </w:rPr>
          </w:rPrChange>
        </w:rPr>
        <w:t xml:space="preserve"> </w:t>
      </w:r>
      <w:r w:rsidR="00341CBF">
        <w:rPr>
          <w:rFonts w:cs="FrankRuehl"/>
          <w:spacing w:val="0"/>
          <w:rtl/>
          <w:rPrChange w:id="40008" w:author="Claude" w:date="2026-10-06T13:34:34Z">
            <w:rPr>
              <w:rFonts w:cs="FrankRuehl"/>
              <w:spacing w:val="0"/>
              <w:sz w:val="18"/>
              <w:rtl/>
            </w:rPr>
          </w:rPrChange>
        </w:rPr>
        <w:tab/>
      </w:r>
      <w:r w:rsidRPr="00D46BD2">
        <w:rPr>
          <w:rFonts w:cs="FrankRuehl" w:hint="cs"/>
          <w:spacing w:val="0"/>
          <w:rtl/>
          <w:rPrChange w:id="40009" w:author="Claude" w:date="2026-10-06T13:34:34Z">
            <w:rPr>
              <w:rFonts w:cs="FrankRuehl" w:hint="cs"/>
              <w:spacing w:val="0"/>
              <w:sz w:val="18"/>
              <w:rtl/>
            </w:rPr>
          </w:rPrChange>
        </w:rPr>
        <w:t xml:space="preserve">או </w:t>
      </w:r>
      <w:r w:rsidR="00064BC1" w:rsidRPr="00D46BD2">
        <w:rPr>
          <w:rFonts w:cs="FrankRuehl" w:hint="eastAsia"/>
          <w:spacing w:val="0"/>
          <w:rtl/>
          <w:rPrChange w:id="40010" w:author="Claude" w:date="2026-10-06T13:34:34Z">
            <w:rPr>
              <w:rFonts w:cs="FrankRuehl" w:hint="eastAsia"/>
              <w:spacing w:val="0"/>
              <w:sz w:val="18"/>
              <w:rtl/>
            </w:rPr>
          </w:rPrChange>
        </w:rPr>
        <w:t>להיפך</w:t>
      </w:r>
      <w:r w:rsidRPr="00D46BD2">
        <w:rPr>
          <w:rFonts w:cs="FrankRuehl" w:hint="cs"/>
          <w:spacing w:val="0"/>
          <w:rtl/>
          <w:rPrChange w:id="40011" w:author="Claude" w:date="2026-10-06T13:34:34Z">
            <w:rPr>
              <w:rFonts w:cs="FrankRuehl" w:hint="cs"/>
              <w:spacing w:val="0"/>
              <w:sz w:val="18"/>
              <w:rtl/>
            </w:rPr>
          </w:rPrChange>
        </w:rPr>
        <w:t xml:space="preserve"> - </w:t>
      </w:r>
      <w:r w:rsidRPr="00D46BD2">
        <w:rPr>
          <w:rFonts w:cs="PFT_Frank" w:hint="eastAsia"/>
          <w:b/>
          <w:bCs/>
          <w:spacing w:val="0"/>
          <w:rtl/>
          <w:rPrChange w:id="40012" w:author="Claude" w:date="2026-10-06T13:34:34Z">
            <w:rPr>
              <w:rFonts w:cs="PFT_Frank" w:hint="eastAsia"/>
              <w:b/>
              <w:bCs/>
              <w:spacing w:val="0"/>
              <w:sz w:val="18"/>
              <w:szCs w:val="14"/>
              <w:rtl/>
            </w:rPr>
          </w:rPrChange>
        </w:rPr>
        <w:t>פטור</w:t>
      </w:r>
      <w:r w:rsidR="002C2013" w:rsidRPr="00D46BD2">
        <w:rPr>
          <w:rFonts w:cs="PFT_Frank" w:hint="cs"/>
          <w:b/>
          <w:bCs/>
          <w:spacing w:val="0"/>
          <w:rtl/>
          <w:rPrChange w:id="40013" w:author="Claude" w:date="2026-10-06T13:34:34Z">
            <w:rPr>
              <w:rFonts w:cs="PFT_Frank" w:hint="cs"/>
              <w:b/>
              <w:bCs/>
              <w:spacing w:val="0"/>
              <w:sz w:val="18"/>
              <w:szCs w:val="14"/>
              <w:rtl/>
            </w:rPr>
          </w:rPrChange>
        </w:rPr>
        <w:t>ים</w:t>
      </w:r>
      <w:r w:rsidRPr="00D46BD2">
        <w:rPr>
          <w:rFonts w:cs="PFT_Frank"/>
          <w:b/>
          <w:bCs/>
          <w:spacing w:val="0"/>
          <w:rtl/>
          <w:rPrChange w:id="40014" w:author="Claude" w:date="2026-10-06T13:34:34Z">
            <w:rPr>
              <w:rFonts w:cs="PFT_Frank"/>
              <w:b/>
              <w:bCs/>
              <w:spacing w:val="0"/>
              <w:sz w:val="18"/>
              <w:szCs w:val="14"/>
              <w:rtl/>
            </w:rPr>
          </w:rPrChange>
        </w:rPr>
        <w:t xml:space="preserve"> מראיה</w:t>
      </w:r>
      <w:r w:rsidRPr="00D46BD2">
        <w:rPr>
          <w:rFonts w:cs="FrankRuehl" w:hint="cs"/>
          <w:spacing w:val="0"/>
          <w:rtl/>
          <w:rPrChange w:id="40015" w:author="Claude" w:date="2026-10-06T13:34:34Z">
            <w:rPr>
              <w:rFonts w:cs="FrankRuehl" w:hint="cs"/>
              <w:spacing w:val="0"/>
              <w:sz w:val="18"/>
              <w:rtl/>
            </w:rPr>
          </w:rPrChange>
        </w:rPr>
        <w:t xml:space="preserve"> </w:t>
      </w:r>
      <w:r w:rsidRPr="00D46BD2">
        <w:rPr>
          <w:rStyle w:val="affe"/>
          <w:rFonts w:hint="eastAsia"/>
          <w:spacing w:val="0"/>
          <w:rtl/>
        </w:rPr>
        <w:t>כדלקמן</w:t>
      </w:r>
      <w:r w:rsidRPr="00D46BD2">
        <w:rPr>
          <w:rStyle w:val="affe"/>
          <w:rFonts w:hint="cs"/>
          <w:spacing w:val="0"/>
          <w:rtl/>
        </w:rPr>
        <w:t>,</w:t>
      </w:r>
    </w:p>
    <w:p w14:paraId="7BFA36F5" w14:textId="64BA16A1" w:rsidR="0089324E" w:rsidRPr="008A0BAE" w:rsidRDefault="005E6BC8" w:rsidP="00341CBF">
      <w:pPr>
        <w:pStyle w:val="affff0"/>
        <w:ind w:left="1020" w:firstLine="170" w:end="0"/>
        <w:jc w:val="both"/>
        <w:rPr>
          <w:rtl/>
        </w:rPr>
      </w:pPr>
      <w:r>
        <w:rPr>
          <w:rFonts w:cs="FrankRuehl" w:hint="cs"/>
          <w:rtl/>
          <w:rPrChange w:id="40016" w:author="Claude" w:date="2026-10-06T13:34:34Z">
            <w:rPr>
              <w:rFonts w:cs="FrankRuehl" w:hint="cs"/>
              <w:sz w:val="18"/>
              <w:rtl/>
            </w:rPr>
          </w:rPrChange>
        </w:rPr>
        <w:t>ואעפ''כ</w:t>
      </w:r>
      <w:r w:rsidR="00B93AB5" w:rsidRPr="008A0BAE">
        <w:rPr>
          <w:rFonts w:cs="FrankRuehl"/>
          <w:rtl/>
          <w:rPrChange w:id="40017" w:author="Claude" w:date="2026-10-06T13:34:34Z">
            <w:rPr>
              <w:rFonts w:cs="FrankRuehl"/>
              <w:sz w:val="18"/>
              <w:rtl/>
            </w:rPr>
          </w:rPrChange>
        </w:rPr>
        <w:t xml:space="preserve"> </w:t>
      </w:r>
      <w:r w:rsidR="0089324E" w:rsidRPr="005E6BC8">
        <w:rPr>
          <w:rFonts w:cs="PFT_Frank" w:hint="eastAsia"/>
          <w:b/>
          <w:bCs/>
          <w:rtl/>
          <w:rPrChange w:id="40018" w:author="Claude" w:date="2026-10-06T13:34:34Z">
            <w:rPr>
              <w:rFonts w:cs="PFT_Frank" w:hint="eastAsia"/>
              <w:b/>
              <w:bCs/>
              <w:sz w:val="18"/>
              <w:szCs w:val="14"/>
              <w:rtl/>
            </w:rPr>
          </w:rPrChange>
        </w:rPr>
        <w:t>חייב</w:t>
      </w:r>
      <w:r w:rsidR="002C2013" w:rsidRPr="005E6BC8">
        <w:rPr>
          <w:rFonts w:cs="PFT_Frank" w:hint="cs"/>
          <w:b/>
          <w:bCs/>
          <w:rtl/>
          <w:rPrChange w:id="40019" w:author="Claude" w:date="2026-10-06T13:34:34Z">
            <w:rPr>
              <w:rFonts w:cs="PFT_Frank" w:hint="cs"/>
              <w:b/>
              <w:bCs/>
              <w:sz w:val="18"/>
              <w:szCs w:val="14"/>
              <w:rtl/>
            </w:rPr>
          </w:rPrChange>
        </w:rPr>
        <w:t>ים</w:t>
      </w:r>
      <w:r w:rsidR="0089324E" w:rsidRPr="005E6BC8">
        <w:rPr>
          <w:rFonts w:cs="PFT_Frank"/>
          <w:b/>
          <w:bCs/>
          <w:rtl/>
          <w:rPrChange w:id="40020" w:author="Claude" w:date="2026-10-06T13:34:34Z">
            <w:rPr>
              <w:rFonts w:cs="PFT_Frank"/>
              <w:b/>
              <w:bCs/>
              <w:sz w:val="18"/>
              <w:szCs w:val="14"/>
              <w:rtl/>
            </w:rPr>
          </w:rPrChange>
        </w:rPr>
        <w:t xml:space="preserve"> בשמחה</w:t>
      </w:r>
      <w:r w:rsidR="00B93AB5" w:rsidRPr="008A0BAE">
        <w:rPr>
          <w:rFonts w:cs="FrankRuehl"/>
          <w:rtl/>
          <w:rPrChange w:id="40021" w:author="Claude" w:date="2026-10-06T13:34:34Z">
            <w:rPr>
              <w:rFonts w:cs="FrankRuehl"/>
              <w:sz w:val="18"/>
              <w:rtl/>
            </w:rPr>
          </w:rPrChange>
        </w:rPr>
        <w:t xml:space="preserve"> </w:t>
      </w:r>
      <w:r w:rsidR="00B93AB5" w:rsidRPr="00415D80">
        <w:rPr>
          <w:rStyle w:val="affe"/>
          <w:rFonts w:hint="eastAsia"/>
          <w:rtl/>
        </w:rPr>
        <w:t>ככל</w:t>
      </w:r>
      <w:r w:rsidR="00B93AB5" w:rsidRPr="00415D80">
        <w:rPr>
          <w:rStyle w:val="affe"/>
          <w:rtl/>
        </w:rPr>
        <w:t xml:space="preserve"> </w:t>
      </w:r>
      <w:r w:rsidR="00B93AB5" w:rsidRPr="00415D80">
        <w:rPr>
          <w:rStyle w:val="affe"/>
          <w:rFonts w:hint="eastAsia"/>
          <w:rtl/>
        </w:rPr>
        <w:t>המצוות</w:t>
      </w:r>
      <w:r w:rsidR="00415D80">
        <w:rPr>
          <w:rFonts w:hint="cs"/>
          <w:rtl/>
        </w:rPr>
        <w:t>,</w:t>
      </w:r>
    </w:p>
    <w:p w14:paraId="329EF878" w14:textId="2B6965E5" w:rsidR="002C2013" w:rsidRDefault="0089324E" w:rsidP="00A07C53">
      <w:pPr>
        <w:rPr>
          <w:rtl/>
        </w:rPr>
      </w:pPr>
      <w:r w:rsidRPr="00E23DAD">
        <w:rPr>
          <w:rFonts w:cs="PFT_Frank" w:hint="eastAsia"/>
          <w:b/>
          <w:bCs/>
          <w:szCs w:val="14"/>
          <w:rtl/>
        </w:rPr>
        <w:t>לא</w:t>
      </w:r>
      <w:r w:rsidRPr="00E23DAD">
        <w:rPr>
          <w:rFonts w:cs="PFT_Frank"/>
          <w:b/>
          <w:bCs/>
          <w:szCs w:val="14"/>
          <w:rtl/>
        </w:rPr>
        <w:t xml:space="preserve"> </w:t>
      </w:r>
      <w:r w:rsidRPr="00E23DAD">
        <w:rPr>
          <w:rFonts w:cs="PFT_Frank" w:hint="eastAsia"/>
          <w:b/>
          <w:bCs/>
          <w:szCs w:val="14"/>
          <w:rtl/>
        </w:rPr>
        <w:t>שומע</w:t>
      </w:r>
      <w:r w:rsidRPr="00E23DAD">
        <w:rPr>
          <w:rFonts w:cs="PFT_Frank"/>
          <w:b/>
          <w:bCs/>
          <w:szCs w:val="14"/>
          <w:rtl/>
        </w:rPr>
        <w:t xml:space="preserve"> </w:t>
      </w:r>
      <w:r w:rsidRPr="00E23DAD">
        <w:rPr>
          <w:rFonts w:cs="PFT_Frank" w:hint="eastAsia"/>
          <w:b/>
          <w:bCs/>
          <w:szCs w:val="14"/>
          <w:rtl/>
        </w:rPr>
        <w:t>ולא</w:t>
      </w:r>
      <w:r w:rsidRPr="00E23DAD">
        <w:rPr>
          <w:rFonts w:cs="PFT_Frank"/>
          <w:b/>
          <w:bCs/>
          <w:szCs w:val="14"/>
          <w:rtl/>
        </w:rPr>
        <w:t xml:space="preserve"> </w:t>
      </w:r>
      <w:r w:rsidRPr="00E23DAD">
        <w:rPr>
          <w:rFonts w:cs="PFT_Frank" w:hint="eastAsia"/>
          <w:b/>
          <w:bCs/>
          <w:szCs w:val="14"/>
          <w:rtl/>
        </w:rPr>
        <w:t>מדבר</w:t>
      </w:r>
      <w:r w:rsidR="00CC2A79" w:rsidRPr="008A0BAE">
        <w:rPr>
          <w:rStyle w:val="affe"/>
          <w:rtl/>
        </w:rPr>
        <w:t xml:space="preserve"> </w:t>
      </w:r>
      <w:r w:rsidR="00CC2A79" w:rsidRPr="008A0BAE">
        <w:rPr>
          <w:rStyle w:val="affe"/>
          <w:rFonts w:hint="eastAsia"/>
          <w:b/>
          <w:bCs/>
          <w:rtl/>
        </w:rPr>
        <w:t>דומיא</w:t>
      </w:r>
      <w:r w:rsidR="0007034D" w:rsidRPr="008A0BAE">
        <w:rPr>
          <w:rtl/>
        </w:rPr>
        <w:t xml:space="preserve"> </w:t>
      </w:r>
      <w:r w:rsidR="00CC2A79">
        <w:rPr>
          <w:rFonts w:hint="cs"/>
          <w:rtl/>
        </w:rPr>
        <w:t>ד</w:t>
      </w:r>
      <w:r w:rsidRPr="008A0BAE">
        <w:rPr>
          <w:rFonts w:hint="eastAsia"/>
          <w:rtl/>
        </w:rPr>
        <w:t>שוטה</w:t>
      </w:r>
      <w:r w:rsidRPr="008A0BAE">
        <w:rPr>
          <w:rtl/>
        </w:rPr>
        <w:t xml:space="preserve"> </w:t>
      </w:r>
      <w:r w:rsidRPr="008A0BAE">
        <w:rPr>
          <w:rFonts w:hint="eastAsia"/>
          <w:rtl/>
        </w:rPr>
        <w:t>וקטן</w:t>
      </w:r>
      <w:r w:rsidR="00CC2A79">
        <w:rPr>
          <w:rFonts w:hint="cs"/>
          <w:rtl/>
        </w:rPr>
        <w:t xml:space="preserve"> </w:t>
      </w:r>
      <w:r w:rsidRPr="008A0BAE">
        <w:rPr>
          <w:rtl/>
        </w:rPr>
        <w:t>-</w:t>
      </w:r>
      <w:r w:rsidRPr="006F178A">
        <w:rPr>
          <w:rtl/>
        </w:rPr>
        <w:t xml:space="preserve"> </w:t>
      </w:r>
      <w:r w:rsidRPr="005E6BC8">
        <w:rPr>
          <w:rFonts w:cs="PFT_Frank" w:hint="eastAsia"/>
          <w:b/>
          <w:bCs/>
          <w:szCs w:val="14"/>
          <w:rtl/>
        </w:rPr>
        <w:t>פטור</w:t>
      </w:r>
      <w:r w:rsidR="0007034D" w:rsidRPr="005E6BC8">
        <w:rPr>
          <w:rFonts w:cs="PFT_Frank" w:hint="eastAsia"/>
          <w:b/>
          <w:bCs/>
          <w:szCs w:val="14"/>
          <w:rtl/>
        </w:rPr>
        <w:t>ים</w:t>
      </w:r>
      <w:r w:rsidRPr="008A0BAE">
        <w:rPr>
          <w:rStyle w:val="affe"/>
          <w:rtl/>
        </w:rPr>
        <w:t xml:space="preserve"> </w:t>
      </w:r>
      <w:r w:rsidR="00CC2A79" w:rsidRPr="008A0BAE">
        <w:rPr>
          <w:rStyle w:val="affe"/>
          <w:rFonts w:hint="eastAsia"/>
          <w:rtl/>
        </w:rPr>
        <w:t>אף</w:t>
      </w:r>
      <w:r w:rsidR="00CC2A79" w:rsidRPr="008A0BAE">
        <w:rPr>
          <w:rStyle w:val="affe"/>
          <w:rtl/>
        </w:rPr>
        <w:t xml:space="preserve"> </w:t>
      </w:r>
      <w:r w:rsidRPr="005E6BC8">
        <w:rPr>
          <w:rFonts w:cs="PFT_Frank" w:hint="eastAsia"/>
          <w:b/>
          <w:bCs/>
          <w:szCs w:val="14"/>
          <w:rtl/>
        </w:rPr>
        <w:t>משמחה</w:t>
      </w:r>
      <w:r w:rsidRPr="006F178A">
        <w:rPr>
          <w:rFonts w:hint="cs"/>
          <w:rtl/>
        </w:rPr>
        <w:t>,</w:t>
      </w:r>
    </w:p>
    <w:p w14:paraId="491B5CC6" w14:textId="02CFF0FB" w:rsidR="0089324E" w:rsidRDefault="0007034D" w:rsidP="00341CBF">
      <w:pPr>
        <w:ind w:left="1020" w:firstLine="170"/>
        <w:rPr>
          <w:rtl/>
        </w:rPr>
      </w:pPr>
      <w:r>
        <w:rPr>
          <w:rFonts w:hint="cs"/>
          <w:rtl/>
        </w:rPr>
        <w:t>ד</w:t>
      </w:r>
      <w:r w:rsidR="0089324E" w:rsidRPr="006F178A">
        <w:rPr>
          <w:rFonts w:hint="cs"/>
          <w:rtl/>
        </w:rPr>
        <w:t>פטורים</w:t>
      </w:r>
      <w:r w:rsidR="0089324E" w:rsidRPr="006F178A">
        <w:rPr>
          <w:rtl/>
        </w:rPr>
        <w:t xml:space="preserve"> </w:t>
      </w:r>
      <w:r w:rsidR="0089324E" w:rsidRPr="006F178A">
        <w:rPr>
          <w:rFonts w:hint="cs"/>
          <w:rtl/>
        </w:rPr>
        <w:t>מכל</w:t>
      </w:r>
      <w:r w:rsidR="0089324E" w:rsidRPr="006F178A">
        <w:rPr>
          <w:rtl/>
        </w:rPr>
        <w:t xml:space="preserve"> </w:t>
      </w:r>
      <w:r w:rsidR="00CC2A79">
        <w:rPr>
          <w:rFonts w:hint="cs"/>
          <w:rtl/>
        </w:rPr>
        <w:t>ה</w:t>
      </w:r>
      <w:r w:rsidR="0089324E" w:rsidRPr="006F178A">
        <w:rPr>
          <w:rFonts w:hint="cs"/>
          <w:rtl/>
        </w:rPr>
        <w:t>מצ</w:t>
      </w:r>
      <w:r w:rsidR="00CC2A79">
        <w:rPr>
          <w:rFonts w:hint="cs"/>
          <w:rtl/>
        </w:rPr>
        <w:t>ו</w:t>
      </w:r>
      <w:r w:rsidR="0089324E" w:rsidRPr="006F178A">
        <w:rPr>
          <w:rFonts w:hint="cs"/>
          <w:rtl/>
        </w:rPr>
        <w:t>ות</w:t>
      </w:r>
      <w:r w:rsidR="0089324E" w:rsidRPr="006F178A">
        <w:rPr>
          <w:rtl/>
        </w:rPr>
        <w:t xml:space="preserve"> </w:t>
      </w:r>
      <w:r w:rsidR="0089324E" w:rsidRPr="00341CBF">
        <w:rPr>
          <w:rStyle w:val="affe"/>
          <w:rFonts w:hint="cs"/>
          <w:rtl/>
        </w:rPr>
        <w:t>ותנ</w:t>
      </w:r>
      <w:r w:rsidR="0089324E" w:rsidRPr="00341CBF">
        <w:rPr>
          <w:rStyle w:val="affe"/>
          <w:rtl/>
        </w:rPr>
        <w:t>"</w:t>
      </w:r>
      <w:r w:rsidR="0089324E" w:rsidRPr="00341CBF">
        <w:rPr>
          <w:rStyle w:val="affe"/>
          <w:rFonts w:hint="cs"/>
          <w:rtl/>
        </w:rPr>
        <w:t>ה</w:t>
      </w:r>
      <w:r w:rsidR="00CC2A79" w:rsidRPr="00341CBF">
        <w:rPr>
          <w:rStyle w:val="affe"/>
          <w:rFonts w:hint="cs"/>
          <w:rtl/>
        </w:rPr>
        <w:t>.</w:t>
      </w:r>
    </w:p>
    <w:p w14:paraId="15411E17" w14:textId="3D0EC157" w:rsidR="00731582" w:rsidRDefault="00AF16A5" w:rsidP="00A66C68">
      <w:pPr>
        <w:pStyle w:val="36"/>
        <w:framePr w:wrap="notBeside"/>
        <w:rPr>
          <w:rtl/>
        </w:rPr>
      </w:pPr>
      <w:r w:rsidRPr="0087008C">
        <w:rPr>
          <w:rFonts w:hint="eastAsia"/>
          <w:rtl/>
        </w:rPr>
        <w:t>וכדתנן</w:t>
      </w:r>
      <w:r w:rsidR="00731582">
        <w:rPr>
          <w:rFonts w:hint="cs"/>
          <w:rtl/>
        </w:rPr>
        <w:t>:</w:t>
      </w:r>
    </w:p>
    <w:p w14:paraId="4E8BD4B5" w14:textId="3BAA746C" w:rsidR="00AF16A5" w:rsidRDefault="00AF16A5" w:rsidP="00A07C53">
      <w:pPr>
        <w:rPr>
          <w:rtl/>
        </w:rPr>
      </w:pPr>
      <w:r w:rsidRPr="00D67AD3">
        <w:rPr>
          <w:rFonts w:cs="PFT_Frank" w:hint="cs"/>
          <w:b/>
          <w:bCs/>
          <w:szCs w:val="14"/>
          <w:rtl/>
        </w:rPr>
        <w:t>חרש</w:t>
      </w:r>
      <w:r>
        <w:rPr>
          <w:rFonts w:hint="cs"/>
          <w:rtl/>
        </w:rPr>
        <w:t xml:space="preserve"> </w:t>
      </w:r>
      <w:r w:rsidR="005E6BC8" w:rsidRPr="005E6BC8">
        <w:rPr>
          <w:rStyle w:val="affe"/>
          <w:rFonts w:hint="cs"/>
          <w:rtl/>
        </w:rPr>
        <w:t>שבכל מקום</w:t>
      </w:r>
      <w:r w:rsidR="002C2013">
        <w:rPr>
          <w:rFonts w:hint="cs"/>
          <w:rtl/>
        </w:rPr>
        <w:t xml:space="preserve"> -</w:t>
      </w:r>
      <w:r>
        <w:rPr>
          <w:rFonts w:hint="cs"/>
          <w:rtl/>
        </w:rPr>
        <w:t xml:space="preserve"> </w:t>
      </w:r>
      <w:r w:rsidRPr="005E6BC8">
        <w:rPr>
          <w:rFonts w:cs="PFT_Frank" w:hint="eastAsia"/>
          <w:b/>
          <w:bCs/>
          <w:szCs w:val="14"/>
          <w:rtl/>
        </w:rPr>
        <w:t>לא</w:t>
      </w:r>
      <w:r w:rsidRPr="00AF16A5">
        <w:rPr>
          <w:rtl/>
        </w:rPr>
        <w:t xml:space="preserve"> </w:t>
      </w:r>
      <w:r w:rsidRPr="00AF16A5">
        <w:rPr>
          <w:rFonts w:hint="eastAsia"/>
          <w:rtl/>
        </w:rPr>
        <w:t>שומע</w:t>
      </w:r>
      <w:r w:rsidRPr="00AF16A5">
        <w:rPr>
          <w:rtl/>
        </w:rPr>
        <w:t xml:space="preserve"> </w:t>
      </w:r>
      <w:r w:rsidRPr="005E6BC8">
        <w:rPr>
          <w:rFonts w:cs="PFT_Frank" w:hint="eastAsia"/>
          <w:b/>
          <w:bCs/>
          <w:szCs w:val="14"/>
          <w:rtl/>
        </w:rPr>
        <w:t>ולא</w:t>
      </w:r>
      <w:r w:rsidRPr="00AF16A5">
        <w:rPr>
          <w:rtl/>
        </w:rPr>
        <w:t xml:space="preserve"> </w:t>
      </w:r>
      <w:r w:rsidRPr="00AF16A5">
        <w:rPr>
          <w:rFonts w:hint="eastAsia"/>
          <w:rtl/>
        </w:rPr>
        <w:t>מדבר</w:t>
      </w:r>
      <w:r>
        <w:rPr>
          <w:rFonts w:hint="cs"/>
          <w:rtl/>
        </w:rPr>
        <w:t>,</w:t>
      </w:r>
    </w:p>
    <w:p w14:paraId="7D723DA8" w14:textId="1BC62F91" w:rsidR="00731582" w:rsidRDefault="00AF16A5" w:rsidP="00A66C68">
      <w:pPr>
        <w:pStyle w:val="36"/>
        <w:framePr w:wrap="notBeside"/>
        <w:rPr>
          <w:rtl/>
        </w:rPr>
      </w:pPr>
      <w:r w:rsidRPr="0087008C">
        <w:rPr>
          <w:rFonts w:hint="eastAsia"/>
          <w:rtl/>
        </w:rPr>
        <w:t>ו</w:t>
      </w:r>
      <w:r w:rsidR="002C2013" w:rsidRPr="0087008C">
        <w:rPr>
          <w:rFonts w:hint="cs"/>
          <w:rtl/>
        </w:rPr>
        <w:t>כד</w:t>
      </w:r>
      <w:r w:rsidRPr="0087008C">
        <w:rPr>
          <w:rFonts w:hint="eastAsia"/>
          <w:rtl/>
        </w:rPr>
        <w:t>תניא</w:t>
      </w:r>
      <w:r w:rsidR="00731582">
        <w:rPr>
          <w:rFonts w:hint="cs"/>
          <w:rtl/>
        </w:rPr>
        <w:t>:</w:t>
      </w:r>
    </w:p>
    <w:p w14:paraId="75CC7853" w14:textId="77777777" w:rsidR="00C0473D" w:rsidRDefault="00AF16A5" w:rsidP="00A07C53">
      <w:pPr>
        <w:rPr>
          <w:rtl/>
        </w:rPr>
      </w:pPr>
      <w:r>
        <w:rPr>
          <w:rFonts w:hint="cs"/>
          <w:rtl/>
        </w:rPr>
        <w:t xml:space="preserve">מדבר </w:t>
      </w:r>
      <w:r w:rsidRPr="005E6BC8">
        <w:rPr>
          <w:rFonts w:cs="PFT_Frank" w:hint="eastAsia"/>
          <w:b/>
          <w:bCs/>
          <w:szCs w:val="14"/>
          <w:rtl/>
        </w:rPr>
        <w:t>ולא</w:t>
      </w:r>
      <w:r w:rsidRPr="005E6BC8">
        <w:rPr>
          <w:rFonts w:cs="PFT_Frank"/>
          <w:b/>
          <w:bCs/>
          <w:szCs w:val="14"/>
          <w:rtl/>
        </w:rPr>
        <w:t xml:space="preserve"> </w:t>
      </w:r>
      <w:r w:rsidRPr="005E6BC8">
        <w:rPr>
          <w:rFonts w:cs="PFT_Frank" w:hint="eastAsia"/>
          <w:b/>
          <w:bCs/>
          <w:szCs w:val="14"/>
          <w:rtl/>
        </w:rPr>
        <w:t>שומע</w:t>
      </w:r>
      <w:r w:rsidR="002C2013">
        <w:rPr>
          <w:rFonts w:hint="cs"/>
          <w:rtl/>
        </w:rPr>
        <w:t>-</w:t>
      </w:r>
      <w:r>
        <w:rPr>
          <w:rFonts w:hint="cs"/>
          <w:rtl/>
        </w:rPr>
        <w:t xml:space="preserve"> חרש,</w:t>
      </w:r>
      <w:r w:rsidRPr="00AF16A5">
        <w:rPr>
          <w:rtl/>
        </w:rPr>
        <w:t xml:space="preserve"> </w:t>
      </w:r>
      <w:r w:rsidR="00380D7A">
        <w:rPr>
          <w:rFonts w:hint="cs"/>
          <w:rtl/>
        </w:rPr>
        <w:t xml:space="preserve">- </w:t>
      </w:r>
      <w:r w:rsidRPr="002C2013">
        <w:rPr>
          <w:rStyle w:val="af4"/>
          <w:rtl/>
        </w:rPr>
        <w:t xml:space="preserve">ואני </w:t>
      </w:r>
      <w:r w:rsidRPr="002C2013">
        <w:rPr>
          <w:rStyle w:val="af4"/>
          <w:rFonts w:hint="eastAsia"/>
          <w:rtl/>
        </w:rPr>
        <w:t>כחרש</w:t>
      </w:r>
      <w:r w:rsidRPr="002C2013">
        <w:rPr>
          <w:rStyle w:val="af4"/>
          <w:rtl/>
        </w:rPr>
        <w:t xml:space="preserve"> </w:t>
      </w:r>
      <w:r w:rsidRPr="002C2013">
        <w:rPr>
          <w:rStyle w:val="af4"/>
          <w:rFonts w:hint="eastAsia"/>
          <w:rtl/>
        </w:rPr>
        <w:t>לא</w:t>
      </w:r>
      <w:r w:rsidRPr="002C2013">
        <w:rPr>
          <w:rStyle w:val="af4"/>
          <w:rtl/>
        </w:rPr>
        <w:t xml:space="preserve"> </w:t>
      </w:r>
      <w:r w:rsidRPr="002C2013">
        <w:rPr>
          <w:rStyle w:val="af4"/>
          <w:rFonts w:hint="eastAsia"/>
          <w:rtl/>
        </w:rPr>
        <w:t>אשמע</w:t>
      </w:r>
      <w:r w:rsidR="002C2013">
        <w:rPr>
          <w:rStyle w:val="af4"/>
          <w:rFonts w:hint="cs"/>
          <w:rtl/>
        </w:rPr>
        <w:t>,</w:t>
      </w:r>
    </w:p>
    <w:p w14:paraId="7E1D82E1" w14:textId="6DDA967F" w:rsidR="00AF16A5" w:rsidRPr="00AF16A5" w:rsidRDefault="00AF16A5" w:rsidP="00D46BD2">
      <w:pPr>
        <w:spacing w:after="60"/>
        <w:rPr>
          <w:rtl/>
        </w:rPr>
      </w:pPr>
      <w:r>
        <w:rPr>
          <w:rFonts w:hint="cs"/>
          <w:rtl/>
        </w:rPr>
        <w:t xml:space="preserve">ושומע </w:t>
      </w:r>
      <w:r w:rsidRPr="005E6BC8">
        <w:rPr>
          <w:rFonts w:cs="PFT_Frank" w:hint="eastAsia"/>
          <w:b/>
          <w:bCs/>
          <w:szCs w:val="14"/>
          <w:rtl/>
        </w:rPr>
        <w:t>ולא</w:t>
      </w:r>
      <w:r w:rsidRPr="005E6BC8">
        <w:rPr>
          <w:rFonts w:cs="PFT_Frank"/>
          <w:b/>
          <w:bCs/>
          <w:szCs w:val="14"/>
          <w:rtl/>
        </w:rPr>
        <w:t xml:space="preserve"> </w:t>
      </w:r>
      <w:r w:rsidRPr="005E6BC8">
        <w:rPr>
          <w:rFonts w:cs="PFT_Frank" w:hint="eastAsia"/>
          <w:b/>
          <w:bCs/>
          <w:szCs w:val="14"/>
          <w:rtl/>
        </w:rPr>
        <w:t>מדבר</w:t>
      </w:r>
      <w:r w:rsidR="002C2013">
        <w:rPr>
          <w:rFonts w:hint="cs"/>
          <w:rtl/>
        </w:rPr>
        <w:t>-</w:t>
      </w:r>
      <w:r>
        <w:rPr>
          <w:rFonts w:hint="cs"/>
          <w:rtl/>
        </w:rPr>
        <w:t xml:space="preserve"> אילם, </w:t>
      </w:r>
      <w:r w:rsidRPr="002C2013">
        <w:rPr>
          <w:rStyle w:val="af4"/>
          <w:rFonts w:hint="eastAsia"/>
          <w:rtl/>
        </w:rPr>
        <w:t>כאלם</w:t>
      </w:r>
      <w:r w:rsidRPr="002C2013">
        <w:rPr>
          <w:rStyle w:val="af4"/>
          <w:rtl/>
        </w:rPr>
        <w:t xml:space="preserve"> </w:t>
      </w:r>
      <w:r w:rsidRPr="002C2013">
        <w:rPr>
          <w:rStyle w:val="af4"/>
          <w:rFonts w:hint="eastAsia"/>
          <w:rtl/>
        </w:rPr>
        <w:t>לא</w:t>
      </w:r>
      <w:r w:rsidRPr="002C2013">
        <w:rPr>
          <w:rStyle w:val="af4"/>
          <w:rtl/>
        </w:rPr>
        <w:t xml:space="preserve"> </w:t>
      </w:r>
      <w:r w:rsidRPr="002C2013">
        <w:rPr>
          <w:rStyle w:val="af4"/>
          <w:rFonts w:hint="eastAsia"/>
          <w:rtl/>
        </w:rPr>
        <w:t>יפתח</w:t>
      </w:r>
      <w:r w:rsidRPr="002C2013">
        <w:rPr>
          <w:rStyle w:val="af4"/>
          <w:rtl/>
        </w:rPr>
        <w:t xml:space="preserve"> </w:t>
      </w:r>
      <w:r w:rsidRPr="002C2013">
        <w:rPr>
          <w:rStyle w:val="af4"/>
          <w:rFonts w:hint="eastAsia"/>
          <w:rtl/>
        </w:rPr>
        <w:t>פיו</w:t>
      </w:r>
      <w:r w:rsidR="002C2013">
        <w:rPr>
          <w:rFonts w:hint="cs"/>
          <w:rtl/>
        </w:rPr>
        <w:t>-</w:t>
      </w:r>
      <w:r>
        <w:rPr>
          <w:rFonts w:hint="cs"/>
          <w:rtl/>
        </w:rPr>
        <w:t xml:space="preserve"> שניהם כפיקחים</w:t>
      </w:r>
    </w:p>
    <w:p w14:paraId="3311E8B4" w14:textId="77777777" w:rsidR="00C0473D" w:rsidRDefault="00402415" w:rsidP="00D67AD3">
      <w:pPr>
        <w:pStyle w:val="affff0"/>
        <w:ind w:end="0"/>
        <w:rPr>
          <w:rtl/>
        </w:rPr>
      </w:pPr>
      <w:r w:rsidRPr="00D67AD3">
        <w:rPr>
          <w:rFonts w:hint="cs"/>
          <w:rtl/>
        </w:rPr>
        <w:t>ו</w:t>
      </w:r>
      <w:r w:rsidR="000A293D" w:rsidRPr="00D67AD3">
        <w:rPr>
          <w:rFonts w:hint="eastAsia"/>
          <w:rtl/>
        </w:rPr>
        <w:t>פטורים</w:t>
      </w:r>
      <w:r w:rsidR="000A293D" w:rsidRPr="00D67AD3">
        <w:rPr>
          <w:rtl/>
        </w:rPr>
        <w:t xml:space="preserve"> </w:t>
      </w:r>
      <w:r w:rsidR="000A293D" w:rsidRPr="00D67AD3">
        <w:rPr>
          <w:rFonts w:hint="eastAsia"/>
          <w:rtl/>
        </w:rPr>
        <w:t>מראיה</w:t>
      </w:r>
    </w:p>
    <w:p w14:paraId="79E75E5A" w14:textId="40310176" w:rsidR="00731582" w:rsidRDefault="00731582" w:rsidP="00380D7A">
      <w:pPr>
        <w:pStyle w:val="36"/>
        <w:framePr w:wrap="notBeside"/>
        <w:rPr>
          <w:rtl/>
        </w:rPr>
      </w:pPr>
      <w:r>
        <w:rPr>
          <w:rFonts w:hint="cs"/>
          <w:rtl/>
        </w:rPr>
        <w:t>-</w:t>
      </w:r>
    </w:p>
    <w:p w14:paraId="16FA6A97" w14:textId="22B44C7F" w:rsidR="009E193D" w:rsidRPr="00D46BD2" w:rsidRDefault="00E07EEE" w:rsidP="00A07C53">
      <w:pPr>
        <w:rPr>
          <w:rStyle w:val="affe"/>
          <w:spacing w:val="-4"/>
          <w:rtl/>
        </w:rPr>
      </w:pPr>
      <w:r w:rsidRPr="00380D7A">
        <w:rPr>
          <w:rFonts w:hint="eastAsia"/>
          <w:rtl/>
        </w:rPr>
        <w:t>מ</w:t>
      </w:r>
      <w:r w:rsidR="000A293D" w:rsidRPr="00380D7A">
        <w:rPr>
          <w:rFonts w:hint="eastAsia"/>
          <w:rtl/>
        </w:rPr>
        <w:t>הקהל</w:t>
      </w:r>
      <w:r w:rsidR="00402415" w:rsidRPr="00D46BD2">
        <w:rPr>
          <w:rStyle w:val="af4"/>
          <w:spacing w:val="-4"/>
          <w:rtl/>
        </w:rPr>
        <w:t xml:space="preserve"> </w:t>
      </w:r>
      <w:r w:rsidR="000A4A36" w:rsidRPr="00380D7A">
        <w:rPr>
          <w:rStyle w:val="af4"/>
          <w:rFonts w:hint="eastAsia"/>
          <w:rtl/>
        </w:rPr>
        <w:t>ד</w:t>
      </w:r>
      <w:r w:rsidR="000A4A36" w:rsidRPr="00380D7A">
        <w:rPr>
          <w:rStyle w:val="af4"/>
          <w:rtl/>
        </w:rPr>
        <w:t>'</w:t>
      </w:r>
      <w:r w:rsidR="00402415" w:rsidRPr="00380D7A">
        <w:rPr>
          <w:rStyle w:val="af4"/>
          <w:rFonts w:hint="eastAsia"/>
          <w:rtl/>
        </w:rPr>
        <w:t>בבוא</w:t>
      </w:r>
      <w:r w:rsidR="00402415" w:rsidRPr="00380D7A">
        <w:rPr>
          <w:rStyle w:val="af4"/>
          <w:rtl/>
        </w:rPr>
        <w:t xml:space="preserve">.. </w:t>
      </w:r>
      <w:r w:rsidR="00402415" w:rsidRPr="00380D7A">
        <w:rPr>
          <w:rStyle w:val="af4"/>
          <w:rFonts w:hint="eastAsia"/>
          <w:rtl/>
        </w:rPr>
        <w:t>לֵראות</w:t>
      </w:r>
      <w:r w:rsidR="000A4A36" w:rsidRPr="00380D7A">
        <w:rPr>
          <w:rStyle w:val="af4"/>
          <w:rFonts w:hint="cs"/>
          <w:rtl/>
        </w:rPr>
        <w:t>..</w:t>
      </w:r>
      <w:r w:rsidR="000A293D" w:rsidRPr="00380D7A">
        <w:rPr>
          <w:rStyle w:val="af4"/>
          <w:rFonts w:hint="cs"/>
          <w:rtl/>
        </w:rPr>
        <w:t xml:space="preserve"> למען ישמעו</w:t>
      </w:r>
      <w:r w:rsidR="009E193D" w:rsidRPr="00380D7A">
        <w:rPr>
          <w:rStyle w:val="af4"/>
          <w:rFonts w:hint="cs"/>
          <w:rtl/>
        </w:rPr>
        <w:t>'</w:t>
      </w:r>
      <w:r w:rsidR="000A293D" w:rsidRPr="00D46BD2">
        <w:rPr>
          <w:rStyle w:val="af4"/>
          <w:rFonts w:hint="cs"/>
          <w:spacing w:val="-4"/>
          <w:rtl/>
        </w:rPr>
        <w:t xml:space="preserve"> </w:t>
      </w:r>
      <w:r w:rsidR="00380D7A">
        <w:rPr>
          <w:rFonts w:hint="cs"/>
          <w:rtl/>
        </w:rPr>
        <w:t xml:space="preserve">- </w:t>
      </w:r>
      <w:r w:rsidR="000A293D" w:rsidRPr="00380D7A">
        <w:rPr>
          <w:rFonts w:hint="cs"/>
          <w:rtl/>
        </w:rPr>
        <w:t xml:space="preserve">יצא </w:t>
      </w:r>
      <w:r w:rsidRPr="00380D7A">
        <w:rPr>
          <w:rFonts w:hint="cs"/>
          <w:rtl/>
        </w:rPr>
        <w:t>ש</w:t>
      </w:r>
      <w:r w:rsidR="006F55AD" w:rsidRPr="00380D7A">
        <w:rPr>
          <w:rFonts w:hint="cs"/>
          <w:rtl/>
        </w:rPr>
        <w:t>אינ</w:t>
      </w:r>
      <w:r w:rsidR="009E193D" w:rsidRPr="00380D7A">
        <w:rPr>
          <w:rFonts w:hint="cs"/>
          <w:rtl/>
        </w:rPr>
        <w:t>ו</w:t>
      </w:r>
      <w:r w:rsidR="006F55AD" w:rsidRPr="00380D7A">
        <w:rPr>
          <w:rFonts w:hint="cs"/>
          <w:rtl/>
        </w:rPr>
        <w:t xml:space="preserve"> שומע</w:t>
      </w:r>
      <w:r w:rsidR="009E193D" w:rsidRPr="00380D7A">
        <w:rPr>
          <w:rFonts w:hint="cs"/>
          <w:rtl/>
        </w:rPr>
        <w:t>,</w:t>
      </w:r>
    </w:p>
    <w:p w14:paraId="5B3FC8F2" w14:textId="77777777" w:rsidR="00973C3A" w:rsidRDefault="009E193D" w:rsidP="00731582">
      <w:pPr>
        <w:rPr>
          <w:sz w:val="14"/>
          <w:szCs w:val="14"/>
          <w:rtl/>
        </w:rPr>
      </w:pPr>
      <w:r>
        <w:rPr>
          <w:rStyle w:val="af4"/>
          <w:rFonts w:hint="cs"/>
          <w:rtl/>
        </w:rPr>
        <w:t>'</w:t>
      </w:r>
      <w:r w:rsidRPr="005D3EE5">
        <w:rPr>
          <w:rStyle w:val="af4"/>
          <w:rFonts w:hint="cs"/>
          <w:rtl/>
        </w:rPr>
        <w:t>ולמען ילמדו</w:t>
      </w:r>
      <w:r>
        <w:rPr>
          <w:rFonts w:hint="cs"/>
          <w:rtl/>
        </w:rPr>
        <w:t xml:space="preserve">' </w:t>
      </w:r>
      <w:r w:rsidR="006F55AD">
        <w:rPr>
          <w:rStyle w:val="affe"/>
          <w:rFonts w:hint="cs"/>
          <w:rtl/>
        </w:rPr>
        <w:t xml:space="preserve"> </w:t>
      </w:r>
      <w:r w:rsidRPr="00380D7A">
        <w:rPr>
          <w:rFonts w:hint="eastAsia"/>
          <w:rtl/>
        </w:rPr>
        <w:t>יצא</w:t>
      </w:r>
      <w:r w:rsidRPr="00380D7A">
        <w:rPr>
          <w:rtl/>
        </w:rPr>
        <w:t xml:space="preserve"> שאינו </w:t>
      </w:r>
      <w:r w:rsidRPr="00380D7A">
        <w:rPr>
          <w:rFonts w:hint="eastAsia"/>
          <w:rtl/>
        </w:rPr>
        <w:t>מדבר</w:t>
      </w:r>
      <w:r w:rsidRPr="00380D7A">
        <w:rPr>
          <w:rFonts w:hint="cs"/>
          <w:rtl/>
        </w:rPr>
        <w:t xml:space="preserve"> </w:t>
      </w:r>
      <w:r w:rsidR="00E031A3">
        <w:rPr>
          <w:rFonts w:hint="cs"/>
          <w:sz w:val="14"/>
          <w:szCs w:val="14"/>
          <w:rtl/>
        </w:rPr>
        <w:t>אף שב' אילמים נמצאו בקיאים בתורה</w:t>
      </w:r>
    </w:p>
    <w:p w14:paraId="43CF41DD" w14:textId="6BDC02F0" w:rsidR="00DC6E30" w:rsidRDefault="006F55AD" w:rsidP="00731582">
      <w:pPr>
        <w:rPr>
          <w:rtl/>
        </w:rPr>
      </w:pPr>
      <w:r w:rsidRPr="00FA50B2">
        <w:rPr>
          <w:rFonts w:hint="eastAsia"/>
          <w:rtl/>
        </w:rPr>
        <w:t>קרי</w:t>
      </w:r>
      <w:r w:rsidRPr="00FA50B2">
        <w:rPr>
          <w:rtl/>
        </w:rPr>
        <w:t xml:space="preserve"> </w:t>
      </w:r>
      <w:r w:rsidRPr="008A0BAE">
        <w:rPr>
          <w:rStyle w:val="af4"/>
          <w:rtl/>
        </w:rPr>
        <w:t>י</w:t>
      </w:r>
      <w:r w:rsidR="00DC6E30">
        <w:rPr>
          <w:rStyle w:val="af4"/>
          <w:rFonts w:hint="cs"/>
          <w:rtl/>
        </w:rPr>
        <w:t>ְ</w:t>
      </w:r>
      <w:r w:rsidRPr="008A0BAE">
        <w:rPr>
          <w:rStyle w:val="af4"/>
          <w:rtl/>
        </w:rPr>
        <w:t>ל</w:t>
      </w:r>
      <w:r w:rsidR="00DC6E30">
        <w:rPr>
          <w:rStyle w:val="af4"/>
          <w:rFonts w:hint="cs"/>
          <w:rtl/>
        </w:rPr>
        <w:t>ַ</w:t>
      </w:r>
      <w:r w:rsidRPr="008A0BAE">
        <w:rPr>
          <w:rStyle w:val="af4"/>
          <w:rtl/>
        </w:rPr>
        <w:t>מדו</w:t>
      </w:r>
      <w:r w:rsidRPr="00FA50B2">
        <w:rPr>
          <w:rtl/>
        </w:rPr>
        <w:t xml:space="preserve"> </w:t>
      </w:r>
      <w:r w:rsidR="00DC6E30">
        <w:rPr>
          <w:rFonts w:hint="cs"/>
          <w:rtl/>
        </w:rPr>
        <w:t>-</w:t>
      </w:r>
      <w:r w:rsidRPr="00FA50B2">
        <w:rPr>
          <w:rtl/>
        </w:rPr>
        <w:t xml:space="preserve"> לאחרים</w:t>
      </w:r>
      <w:r w:rsidR="00DC6E30">
        <w:rPr>
          <w:rFonts w:hint="cs"/>
          <w:rtl/>
        </w:rPr>
        <w:t>,</w:t>
      </w:r>
    </w:p>
    <w:p w14:paraId="0C0B7A4E" w14:textId="46BD1E3B" w:rsidR="00731582" w:rsidRDefault="006F55AD" w:rsidP="00A66C68">
      <w:pPr>
        <w:pStyle w:val="36"/>
        <w:framePr w:wrap="notBeside"/>
        <w:rPr>
          <w:rtl/>
        </w:rPr>
      </w:pPr>
      <w:r w:rsidRPr="0087008C">
        <w:rPr>
          <w:rFonts w:hint="eastAsia"/>
          <w:rtl/>
        </w:rPr>
        <w:t>רב</w:t>
      </w:r>
      <w:r w:rsidRPr="0087008C">
        <w:rPr>
          <w:rtl/>
        </w:rPr>
        <w:t xml:space="preserve"> </w:t>
      </w:r>
      <w:r w:rsidRPr="0087008C">
        <w:rPr>
          <w:rFonts w:hint="eastAsia"/>
          <w:rtl/>
        </w:rPr>
        <w:t>אשי</w:t>
      </w:r>
      <w:r w:rsidR="00731582">
        <w:rPr>
          <w:rtl/>
        </w:rPr>
        <w:t>:</w:t>
      </w:r>
    </w:p>
    <w:p w14:paraId="091EB816" w14:textId="375C9908" w:rsidR="00731582" w:rsidRDefault="00595F7A" w:rsidP="00595F7A">
      <w:pPr>
        <w:pStyle w:val="36"/>
        <w:framePr w:wrap="notBeside" w:y="-224"/>
        <w:spacing w:after="60" w:line="220" w:lineRule="exact"/>
        <w:jc w:val="both"/>
        <w:rPr>
          <w:rtl/>
        </w:rPr>
      </w:pPr>
      <w:r w:rsidRPr="00595F7A">
        <w:rPr>
          <w:rFonts w:hint="eastAsia"/>
          <w:rtl/>
        </w:rPr>
        <w:t>מ</w:t>
      </w:r>
      <w:r w:rsidRPr="00595F7A">
        <w:rPr>
          <w:rFonts w:hint="cs"/>
          <w:rtl/>
        </w:rPr>
        <w:t>"ז</w:t>
      </w:r>
      <w:r w:rsidR="00731582">
        <w:rPr>
          <w:rFonts w:hint="cs"/>
          <w:rtl/>
        </w:rPr>
        <w:t>:</w:t>
      </w:r>
    </w:p>
    <w:p w14:paraId="62939E8A" w14:textId="2F5FCBEB" w:rsidR="00DC6E30" w:rsidRPr="00FA50B2" w:rsidRDefault="00DC6E30" w:rsidP="00A07C53">
      <w:pPr>
        <w:rPr>
          <w:rtl/>
        </w:rPr>
      </w:pPr>
      <w:r>
        <w:rPr>
          <w:rFonts w:hint="cs"/>
          <w:rtl/>
        </w:rPr>
        <w:t xml:space="preserve">ודאי כן, שאם מטעם </w:t>
      </w:r>
      <w:r w:rsidR="003A5615">
        <w:rPr>
          <w:rFonts w:hint="cs"/>
          <w:rtl/>
        </w:rPr>
        <w:t>שלא לומד</w:t>
      </w:r>
      <w:r w:rsidR="00706BDF">
        <w:rPr>
          <w:rFonts w:hint="cs"/>
          <w:rtl/>
        </w:rPr>
        <w:t xml:space="preserve"> </w:t>
      </w:r>
      <w:r w:rsidR="006F55AD" w:rsidRPr="00FA50B2">
        <w:rPr>
          <w:rStyle w:val="af4"/>
          <w:rtl/>
        </w:rPr>
        <w:t xml:space="preserve"> </w:t>
      </w:r>
      <w:r>
        <w:rPr>
          <w:rStyle w:val="af4"/>
          <w:rFonts w:hint="cs"/>
          <w:rtl/>
        </w:rPr>
        <w:t>מ'</w:t>
      </w:r>
      <w:r w:rsidR="006F55AD" w:rsidRPr="00FA50B2">
        <w:rPr>
          <w:rStyle w:val="af4"/>
          <w:rFonts w:hint="eastAsia"/>
          <w:rtl/>
        </w:rPr>
        <w:t>ישמעו</w:t>
      </w:r>
      <w:r w:rsidR="00176584">
        <w:rPr>
          <w:rFonts w:hint="cs"/>
          <w:rtl/>
        </w:rPr>
        <w:t>'</w:t>
      </w:r>
      <w:r>
        <w:rPr>
          <w:rFonts w:hint="cs"/>
          <w:rtl/>
        </w:rPr>
        <w:t xml:space="preserve"> נפקא</w:t>
      </w:r>
      <w:r w:rsidR="006B3E84">
        <w:rPr>
          <w:rFonts w:hint="cs"/>
          <w:rtl/>
        </w:rPr>
        <w:t>.</w:t>
      </w:r>
    </w:p>
    <w:p w14:paraId="07855B73" w14:textId="77777777" w:rsidR="0089324E" w:rsidRPr="002B60C6" w:rsidRDefault="0089324E" w:rsidP="00A7758B">
      <w:pPr>
        <w:pStyle w:val="afff3"/>
        <w:framePr w:wrap="around"/>
        <w:rPr>
          <w:rtl/>
        </w:rPr>
      </w:pPr>
      <w:r w:rsidRPr="002B60C6">
        <w:rPr>
          <w:rFonts w:hint="cs"/>
          <w:rtl/>
        </w:rPr>
        <w:t>ג.</w:t>
      </w:r>
    </w:p>
    <w:p w14:paraId="7076B47A" w14:textId="7F9B3ABB" w:rsidR="00731582" w:rsidRDefault="000A4A36" w:rsidP="00A66C68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 xml:space="preserve">א. </w:t>
      </w:r>
      <w:r w:rsidR="0089324E" w:rsidRPr="0087008C">
        <w:rPr>
          <w:rFonts w:hint="eastAsia"/>
          <w:rtl/>
        </w:rPr>
        <w:t>ר</w:t>
      </w:r>
      <w:r w:rsidRPr="0087008C">
        <w:rPr>
          <w:rFonts w:hint="cs"/>
          <w:rtl/>
        </w:rPr>
        <w:t>'</w:t>
      </w:r>
      <w:r w:rsidR="0089324E" w:rsidRPr="0087008C">
        <w:rPr>
          <w:rtl/>
        </w:rPr>
        <w:t xml:space="preserve"> </w:t>
      </w:r>
      <w:r w:rsidR="0089324E" w:rsidRPr="0087008C">
        <w:rPr>
          <w:rFonts w:hint="eastAsia"/>
          <w:rtl/>
        </w:rPr>
        <w:t>תנחום</w:t>
      </w:r>
      <w:r w:rsidR="00731582">
        <w:rPr>
          <w:rtl/>
        </w:rPr>
        <w:t>:</w:t>
      </w:r>
    </w:p>
    <w:p w14:paraId="0D9B28A0" w14:textId="7A88E2EE" w:rsidR="0089324E" w:rsidRPr="006B3C23" w:rsidRDefault="0089324E" w:rsidP="00A07C53">
      <w:pPr>
        <w:rPr>
          <w:rtl/>
        </w:rPr>
      </w:pPr>
      <w:r w:rsidRPr="005E6BC8">
        <w:rPr>
          <w:rFonts w:cs="PFT_Frank" w:hint="eastAsia"/>
          <w:b/>
          <w:bCs/>
          <w:szCs w:val="14"/>
          <w:rtl/>
        </w:rPr>
        <w:t>חרש</w:t>
      </w:r>
      <w:r w:rsidRPr="005E6BC8">
        <w:rPr>
          <w:rFonts w:cs="PFT_Frank"/>
          <w:b/>
          <w:bCs/>
          <w:szCs w:val="14"/>
          <w:rtl/>
        </w:rPr>
        <w:t xml:space="preserve"> </w:t>
      </w:r>
      <w:r w:rsidR="00046B67" w:rsidRPr="005E6BC8">
        <w:rPr>
          <w:rFonts w:cs="PFT_Frank" w:hint="eastAsia"/>
          <w:b/>
          <w:bCs/>
          <w:szCs w:val="14"/>
          <w:rtl/>
        </w:rPr>
        <w:t>באוזן</w:t>
      </w:r>
      <w:r w:rsidR="00046B67" w:rsidRPr="005E6BC8">
        <w:rPr>
          <w:rFonts w:cs="PFT_Frank"/>
          <w:b/>
          <w:bCs/>
          <w:szCs w:val="14"/>
          <w:rtl/>
        </w:rPr>
        <w:t xml:space="preserve"> </w:t>
      </w:r>
      <w:r w:rsidRPr="005E6BC8">
        <w:rPr>
          <w:rFonts w:cs="PFT_Frank" w:hint="eastAsia"/>
          <w:b/>
          <w:bCs/>
          <w:szCs w:val="14"/>
          <w:rtl/>
        </w:rPr>
        <w:t>אחת</w:t>
      </w:r>
      <w:r w:rsidRPr="006B3C23">
        <w:rPr>
          <w:rtl/>
        </w:rPr>
        <w:t xml:space="preserve"> </w:t>
      </w:r>
      <w:r w:rsidRPr="006B3C23">
        <w:rPr>
          <w:rFonts w:hint="cs"/>
          <w:rtl/>
        </w:rPr>
        <w:t>פטור</w:t>
      </w:r>
      <w:r w:rsidRPr="006B3C23">
        <w:rPr>
          <w:rtl/>
        </w:rPr>
        <w:t xml:space="preserve"> </w:t>
      </w:r>
      <w:r w:rsidRPr="006B3C23">
        <w:rPr>
          <w:rFonts w:hint="cs"/>
          <w:rtl/>
        </w:rPr>
        <w:t>מראיה</w:t>
      </w:r>
      <w:r w:rsidR="000A4A36" w:rsidRPr="006B3C23">
        <w:rPr>
          <w:rFonts w:hint="cs"/>
          <w:rtl/>
        </w:rPr>
        <w:t xml:space="preserve"> - </w:t>
      </w:r>
      <w:r w:rsidR="000A4A36" w:rsidRPr="006B3C23">
        <w:rPr>
          <w:rStyle w:val="af4"/>
          <w:rFonts w:hint="cs"/>
          <w:rtl/>
        </w:rPr>
        <w:t>'</w:t>
      </w:r>
      <w:r w:rsidR="000A4A36" w:rsidRPr="006B3C23">
        <w:rPr>
          <w:rStyle w:val="af4"/>
          <w:rFonts w:hint="eastAsia"/>
          <w:rtl/>
        </w:rPr>
        <w:t>באזניהם</w:t>
      </w:r>
      <w:r w:rsidR="000A4A36" w:rsidRPr="006B3C23">
        <w:rPr>
          <w:rStyle w:val="af4"/>
          <w:rFonts w:hint="cs"/>
          <w:rtl/>
        </w:rPr>
        <w:t>'</w:t>
      </w:r>
      <w:r w:rsidR="0007051C" w:rsidRPr="008A0BAE">
        <w:rPr>
          <w:rtl/>
        </w:rPr>
        <w:t xml:space="preserve"> </w:t>
      </w:r>
      <w:r w:rsidR="0007051C" w:rsidRPr="008A0BAE">
        <w:rPr>
          <w:rStyle w:val="affe"/>
          <w:rFonts w:hint="eastAsia"/>
          <w:rtl/>
        </w:rPr>
        <w:t>ש</w:t>
      </w:r>
      <w:r w:rsidR="0007051C" w:rsidRPr="006B3C23">
        <w:rPr>
          <w:rStyle w:val="affe"/>
          <w:rFonts w:hint="cs"/>
          <w:rtl/>
        </w:rPr>
        <w:t>ת</w:t>
      </w:r>
      <w:r w:rsidR="0007051C" w:rsidRPr="008A0BAE">
        <w:rPr>
          <w:rStyle w:val="affe"/>
          <w:rFonts w:hint="eastAsia"/>
          <w:rtl/>
        </w:rPr>
        <w:t>ים</w:t>
      </w:r>
      <w:r w:rsidR="0007051C" w:rsidRPr="006B3C23">
        <w:rPr>
          <w:rFonts w:hint="cs"/>
          <w:rtl/>
        </w:rPr>
        <w:t>.</w:t>
      </w:r>
    </w:p>
    <w:p w14:paraId="14723A06" w14:textId="2DE45DD9" w:rsidR="0089324E" w:rsidRPr="006F178A" w:rsidRDefault="0007051C" w:rsidP="00A66C68">
      <w:pPr>
        <w:rPr>
          <w:rtl/>
        </w:rPr>
      </w:pPr>
      <w:r>
        <w:rPr>
          <w:rStyle w:val="af4"/>
          <w:rFonts w:hint="cs"/>
          <w:rtl/>
        </w:rPr>
        <w:t>ו'</w:t>
      </w:r>
      <w:r w:rsidR="00E07EEE" w:rsidRPr="00E07EEE">
        <w:rPr>
          <w:rStyle w:val="af4"/>
          <w:rFonts w:hint="cs"/>
          <w:rtl/>
        </w:rPr>
        <w:t>נגד כל ישראל</w:t>
      </w:r>
      <w:r>
        <w:rPr>
          <w:rStyle w:val="af4"/>
          <w:rFonts w:hint="cs"/>
          <w:rtl/>
        </w:rPr>
        <w:t>'</w:t>
      </w:r>
      <w:r w:rsidR="00E07EEE">
        <w:rPr>
          <w:rFonts w:hint="cs"/>
          <w:rtl/>
        </w:rPr>
        <w:t xml:space="preserve"> -</w:t>
      </w:r>
      <w:r w:rsidR="000A4A36">
        <w:rPr>
          <w:rFonts w:hint="cs"/>
          <w:rtl/>
        </w:rPr>
        <w:t xml:space="preserve"> </w:t>
      </w:r>
      <w:r w:rsidR="00AC0B6B" w:rsidRPr="008A0BAE">
        <w:rPr>
          <w:rStyle w:val="affe"/>
          <w:rFonts w:hint="eastAsia"/>
          <w:rtl/>
        </w:rPr>
        <w:t>שיאמר</w:t>
      </w:r>
      <w:r w:rsidR="00AC0B6B" w:rsidRPr="008A0BAE">
        <w:rPr>
          <w:rStyle w:val="affe"/>
          <w:rtl/>
        </w:rPr>
        <w:t xml:space="preserve"> </w:t>
      </w:r>
      <w:r w:rsidR="00AC0B6B" w:rsidRPr="008A0BAE">
        <w:rPr>
          <w:rStyle w:val="affe"/>
          <w:rFonts w:hint="eastAsia"/>
          <w:rtl/>
        </w:rPr>
        <w:t>באזני</w:t>
      </w:r>
      <w:r w:rsidR="00AC0B6B" w:rsidRPr="008A0BAE">
        <w:rPr>
          <w:rStyle w:val="affe"/>
          <w:rtl/>
        </w:rPr>
        <w:t xml:space="preserve"> </w:t>
      </w:r>
      <w:r w:rsidR="00AC0B6B" w:rsidRPr="008A0BAE">
        <w:rPr>
          <w:rStyle w:val="affe"/>
          <w:rFonts w:hint="eastAsia"/>
          <w:rtl/>
        </w:rPr>
        <w:t>כלל</w:t>
      </w:r>
      <w:r w:rsidR="00AC0B6B" w:rsidRPr="008A0BAE">
        <w:rPr>
          <w:rStyle w:val="affe"/>
          <w:rtl/>
        </w:rPr>
        <w:t xml:space="preserve"> </w:t>
      </w:r>
      <w:r w:rsidR="00AC0B6B" w:rsidRPr="008A0BAE">
        <w:rPr>
          <w:rStyle w:val="affe"/>
          <w:rFonts w:hint="eastAsia"/>
          <w:rtl/>
        </w:rPr>
        <w:t>ישראל</w:t>
      </w:r>
      <w:r w:rsidR="00E07EEE">
        <w:rPr>
          <w:rFonts w:hint="cs"/>
          <w:rtl/>
        </w:rPr>
        <w:t>,</w:t>
      </w:r>
      <w:r w:rsidR="000A4A36">
        <w:rPr>
          <w:rFonts w:hint="cs"/>
          <w:rtl/>
        </w:rPr>
        <w:t xml:space="preserve"> </w:t>
      </w:r>
      <w:r w:rsidRPr="008A0BAE">
        <w:rPr>
          <w:rStyle w:val="af4"/>
          <w:rFonts w:hint="eastAsia"/>
          <w:rtl/>
        </w:rPr>
        <w:t>ו</w:t>
      </w:r>
      <w:r w:rsidRPr="008A0BAE">
        <w:rPr>
          <w:rStyle w:val="af4"/>
          <w:rtl/>
        </w:rPr>
        <w:t>'</w:t>
      </w:r>
      <w:r w:rsidR="000A4A36" w:rsidRPr="008A0BAE">
        <w:rPr>
          <w:rStyle w:val="af4"/>
          <w:rFonts w:hint="eastAsia"/>
          <w:rtl/>
        </w:rPr>
        <w:t>ישמעו</w:t>
      </w:r>
      <w:r w:rsidRPr="0007051C">
        <w:rPr>
          <w:rStyle w:val="af4"/>
          <w:rFonts w:hint="cs"/>
          <w:rtl/>
        </w:rPr>
        <w:t>'</w:t>
      </w:r>
      <w:r w:rsidR="000A4A36">
        <w:rPr>
          <w:rFonts w:hint="cs"/>
          <w:rtl/>
        </w:rPr>
        <w:t xml:space="preserve"> - </w:t>
      </w:r>
      <w:r w:rsidR="000A4A36" w:rsidRPr="008A0BAE">
        <w:rPr>
          <w:rStyle w:val="affe"/>
          <w:rFonts w:hint="eastAsia"/>
          <w:rtl/>
        </w:rPr>
        <w:t>שיתקרבו</w:t>
      </w:r>
      <w:r w:rsidR="000A4A36">
        <w:rPr>
          <w:rFonts w:hint="cs"/>
          <w:rtl/>
        </w:rPr>
        <w:t>.</w:t>
      </w:r>
    </w:p>
    <w:p w14:paraId="53B5FFE9" w14:textId="1DC6E889" w:rsidR="00731582" w:rsidRDefault="000A4A36" w:rsidP="00A66C68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 xml:space="preserve">ב. </w:t>
      </w:r>
      <w:r w:rsidR="0089324E" w:rsidRPr="0087008C">
        <w:rPr>
          <w:rFonts w:hint="eastAsia"/>
          <w:rtl/>
        </w:rPr>
        <w:t>ר</w:t>
      </w:r>
      <w:r w:rsidRPr="0087008C">
        <w:rPr>
          <w:rFonts w:hint="cs"/>
          <w:rtl/>
        </w:rPr>
        <w:t>'</w:t>
      </w:r>
      <w:r w:rsidR="0089324E" w:rsidRPr="0087008C">
        <w:rPr>
          <w:rtl/>
        </w:rPr>
        <w:t xml:space="preserve"> </w:t>
      </w:r>
      <w:r w:rsidR="0089324E" w:rsidRPr="0087008C">
        <w:rPr>
          <w:rFonts w:hint="eastAsia"/>
          <w:rtl/>
        </w:rPr>
        <w:t>תנחום</w:t>
      </w:r>
      <w:r w:rsidR="00731582">
        <w:rPr>
          <w:rFonts w:hint="cs"/>
          <w:rtl/>
        </w:rPr>
        <w:t>:</w:t>
      </w:r>
    </w:p>
    <w:p w14:paraId="4B84149D" w14:textId="77777777" w:rsidR="00C0473D" w:rsidRDefault="0089324E" w:rsidP="00A07C53">
      <w:pPr>
        <w:rPr>
          <w:rtl/>
        </w:rPr>
      </w:pPr>
      <w:r w:rsidRPr="005E6BC8">
        <w:rPr>
          <w:rFonts w:cs="PFT_Frank" w:hint="eastAsia"/>
          <w:b/>
          <w:bCs/>
          <w:szCs w:val="14"/>
          <w:rtl/>
        </w:rPr>
        <w:t>חיגר</w:t>
      </w:r>
      <w:r w:rsidRPr="005E6BC8">
        <w:rPr>
          <w:rFonts w:cs="PFT_Frank"/>
          <w:b/>
          <w:bCs/>
          <w:szCs w:val="14"/>
          <w:rtl/>
        </w:rPr>
        <w:t xml:space="preserve"> </w:t>
      </w:r>
      <w:r w:rsidRPr="005E6BC8">
        <w:rPr>
          <w:rFonts w:cs="PFT_Frank" w:hint="eastAsia"/>
          <w:b/>
          <w:bCs/>
          <w:szCs w:val="14"/>
          <w:rtl/>
        </w:rPr>
        <w:t>ברגל</w:t>
      </w:r>
      <w:r w:rsidRPr="005E6BC8">
        <w:rPr>
          <w:rFonts w:cs="PFT_Frank"/>
          <w:b/>
          <w:bCs/>
          <w:szCs w:val="14"/>
          <w:rtl/>
        </w:rPr>
        <w:t xml:space="preserve"> </w:t>
      </w:r>
      <w:r w:rsidRPr="005E6BC8">
        <w:rPr>
          <w:rFonts w:cs="PFT_Frank" w:hint="eastAsia"/>
          <w:b/>
          <w:bCs/>
          <w:szCs w:val="14"/>
          <w:rtl/>
        </w:rPr>
        <w:t>אחת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פטור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מראיה</w:t>
      </w:r>
      <w:r w:rsidR="000A4A36">
        <w:rPr>
          <w:rFonts w:hint="cs"/>
          <w:rtl/>
        </w:rPr>
        <w:t xml:space="preserve"> -</w:t>
      </w:r>
      <w:r w:rsidR="000A4A36" w:rsidRPr="005E6BC8">
        <w:rPr>
          <w:rStyle w:val="afffd"/>
          <w:rFonts w:ascii="Fb Fontext" w:hAnsi="Fb Fontext" w:cs="PFT_Frank" w:hint="cs"/>
          <w:szCs w:val="14"/>
          <w:rtl/>
        </w:rPr>
        <w:t xml:space="preserve"> </w:t>
      </w:r>
      <w:r w:rsidR="000A4A36" w:rsidRPr="00FA50B2">
        <w:rPr>
          <w:rStyle w:val="af4"/>
          <w:rtl/>
        </w:rPr>
        <w:t>'</w:t>
      </w:r>
      <w:r w:rsidR="000A4A36" w:rsidRPr="00FA50B2">
        <w:rPr>
          <w:rStyle w:val="af4"/>
          <w:rFonts w:hint="eastAsia"/>
          <w:rtl/>
        </w:rPr>
        <w:t>רגלים</w:t>
      </w:r>
      <w:r w:rsidR="000A4A36" w:rsidRPr="00DE357E">
        <w:rPr>
          <w:rStyle w:val="af4"/>
          <w:rtl/>
        </w:rPr>
        <w:t>'</w:t>
      </w:r>
      <w:r w:rsidR="0007051C">
        <w:rPr>
          <w:rStyle w:val="af4"/>
          <w:rFonts w:hint="cs"/>
          <w:rtl/>
        </w:rPr>
        <w:t xml:space="preserve"> </w:t>
      </w:r>
      <w:r w:rsidR="0007051C" w:rsidRPr="008A0BAE">
        <w:rPr>
          <w:rStyle w:val="affe"/>
          <w:rFonts w:hint="eastAsia"/>
          <w:rtl/>
        </w:rPr>
        <w:t>ש</w:t>
      </w:r>
      <w:r w:rsidR="0007051C">
        <w:rPr>
          <w:rStyle w:val="affe"/>
          <w:rFonts w:hint="cs"/>
          <w:rtl/>
        </w:rPr>
        <w:t>ת</w:t>
      </w:r>
      <w:r w:rsidR="0007051C" w:rsidRPr="008A0BAE">
        <w:rPr>
          <w:rStyle w:val="affe"/>
          <w:rFonts w:hint="eastAsia"/>
          <w:rtl/>
        </w:rPr>
        <w:t>ים</w:t>
      </w:r>
      <w:r w:rsidR="0007051C">
        <w:rPr>
          <w:rStyle w:val="af4"/>
          <w:rFonts w:hint="cs"/>
          <w:rtl/>
        </w:rPr>
        <w:t>.</w:t>
      </w:r>
    </w:p>
    <w:p w14:paraId="1F33BC57" w14:textId="51191D41" w:rsidR="0089324E" w:rsidRPr="00FA50B2" w:rsidRDefault="0007051C" w:rsidP="00A66C68">
      <w:pPr>
        <w:rPr>
          <w:rStyle w:val="af4"/>
          <w:rtl/>
        </w:rPr>
      </w:pPr>
      <w:r w:rsidRPr="008A0BAE">
        <w:rPr>
          <w:rStyle w:val="af4"/>
          <w:rFonts w:hint="eastAsia"/>
          <w:rtl/>
        </w:rPr>
        <w:t>ו</w:t>
      </w:r>
      <w:r w:rsidRPr="008A0BAE">
        <w:rPr>
          <w:rStyle w:val="af4"/>
          <w:rtl/>
        </w:rPr>
        <w:t>'</w:t>
      </w:r>
      <w:r w:rsidR="0089324E" w:rsidRPr="0007051C">
        <w:rPr>
          <w:rStyle w:val="af4"/>
          <w:rFonts w:hint="eastAsia"/>
          <w:rtl/>
        </w:rPr>
        <w:t>פעמים</w:t>
      </w:r>
      <w:r w:rsidRPr="0007051C">
        <w:rPr>
          <w:rStyle w:val="af4"/>
          <w:rFonts w:hint="cs"/>
          <w:rtl/>
        </w:rPr>
        <w:t>'</w:t>
      </w:r>
      <w:r w:rsidRPr="008A0BAE">
        <w:rPr>
          <w:rStyle w:val="affe"/>
          <w:rtl/>
        </w:rPr>
        <w:t xml:space="preserve"> [לשון רגלים]</w:t>
      </w:r>
      <w:r w:rsidR="0089324E" w:rsidRPr="006F178A">
        <w:rPr>
          <w:rFonts w:hint="cs"/>
          <w:rtl/>
        </w:rPr>
        <w:t xml:space="preserve"> </w:t>
      </w:r>
      <w:r w:rsidR="00AC0B6B" w:rsidRPr="004A5F58">
        <w:rPr>
          <w:rFonts w:hint="cs"/>
          <w:rtl/>
        </w:rPr>
        <w:t>-</w:t>
      </w:r>
      <w:r w:rsidR="00BD2975" w:rsidRPr="004A5F58">
        <w:rPr>
          <w:rFonts w:hint="cs"/>
          <w:rtl/>
        </w:rPr>
        <w:t xml:space="preserve"> </w:t>
      </w:r>
      <w:r w:rsidR="0089324E" w:rsidRPr="004A5F58">
        <w:rPr>
          <w:rFonts w:hint="eastAsia"/>
          <w:rtl/>
        </w:rPr>
        <w:t>ל</w:t>
      </w:r>
      <w:r w:rsidR="00BD2975" w:rsidRPr="004A5F58">
        <w:rPr>
          <w:rFonts w:hint="cs"/>
          <w:rtl/>
        </w:rPr>
        <w:t xml:space="preserve">מעט </w:t>
      </w:r>
      <w:r w:rsidR="0089324E" w:rsidRPr="004A5F58">
        <w:rPr>
          <w:rFonts w:hint="eastAsia"/>
          <w:rtl/>
        </w:rPr>
        <w:t>בעל</w:t>
      </w:r>
      <w:r w:rsidR="00BD2975" w:rsidRPr="004A5F58">
        <w:rPr>
          <w:rFonts w:hint="cs"/>
          <w:rtl/>
        </w:rPr>
        <w:t>י</w:t>
      </w:r>
      <w:r w:rsidR="0089324E" w:rsidRPr="004A5F58">
        <w:rPr>
          <w:rtl/>
        </w:rPr>
        <w:t xml:space="preserve"> </w:t>
      </w:r>
      <w:r w:rsidR="0089324E" w:rsidRPr="004A5F58">
        <w:rPr>
          <w:rFonts w:hint="eastAsia"/>
          <w:rtl/>
        </w:rPr>
        <w:t>קבין</w:t>
      </w:r>
      <w:r w:rsidR="00BD2975" w:rsidRPr="008A0BAE">
        <w:rPr>
          <w:rStyle w:val="affe"/>
          <w:rtl/>
        </w:rPr>
        <w:t xml:space="preserve"> </w:t>
      </w:r>
      <w:r w:rsidR="00AC075E" w:rsidRPr="008A0BAE">
        <w:rPr>
          <w:rStyle w:val="affe"/>
          <w:rtl/>
        </w:rPr>
        <w:t>[</w:t>
      </w:r>
      <w:r w:rsidR="00AC075E" w:rsidRPr="008A0BAE">
        <w:rPr>
          <w:rStyle w:val="affe"/>
          <w:rFonts w:hint="eastAsia"/>
          <w:b/>
          <w:bCs/>
          <w:rtl/>
        </w:rPr>
        <w:t>שאין</w:t>
      </w:r>
      <w:r w:rsidR="00AC075E" w:rsidRPr="008A0BAE">
        <w:rPr>
          <w:rStyle w:val="affe"/>
          <w:rtl/>
        </w:rPr>
        <w:t xml:space="preserve"> לו רגל</w:t>
      </w:r>
      <w:r w:rsidR="00AC075E">
        <w:rPr>
          <w:rStyle w:val="affe"/>
          <w:rFonts w:hint="cs"/>
          <w:rtl/>
        </w:rPr>
        <w:t xml:space="preserve">, לא רק </w:t>
      </w:r>
      <w:r w:rsidR="001B3147">
        <w:rPr>
          <w:rStyle w:val="affe"/>
          <w:rFonts w:hint="cs"/>
          <w:rtl/>
        </w:rPr>
        <w:t>צולע</w:t>
      </w:r>
      <w:r w:rsidR="00AC075E">
        <w:rPr>
          <w:rStyle w:val="affe"/>
          <w:rFonts w:hint="cs"/>
          <w:rtl/>
        </w:rPr>
        <w:t>]</w:t>
      </w:r>
      <w:r>
        <w:rPr>
          <w:rFonts w:hint="cs"/>
          <w:rtl/>
        </w:rPr>
        <w:t>.</w:t>
      </w:r>
    </w:p>
    <w:p w14:paraId="6E8845E0" w14:textId="3C07CF64" w:rsidR="00731582" w:rsidRDefault="0089324E" w:rsidP="00A66C68">
      <w:pPr>
        <w:pStyle w:val="36"/>
        <w:framePr w:wrap="notBeside"/>
        <w:rPr>
          <w:rtl/>
        </w:rPr>
      </w:pPr>
      <w:r w:rsidRPr="0087008C">
        <w:rPr>
          <w:rFonts w:hint="eastAsia"/>
          <w:rtl/>
        </w:rPr>
        <w:t>רבא</w:t>
      </w:r>
      <w:r w:rsidR="00731582">
        <w:rPr>
          <w:rtl/>
        </w:rPr>
        <w:t>:</w:t>
      </w:r>
    </w:p>
    <w:p w14:paraId="179E513B" w14:textId="77777777" w:rsidR="00C0473D" w:rsidRDefault="00FE44D8" w:rsidP="00A07C53">
      <w:pPr>
        <w:pStyle w:val="affd"/>
        <w:rPr>
          <w:rFonts w:ascii="Fb Fontext" w:hAnsi="Fb Fontext"/>
          <w:rtl/>
        </w:rPr>
      </w:pPr>
      <w:r>
        <w:rPr>
          <w:rFonts w:ascii="Fb Fontext" w:hAnsi="Fb Fontext" w:hint="cs"/>
          <w:rtl/>
        </w:rPr>
        <w:t>'</w:t>
      </w:r>
      <w:r w:rsidR="0089324E" w:rsidRPr="00FA50B2">
        <w:rPr>
          <w:rStyle w:val="af4"/>
          <w:rFonts w:hint="eastAsia"/>
          <w:rtl/>
        </w:rPr>
        <w:t>מה</w:t>
      </w:r>
      <w:r w:rsidR="0089324E" w:rsidRPr="00FA50B2">
        <w:rPr>
          <w:rStyle w:val="af4"/>
          <w:rtl/>
        </w:rPr>
        <w:t xml:space="preserve"> </w:t>
      </w:r>
      <w:r w:rsidR="0089324E" w:rsidRPr="00FA50B2">
        <w:rPr>
          <w:rStyle w:val="af4"/>
          <w:rFonts w:hint="eastAsia"/>
          <w:rtl/>
        </w:rPr>
        <w:t>יפו</w:t>
      </w:r>
      <w:r w:rsidR="0089324E" w:rsidRPr="00FA50B2">
        <w:rPr>
          <w:rStyle w:val="af4"/>
          <w:rtl/>
        </w:rPr>
        <w:t xml:space="preserve"> </w:t>
      </w:r>
      <w:r w:rsidR="0089324E" w:rsidRPr="008A0BAE">
        <w:rPr>
          <w:rStyle w:val="af4"/>
          <w:rFonts w:hint="eastAsia"/>
          <w:b/>
          <w:bCs/>
          <w:rtl/>
        </w:rPr>
        <w:t>פעמיך</w:t>
      </w:r>
      <w:r w:rsidR="0015611B">
        <w:rPr>
          <w:rStyle w:val="af4"/>
          <w:rtl/>
        </w:rPr>
        <w:t>.</w:t>
      </w:r>
      <w:r w:rsidR="000307CC">
        <w:rPr>
          <w:rStyle w:val="af4"/>
          <w:rFonts w:hint="cs"/>
          <w:rtl/>
        </w:rPr>
        <w:t>.'</w:t>
      </w:r>
      <w:r w:rsidR="000307CC" w:rsidRPr="005E6BC8">
        <w:rPr>
          <w:rStyle w:val="afffd"/>
          <w:rFonts w:ascii="Fb Fontext" w:hAnsi="Fb Fontext" w:cs="PFT_Frank"/>
          <w:szCs w:val="14"/>
          <w:rtl/>
        </w:rPr>
        <w:t xml:space="preserve"> </w:t>
      </w:r>
      <w:r w:rsidR="000307CC">
        <w:rPr>
          <w:rFonts w:ascii="Fb Fontext" w:hAnsi="Fb Fontext" w:hint="cs"/>
          <w:rtl/>
        </w:rPr>
        <w:t xml:space="preserve"> </w:t>
      </w:r>
      <w:r w:rsidR="0089324E" w:rsidRPr="006F178A">
        <w:rPr>
          <w:rFonts w:ascii="Fb Fontext" w:hAnsi="Fb Fontext" w:hint="cs"/>
          <w:rtl/>
        </w:rPr>
        <w:t>נאין</w:t>
      </w:r>
      <w:r w:rsidR="0089324E" w:rsidRPr="006F178A">
        <w:rPr>
          <w:rFonts w:ascii="Fb Fontext" w:hAnsi="Fb Fontext"/>
          <w:rtl/>
        </w:rPr>
        <w:t xml:space="preserve"> </w:t>
      </w:r>
      <w:r w:rsidR="0089324E" w:rsidRPr="008A0BAE">
        <w:rPr>
          <w:rFonts w:ascii="Fb Fontext" w:hAnsi="Fb Fontext" w:hint="eastAsia"/>
          <w:b/>
          <w:bCs/>
          <w:rtl/>
        </w:rPr>
        <w:t>רגלי</w:t>
      </w:r>
      <w:r>
        <w:rPr>
          <w:rFonts w:ascii="Fb Fontext" w:hAnsi="Fb Fontext" w:hint="cs"/>
          <w:rtl/>
        </w:rPr>
        <w:t xml:space="preserve"> </w:t>
      </w:r>
      <w:r w:rsidR="0089324E" w:rsidRPr="006F178A">
        <w:rPr>
          <w:rFonts w:ascii="Fb Fontext" w:hAnsi="Fb Fontext" w:hint="cs"/>
          <w:rtl/>
        </w:rPr>
        <w:t>ישראל</w:t>
      </w:r>
      <w:r w:rsidR="0089324E" w:rsidRPr="006F178A">
        <w:rPr>
          <w:rFonts w:ascii="Fb Fontext" w:hAnsi="Fb Fontext"/>
          <w:rtl/>
        </w:rPr>
        <w:t xml:space="preserve"> </w:t>
      </w:r>
      <w:r>
        <w:rPr>
          <w:rFonts w:ascii="Fb Fontext" w:hAnsi="Fb Fontext" w:hint="cs"/>
          <w:rtl/>
        </w:rPr>
        <w:t>כ</w:t>
      </w:r>
      <w:r w:rsidR="0089324E" w:rsidRPr="006F178A">
        <w:rPr>
          <w:rFonts w:ascii="Fb Fontext" w:hAnsi="Fb Fontext" w:hint="cs"/>
          <w:rtl/>
        </w:rPr>
        <w:t>שעולין</w:t>
      </w:r>
      <w:r w:rsidR="0089324E" w:rsidRPr="006F178A">
        <w:rPr>
          <w:rFonts w:ascii="Fb Fontext" w:hAnsi="Fb Fontext"/>
          <w:rtl/>
        </w:rPr>
        <w:t xml:space="preserve"> </w:t>
      </w:r>
      <w:r w:rsidR="0089324E" w:rsidRPr="006F178A">
        <w:rPr>
          <w:rFonts w:ascii="Fb Fontext" w:hAnsi="Fb Fontext" w:hint="cs"/>
          <w:rtl/>
        </w:rPr>
        <w:t>לרגל</w:t>
      </w:r>
      <w:r>
        <w:rPr>
          <w:rFonts w:ascii="Fb Fontext" w:hAnsi="Fb Fontext" w:hint="cs"/>
          <w:rtl/>
        </w:rPr>
        <w:t>.</w:t>
      </w:r>
    </w:p>
    <w:p w14:paraId="410D55C3" w14:textId="2517A83F" w:rsidR="00731582" w:rsidRDefault="0089324E" w:rsidP="00A66C68">
      <w:pPr>
        <w:pStyle w:val="36"/>
        <w:framePr w:wrap="notBeside"/>
        <w:rPr>
          <w:rtl/>
        </w:rPr>
      </w:pPr>
      <w:r w:rsidRPr="0087008C">
        <w:rPr>
          <w:rtl/>
        </w:rPr>
        <w:t xml:space="preserve"> </w:t>
      </w:r>
      <w:r w:rsidR="00BA38C8" w:rsidRPr="0087008C">
        <w:rPr>
          <w:rFonts w:hint="cs"/>
          <w:rtl/>
        </w:rPr>
        <w:t xml:space="preserve">ג. </w:t>
      </w:r>
      <w:r w:rsidRPr="0087008C">
        <w:rPr>
          <w:rFonts w:hint="eastAsia"/>
          <w:rtl/>
        </w:rPr>
        <w:t>ר</w:t>
      </w:r>
      <w:r w:rsidR="007B4274" w:rsidRPr="0087008C">
        <w:rPr>
          <w:rFonts w:hint="cs"/>
          <w:rtl/>
        </w:rPr>
        <w:t>'</w:t>
      </w:r>
      <w:r w:rsidRPr="0087008C">
        <w:rPr>
          <w:rtl/>
        </w:rPr>
        <w:t xml:space="preserve"> </w:t>
      </w:r>
      <w:r w:rsidRPr="0087008C">
        <w:rPr>
          <w:rFonts w:hint="eastAsia"/>
          <w:rtl/>
        </w:rPr>
        <w:t>תנחום</w:t>
      </w:r>
      <w:r w:rsidR="00731582">
        <w:rPr>
          <w:rtl/>
        </w:rPr>
        <w:t>:</w:t>
      </w:r>
    </w:p>
    <w:p w14:paraId="017C8D1B" w14:textId="77777777" w:rsidR="00C0473D" w:rsidRDefault="00FE44D8" w:rsidP="00731582">
      <w:pPr>
        <w:spacing w:after="60"/>
        <w:rPr>
          <w:rtl/>
        </w:rPr>
      </w:pPr>
      <w:r>
        <w:rPr>
          <w:rStyle w:val="af4"/>
          <w:rFonts w:hint="cs"/>
          <w:rtl/>
        </w:rPr>
        <w:t>'</w:t>
      </w:r>
      <w:r w:rsidR="0089324E" w:rsidRPr="00FA50B2">
        <w:rPr>
          <w:rStyle w:val="af4"/>
          <w:rFonts w:hint="eastAsia"/>
          <w:rtl/>
        </w:rPr>
        <w:t>והבור</w:t>
      </w:r>
      <w:r w:rsidR="0089324E" w:rsidRPr="00FA50B2">
        <w:rPr>
          <w:rStyle w:val="af4"/>
          <w:rtl/>
        </w:rPr>
        <w:t xml:space="preserve"> </w:t>
      </w:r>
      <w:r w:rsidR="0089324E" w:rsidRPr="00FA50B2">
        <w:rPr>
          <w:rStyle w:val="af4"/>
          <w:rFonts w:hint="eastAsia"/>
          <w:rtl/>
        </w:rPr>
        <w:t>ריק</w:t>
      </w:r>
      <w:r w:rsidR="0089324E" w:rsidRPr="00FA50B2">
        <w:rPr>
          <w:rStyle w:val="af4"/>
          <w:rtl/>
        </w:rPr>
        <w:t xml:space="preserve">, </w:t>
      </w:r>
      <w:r w:rsidR="0089324E" w:rsidRPr="00FA50B2">
        <w:rPr>
          <w:rStyle w:val="af4"/>
          <w:rFonts w:hint="eastAsia"/>
          <w:rtl/>
        </w:rPr>
        <w:t>אין</w:t>
      </w:r>
      <w:r w:rsidR="0089324E" w:rsidRPr="00FA50B2">
        <w:rPr>
          <w:rStyle w:val="af4"/>
          <w:rtl/>
        </w:rPr>
        <w:t xml:space="preserve"> </w:t>
      </w:r>
      <w:r w:rsidR="0089324E" w:rsidRPr="00FA50B2">
        <w:rPr>
          <w:rStyle w:val="af4"/>
          <w:rFonts w:hint="eastAsia"/>
          <w:rtl/>
        </w:rPr>
        <w:t>בו</w:t>
      </w:r>
      <w:r w:rsidR="0089324E" w:rsidRPr="00FA50B2">
        <w:rPr>
          <w:rStyle w:val="af4"/>
          <w:rtl/>
        </w:rPr>
        <w:t xml:space="preserve"> </w:t>
      </w:r>
      <w:r w:rsidR="0089324E" w:rsidRPr="008A0BAE">
        <w:rPr>
          <w:rStyle w:val="af4"/>
          <w:rFonts w:hint="eastAsia"/>
          <w:b/>
          <w:bCs/>
          <w:rtl/>
        </w:rPr>
        <w:t>מים</w:t>
      </w:r>
      <w:r w:rsidRPr="008A0BAE">
        <w:rPr>
          <w:rStyle w:val="afffd"/>
          <w:rFonts w:ascii="Fb Fontext" w:hAnsi="Fb Fontext"/>
          <w:b/>
          <w:bCs w:val="0"/>
          <w:rtl/>
        </w:rPr>
        <w:t>'</w:t>
      </w:r>
      <w:r w:rsidRPr="005E6BC8">
        <w:rPr>
          <w:rStyle w:val="afffd"/>
          <w:rFonts w:ascii="Fb Fontext" w:hAnsi="Fb Fontext" w:cs="PFT_Frank" w:hint="cs"/>
          <w:szCs w:val="14"/>
          <w:rtl/>
        </w:rPr>
        <w:t xml:space="preserve"> </w:t>
      </w:r>
      <w:r w:rsidR="00D93DAE">
        <w:rPr>
          <w:rStyle w:val="afffd"/>
          <w:rFonts w:ascii="Fb Fontext" w:hAnsi="Fb Fontext" w:cs="PFT_Frank"/>
          <w:szCs w:val="14"/>
          <w:rtl/>
        </w:rPr>
        <w:t>–</w:t>
      </w:r>
      <w:r w:rsidR="0089324E" w:rsidRPr="006F178A">
        <w:rPr>
          <w:rtl/>
        </w:rPr>
        <w:t xml:space="preserve"> </w:t>
      </w:r>
      <w:r w:rsidR="00D93DAE">
        <w:rPr>
          <w:rFonts w:hint="cs"/>
          <w:rtl/>
        </w:rPr>
        <w:t xml:space="preserve">אבל </w:t>
      </w:r>
      <w:r w:rsidR="0089324E" w:rsidRPr="006F178A">
        <w:rPr>
          <w:rFonts w:hint="cs"/>
          <w:rtl/>
        </w:rPr>
        <w:t>נחשים</w:t>
      </w:r>
      <w:r w:rsidR="0089324E" w:rsidRPr="006F178A">
        <w:rPr>
          <w:rtl/>
        </w:rPr>
        <w:t xml:space="preserve"> </w:t>
      </w:r>
      <w:r w:rsidR="0089324E" w:rsidRPr="006F178A">
        <w:rPr>
          <w:rFonts w:hint="cs"/>
          <w:rtl/>
        </w:rPr>
        <w:t>ועקרבים</w:t>
      </w:r>
      <w:r w:rsidR="0089324E" w:rsidRPr="006F178A">
        <w:rPr>
          <w:rtl/>
        </w:rPr>
        <w:t xml:space="preserve"> </w:t>
      </w:r>
      <w:r w:rsidR="0089324E" w:rsidRPr="006F178A">
        <w:rPr>
          <w:rFonts w:hint="cs"/>
          <w:rtl/>
        </w:rPr>
        <w:t>יש</w:t>
      </w:r>
      <w:r w:rsidR="0089324E" w:rsidRPr="006F178A">
        <w:rPr>
          <w:rtl/>
        </w:rPr>
        <w:t xml:space="preserve"> </w:t>
      </w:r>
      <w:r w:rsidR="0089324E" w:rsidRPr="006F178A">
        <w:rPr>
          <w:rFonts w:hint="cs"/>
          <w:rtl/>
        </w:rPr>
        <w:t>ב</w:t>
      </w:r>
      <w:r w:rsidR="00BA38C8">
        <w:rPr>
          <w:rFonts w:hint="cs"/>
          <w:rtl/>
        </w:rPr>
        <w:t>ו.</w:t>
      </w:r>
    </w:p>
    <w:p w14:paraId="21E46B4C" w14:textId="2F9EFDD4" w:rsidR="00FE44D8" w:rsidRDefault="0089324E" w:rsidP="00D67AD3">
      <w:pPr>
        <w:jc w:val="center"/>
        <w:rPr>
          <w:rFonts w:ascii="Fb Fontext" w:hAnsi="Fb Fontext"/>
          <w:rtl/>
        </w:rPr>
      </w:pPr>
      <w:r w:rsidRPr="00FA50B2">
        <w:rPr>
          <w:rStyle w:val="affc"/>
          <w:rFonts w:hint="eastAsia"/>
          <w:rtl/>
        </w:rPr>
        <w:t>ריב</w:t>
      </w:r>
      <w:r w:rsidRPr="00FA50B2">
        <w:rPr>
          <w:rStyle w:val="affc"/>
          <w:rtl/>
        </w:rPr>
        <w:t>"</w:t>
      </w:r>
      <w:r w:rsidR="001B3147">
        <w:rPr>
          <w:rStyle w:val="affc"/>
          <w:rFonts w:hint="cs"/>
          <w:rtl/>
        </w:rPr>
        <w:t>ב</w:t>
      </w:r>
      <w:r w:rsidRPr="00FA50B2">
        <w:rPr>
          <w:rStyle w:val="affc"/>
          <w:rtl/>
        </w:rPr>
        <w:t xml:space="preserve"> </w:t>
      </w:r>
      <w:r w:rsidRPr="00FA50B2">
        <w:rPr>
          <w:rStyle w:val="affc"/>
          <w:rFonts w:hint="eastAsia"/>
          <w:rtl/>
        </w:rPr>
        <w:t>ורא</w:t>
      </w:r>
      <w:r w:rsidRPr="00FA50B2">
        <w:rPr>
          <w:rStyle w:val="affc"/>
          <w:rtl/>
        </w:rPr>
        <w:t>"</w:t>
      </w:r>
      <w:r w:rsidRPr="00FA50B2">
        <w:rPr>
          <w:rStyle w:val="affc"/>
          <w:rFonts w:hint="eastAsia"/>
          <w:rtl/>
        </w:rPr>
        <w:t>ח</w:t>
      </w:r>
      <w:r w:rsidRPr="006F178A">
        <w:rPr>
          <w:rFonts w:ascii="Fb Fontext" w:hAnsi="Fb Fontext" w:hint="cs"/>
          <w:rtl/>
        </w:rPr>
        <w:t xml:space="preserve"> </w:t>
      </w:r>
      <w:r w:rsidR="000C1F6C">
        <w:rPr>
          <w:rFonts w:ascii="Fb Fontext" w:hAnsi="Fb Fontext" w:hint="cs"/>
          <w:rtl/>
        </w:rPr>
        <w:t>סיפרו</w:t>
      </w:r>
      <w:r w:rsidR="000C1F6C">
        <w:rPr>
          <w:rStyle w:val="affc"/>
          <w:rFonts w:hint="cs"/>
          <w:rtl/>
        </w:rPr>
        <w:t xml:space="preserve"> ל</w:t>
      </w:r>
      <w:r w:rsidRPr="00FA50B2">
        <w:rPr>
          <w:rStyle w:val="affc"/>
          <w:rFonts w:hint="eastAsia"/>
          <w:rtl/>
        </w:rPr>
        <w:t>ר</w:t>
      </w:r>
      <w:r w:rsidR="00347A77">
        <w:rPr>
          <w:rStyle w:val="affc"/>
          <w:rFonts w:hint="cs"/>
          <w:rtl/>
        </w:rPr>
        <w:t>יה"ו</w:t>
      </w:r>
      <w:r w:rsidR="000C1F6C">
        <w:rPr>
          <w:rStyle w:val="affc"/>
          <w:rFonts w:hint="cs"/>
          <w:rtl/>
        </w:rPr>
        <w:t xml:space="preserve"> </w:t>
      </w:r>
      <w:r w:rsidR="000C1F6C">
        <w:rPr>
          <w:rFonts w:ascii="Fb Fontext" w:hAnsi="Fb Fontext" w:hint="cs"/>
          <w:rtl/>
        </w:rPr>
        <w:t xml:space="preserve">מחידושיו </w:t>
      </w:r>
      <w:r w:rsidR="000C1F6C" w:rsidRPr="00FA50B2">
        <w:rPr>
          <w:rStyle w:val="affc"/>
          <w:rFonts w:hint="eastAsia"/>
          <w:rtl/>
        </w:rPr>
        <w:t>דר</w:t>
      </w:r>
      <w:r w:rsidR="00347A77">
        <w:rPr>
          <w:rStyle w:val="affc"/>
          <w:rFonts w:hint="cs"/>
          <w:rtl/>
        </w:rPr>
        <w:t>אב"ע</w:t>
      </w:r>
      <w:r w:rsidR="000C1F6C" w:rsidRPr="00FA50B2">
        <w:rPr>
          <w:rStyle w:val="affc"/>
          <w:rtl/>
        </w:rPr>
        <w:t>:</w:t>
      </w:r>
    </w:p>
    <w:p w14:paraId="0B8B4BF6" w14:textId="40D2D08E" w:rsidR="00731582" w:rsidRDefault="0089324E" w:rsidP="00A66C68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א</w:t>
      </w:r>
      <w:r w:rsidR="00731582">
        <w:rPr>
          <w:rFonts w:hint="cs"/>
          <w:rtl/>
        </w:rPr>
        <w:t>.</w:t>
      </w:r>
    </w:p>
    <w:p w14:paraId="44909739" w14:textId="379FE119" w:rsidR="000307CC" w:rsidRPr="006F178A" w:rsidRDefault="007B4274" w:rsidP="00A07C53">
      <w:pPr>
        <w:rPr>
          <w:rtl/>
        </w:rPr>
      </w:pPr>
      <w:r w:rsidRPr="008A0BAE">
        <w:rPr>
          <w:rStyle w:val="af4"/>
          <w:rFonts w:hint="eastAsia"/>
          <w:rtl/>
        </w:rPr>
        <w:t>ב</w:t>
      </w:r>
      <w:r>
        <w:rPr>
          <w:rStyle w:val="af4"/>
          <w:rFonts w:hint="cs"/>
          <w:rtl/>
        </w:rPr>
        <w:t>'</w:t>
      </w:r>
      <w:r w:rsidRPr="008A0BAE">
        <w:rPr>
          <w:rStyle w:val="af4"/>
          <w:rFonts w:hint="eastAsia"/>
          <w:rtl/>
        </w:rPr>
        <w:t>הקהל</w:t>
      </w:r>
      <w:r>
        <w:rPr>
          <w:rStyle w:val="af4"/>
          <w:rFonts w:hint="cs"/>
          <w:rtl/>
        </w:rPr>
        <w:t>..</w:t>
      </w:r>
      <w:r>
        <w:rPr>
          <w:rFonts w:hint="cs"/>
          <w:rtl/>
        </w:rPr>
        <w:t xml:space="preserve"> </w:t>
      </w:r>
      <w:r w:rsidRPr="008A0BAE">
        <w:rPr>
          <w:rStyle w:val="af4"/>
          <w:rFonts w:hint="eastAsia"/>
          <w:rtl/>
        </w:rPr>
        <w:t>אנשים</w:t>
      </w:r>
      <w:r>
        <w:rPr>
          <w:rFonts w:hint="cs"/>
          <w:rtl/>
        </w:rPr>
        <w:t xml:space="preserve"> ללמוד, </w:t>
      </w:r>
      <w:r w:rsidR="00D93DAE">
        <w:rPr>
          <w:rtl/>
        </w:rPr>
        <w:tab/>
      </w:r>
      <w:r w:rsidRPr="008A0BAE">
        <w:rPr>
          <w:rStyle w:val="af4"/>
          <w:rFonts w:hint="eastAsia"/>
          <w:rtl/>
        </w:rPr>
        <w:t>נשים</w:t>
      </w:r>
      <w:r>
        <w:rPr>
          <w:rFonts w:hint="cs"/>
          <w:rtl/>
        </w:rPr>
        <w:t xml:space="preserve"> לשמוע, </w:t>
      </w:r>
      <w:r w:rsidR="00D93DAE">
        <w:rPr>
          <w:rFonts w:hint="cs"/>
          <w:rtl/>
        </w:rPr>
        <w:t>'</w:t>
      </w:r>
      <w:r w:rsidR="002A002D" w:rsidRPr="008A0BAE">
        <w:rPr>
          <w:rStyle w:val="af4"/>
          <w:rFonts w:hint="eastAsia"/>
          <w:rtl/>
        </w:rPr>
        <w:t>טף</w:t>
      </w:r>
      <w:r w:rsidR="001B3147">
        <w:rPr>
          <w:rStyle w:val="af4"/>
          <w:rFonts w:hint="cs"/>
          <w:rtl/>
        </w:rPr>
        <w:t>'</w:t>
      </w:r>
      <w:r w:rsidR="002A002D">
        <w:rPr>
          <w:rFonts w:hint="cs"/>
          <w:rtl/>
        </w:rPr>
        <w:t xml:space="preserve"> שכר למביא</w:t>
      </w:r>
      <w:r w:rsidR="000307CC">
        <w:rPr>
          <w:rFonts w:hint="cs"/>
          <w:rtl/>
        </w:rPr>
        <w:t>י</w:t>
      </w:r>
      <w:r>
        <w:rPr>
          <w:rFonts w:hint="cs"/>
          <w:rtl/>
        </w:rPr>
        <w:t>הם.</w:t>
      </w:r>
    </w:p>
    <w:p w14:paraId="31293BB7" w14:textId="3E288F2B" w:rsidR="00731582" w:rsidRDefault="0089324E" w:rsidP="00A66C68">
      <w:pPr>
        <w:pStyle w:val="36"/>
        <w:framePr w:wrap="notBeside"/>
        <w:rPr>
          <w:rtl/>
        </w:rPr>
      </w:pPr>
      <w:r w:rsidRPr="0087008C">
        <w:rPr>
          <w:rFonts w:hint="eastAsia"/>
          <w:rtl/>
        </w:rPr>
        <w:t>ב</w:t>
      </w:r>
      <w:r w:rsidR="00731582">
        <w:rPr>
          <w:rtl/>
        </w:rPr>
        <w:t>.</w:t>
      </w:r>
    </w:p>
    <w:p w14:paraId="545D7813" w14:textId="79EDC19A" w:rsidR="009948E7" w:rsidRDefault="000C1F6C" w:rsidP="00A07C53">
      <w:pPr>
        <w:rPr>
          <w:rStyle w:val="af4"/>
          <w:rtl/>
        </w:rPr>
      </w:pPr>
      <w:r w:rsidRPr="00FA50B2">
        <w:rPr>
          <w:rStyle w:val="af4"/>
          <w:rtl/>
        </w:rPr>
        <w:t>'</w:t>
      </w:r>
      <w:r w:rsidR="0089324E" w:rsidRPr="00FA50B2">
        <w:rPr>
          <w:rStyle w:val="af4"/>
          <w:rFonts w:hint="eastAsia"/>
          <w:rtl/>
        </w:rPr>
        <w:t>את</w:t>
      </w:r>
      <w:r w:rsidR="0089324E" w:rsidRPr="00FA50B2">
        <w:rPr>
          <w:rStyle w:val="af4"/>
          <w:rtl/>
        </w:rPr>
        <w:t xml:space="preserve"> ה' </w:t>
      </w:r>
      <w:r w:rsidR="0089324E" w:rsidRPr="00FA50B2">
        <w:rPr>
          <w:rStyle w:val="af4"/>
          <w:rFonts w:hint="eastAsia"/>
          <w:rtl/>
        </w:rPr>
        <w:t>האמרת</w:t>
      </w:r>
      <w:r w:rsidR="0089324E" w:rsidRPr="00FA50B2">
        <w:rPr>
          <w:rStyle w:val="af4"/>
          <w:rtl/>
        </w:rPr>
        <w:t xml:space="preserve"> </w:t>
      </w:r>
      <w:r w:rsidR="0089324E" w:rsidRPr="00FA50B2">
        <w:rPr>
          <w:rStyle w:val="af4"/>
          <w:rFonts w:hint="eastAsia"/>
          <w:rtl/>
        </w:rPr>
        <w:t>היום</w:t>
      </w:r>
      <w:r w:rsidR="009948E7">
        <w:rPr>
          <w:rStyle w:val="af4"/>
          <w:rFonts w:hint="cs"/>
          <w:rtl/>
        </w:rPr>
        <w:t>'</w:t>
      </w:r>
      <w:r w:rsidR="009948E7" w:rsidRPr="009948E7">
        <w:rPr>
          <w:rFonts w:ascii="Fb Fontext" w:hAnsi="Fb Fontext" w:hint="cs"/>
          <w:sz w:val="20"/>
          <w:rtl/>
        </w:rPr>
        <w:t xml:space="preserve"> </w:t>
      </w:r>
      <w:r w:rsidR="009948E7" w:rsidRPr="006F178A">
        <w:rPr>
          <w:rFonts w:ascii="Fb Fontext" w:hAnsi="Fb Fontext" w:hint="cs"/>
          <w:sz w:val="20"/>
          <w:rtl/>
        </w:rPr>
        <w:t>עשיתוני</w:t>
      </w:r>
      <w:r w:rsidR="009948E7" w:rsidRPr="006F178A">
        <w:rPr>
          <w:rFonts w:ascii="Fb Fontext" w:hAnsi="Fb Fontext"/>
          <w:sz w:val="20"/>
          <w:rtl/>
        </w:rPr>
        <w:t xml:space="preserve"> </w:t>
      </w:r>
      <w:r w:rsidR="009948E7" w:rsidRPr="006F178A">
        <w:rPr>
          <w:rFonts w:ascii="Fb Fontext" w:hAnsi="Fb Fontext" w:hint="cs"/>
          <w:sz w:val="20"/>
          <w:rtl/>
        </w:rPr>
        <w:t>חטיבה</w:t>
      </w:r>
      <w:r w:rsidR="009948E7" w:rsidRPr="006F178A">
        <w:rPr>
          <w:rFonts w:ascii="Fb Fontext" w:hAnsi="Fb Fontext"/>
          <w:sz w:val="20"/>
          <w:rtl/>
        </w:rPr>
        <w:t xml:space="preserve"> </w:t>
      </w:r>
      <w:r w:rsidR="009948E7" w:rsidRPr="006F178A">
        <w:rPr>
          <w:rFonts w:ascii="Fb Fontext" w:hAnsi="Fb Fontext" w:hint="cs"/>
          <w:sz w:val="20"/>
          <w:rtl/>
        </w:rPr>
        <w:t>אחת</w:t>
      </w:r>
      <w:r w:rsidR="009948E7" w:rsidRPr="006F178A">
        <w:rPr>
          <w:rFonts w:ascii="Fb Fontext" w:hAnsi="Fb Fontext"/>
          <w:sz w:val="20"/>
          <w:rtl/>
        </w:rPr>
        <w:t xml:space="preserve"> </w:t>
      </w:r>
      <w:r w:rsidR="009948E7" w:rsidRPr="00392931">
        <w:rPr>
          <w:rFonts w:ascii="Fb Fontext" w:hAnsi="Fb Fontext" w:hint="cs"/>
          <w:sz w:val="20"/>
          <w:rtl/>
        </w:rPr>
        <w:t>בעולם</w:t>
      </w:r>
      <w:r w:rsidR="009948E7">
        <w:rPr>
          <w:rFonts w:ascii="Fb Fontext" w:hAnsi="Fb Fontext" w:hint="cs"/>
          <w:sz w:val="20"/>
          <w:rtl/>
        </w:rPr>
        <w:t xml:space="preserve"> - </w:t>
      </w:r>
      <w:r w:rsidR="00C45B0B">
        <w:rPr>
          <w:rFonts w:ascii="Fb Fontext" w:hAnsi="Fb Fontext" w:hint="cs"/>
          <w:sz w:val="20"/>
          <w:rtl/>
        </w:rPr>
        <w:t>'</w:t>
      </w:r>
      <w:r w:rsidR="009948E7" w:rsidRPr="008A0BAE">
        <w:rPr>
          <w:rStyle w:val="af4"/>
          <w:rFonts w:hint="eastAsia"/>
          <w:rtl/>
        </w:rPr>
        <w:t>ה</w:t>
      </w:r>
      <w:r w:rsidR="009948E7" w:rsidRPr="008A0BAE">
        <w:rPr>
          <w:rStyle w:val="af4"/>
          <w:rtl/>
        </w:rPr>
        <w:t xml:space="preserve">' </w:t>
      </w:r>
      <w:r w:rsidR="009948E7">
        <w:rPr>
          <w:rStyle w:val="af4"/>
          <w:rFonts w:hint="cs"/>
          <w:rtl/>
        </w:rPr>
        <w:t>אחד</w:t>
      </w:r>
      <w:r w:rsidR="00C45B0B">
        <w:rPr>
          <w:rStyle w:val="af4"/>
          <w:rFonts w:hint="cs"/>
          <w:rtl/>
        </w:rPr>
        <w:t>'</w:t>
      </w:r>
      <w:r w:rsidR="009948E7">
        <w:rPr>
          <w:rStyle w:val="af4"/>
          <w:rFonts w:hint="cs"/>
          <w:rtl/>
        </w:rPr>
        <w:t>,</w:t>
      </w:r>
    </w:p>
    <w:p w14:paraId="52C1DE54" w14:textId="3AEA3133" w:rsidR="0089324E" w:rsidRPr="00FA50B2" w:rsidRDefault="009948E7" w:rsidP="00A66C68">
      <w:pPr>
        <w:rPr>
          <w:rStyle w:val="af4"/>
          <w:rtl/>
        </w:rPr>
      </w:pPr>
      <w:r>
        <w:rPr>
          <w:rStyle w:val="af4"/>
          <w:rFonts w:hint="cs"/>
          <w:rtl/>
        </w:rPr>
        <w:t>'</w:t>
      </w:r>
      <w:r w:rsidR="0089324E" w:rsidRPr="00FA50B2">
        <w:rPr>
          <w:rStyle w:val="af4"/>
          <w:rFonts w:hint="eastAsia"/>
          <w:rtl/>
        </w:rPr>
        <w:t>וה</w:t>
      </w:r>
      <w:r w:rsidR="0089324E" w:rsidRPr="00FA50B2">
        <w:rPr>
          <w:rStyle w:val="af4"/>
          <w:rtl/>
        </w:rPr>
        <w:t xml:space="preserve">' </w:t>
      </w:r>
      <w:r w:rsidR="0089324E" w:rsidRPr="00FA50B2">
        <w:rPr>
          <w:rStyle w:val="af4"/>
          <w:rFonts w:hint="eastAsia"/>
          <w:rtl/>
        </w:rPr>
        <w:t>האמירך</w:t>
      </w:r>
      <w:r w:rsidR="0089324E" w:rsidRPr="00FA50B2">
        <w:rPr>
          <w:rStyle w:val="af4"/>
          <w:rtl/>
        </w:rPr>
        <w:t xml:space="preserve"> </w:t>
      </w:r>
      <w:r w:rsidR="0089324E" w:rsidRPr="00FA50B2">
        <w:rPr>
          <w:rStyle w:val="af4"/>
          <w:rFonts w:hint="eastAsia"/>
          <w:rtl/>
        </w:rPr>
        <w:t>היום</w:t>
      </w:r>
      <w:r w:rsidR="000C1F6C" w:rsidRPr="00FA50B2">
        <w:rPr>
          <w:rStyle w:val="af4"/>
          <w:rtl/>
        </w:rPr>
        <w:t>'</w:t>
      </w:r>
      <w:r w:rsidR="0089324E" w:rsidRPr="00FA50B2">
        <w:rPr>
          <w:rtl/>
        </w:rPr>
        <w:t xml:space="preserve"> </w:t>
      </w:r>
      <w:r w:rsidR="00A66C68">
        <w:rPr>
          <w:rtl/>
        </w:rPr>
        <w:tab/>
      </w:r>
      <w:r>
        <w:rPr>
          <w:rFonts w:ascii="Fb Fontext" w:hAnsi="Fb Fontext" w:hint="cs"/>
          <w:sz w:val="20"/>
          <w:rtl/>
        </w:rPr>
        <w:t xml:space="preserve">כך </w:t>
      </w:r>
      <w:r w:rsidR="0089324E" w:rsidRPr="00392931">
        <w:rPr>
          <w:rFonts w:ascii="Fb Fontext" w:hAnsi="Fb Fontext" w:hint="cs"/>
          <w:sz w:val="20"/>
          <w:rtl/>
        </w:rPr>
        <w:t>אעשה</w:t>
      </w:r>
      <w:r w:rsidR="0089324E" w:rsidRPr="00392931">
        <w:rPr>
          <w:rFonts w:ascii="Fb Fontext" w:hAnsi="Fb Fontext"/>
          <w:sz w:val="20"/>
          <w:rtl/>
        </w:rPr>
        <w:t xml:space="preserve"> </w:t>
      </w:r>
      <w:r w:rsidR="0089324E" w:rsidRPr="009C1970">
        <w:rPr>
          <w:rFonts w:ascii="Fb Fontext" w:hAnsi="Fb Fontext" w:hint="cs"/>
          <w:sz w:val="20"/>
          <w:rtl/>
        </w:rPr>
        <w:t>אתכם</w:t>
      </w:r>
      <w:r w:rsidR="0089324E" w:rsidRPr="009C1970">
        <w:rPr>
          <w:rFonts w:ascii="Fb Fontext" w:hAnsi="Fb Fontext"/>
          <w:sz w:val="20"/>
          <w:rtl/>
        </w:rPr>
        <w:t xml:space="preserve"> </w:t>
      </w:r>
      <w:r w:rsidR="005D483B">
        <w:rPr>
          <w:rFonts w:ascii="Fb Fontext" w:hAnsi="Fb Fontext" w:hint="cs"/>
          <w:sz w:val="20"/>
          <w:rtl/>
        </w:rPr>
        <w:t xml:space="preserve">- </w:t>
      </w:r>
      <w:r w:rsidR="009F5EC1">
        <w:rPr>
          <w:rFonts w:ascii="Fb Fontext" w:hAnsi="Fb Fontext" w:hint="cs"/>
          <w:sz w:val="20"/>
          <w:rtl/>
        </w:rPr>
        <w:t>'</w:t>
      </w:r>
      <w:r w:rsidR="0089324E" w:rsidRPr="00FA50B2">
        <w:rPr>
          <w:rStyle w:val="af4"/>
          <w:rtl/>
        </w:rPr>
        <w:t xml:space="preserve">ומי </w:t>
      </w:r>
      <w:r w:rsidR="0089324E" w:rsidRPr="00FA50B2">
        <w:rPr>
          <w:rStyle w:val="af4"/>
          <w:rFonts w:hint="eastAsia"/>
          <w:rtl/>
        </w:rPr>
        <w:t>כעמך</w:t>
      </w:r>
      <w:r>
        <w:rPr>
          <w:rStyle w:val="af4"/>
          <w:rFonts w:hint="cs"/>
          <w:rtl/>
        </w:rPr>
        <w:t>.. גוי אחד</w:t>
      </w:r>
      <w:r w:rsidR="005D483B">
        <w:rPr>
          <w:rStyle w:val="af4"/>
          <w:rFonts w:hint="cs"/>
          <w:rtl/>
        </w:rPr>
        <w:t>'.</w:t>
      </w:r>
    </w:p>
    <w:p w14:paraId="7E97844A" w14:textId="409C704C" w:rsidR="00731582" w:rsidRDefault="000C1F6C" w:rsidP="00A66C68">
      <w:pPr>
        <w:pStyle w:val="36"/>
        <w:framePr w:wrap="notBeside"/>
        <w:rPr>
          <w:rtl/>
        </w:rPr>
      </w:pPr>
      <w:r w:rsidRPr="0087008C">
        <w:rPr>
          <w:rFonts w:hint="eastAsia"/>
          <w:rtl/>
        </w:rPr>
        <w:t>ג</w:t>
      </w:r>
      <w:r w:rsidR="00731582">
        <w:rPr>
          <w:rFonts w:hint="cs"/>
          <w:rtl/>
        </w:rPr>
        <w:t>.</w:t>
      </w:r>
    </w:p>
    <w:p w14:paraId="2DFDE862" w14:textId="15E49E3F" w:rsidR="00C45B0B" w:rsidRDefault="005A4D80" w:rsidP="00A07C53">
      <w:pPr>
        <w:rPr>
          <w:rtl/>
        </w:rPr>
      </w:pPr>
      <w:r w:rsidRPr="00F47B68">
        <w:rPr>
          <w:rStyle w:val="af4"/>
          <w:rFonts w:hint="cs"/>
          <w:rtl/>
        </w:rPr>
        <w:t>'</w:t>
      </w:r>
      <w:r w:rsidR="0089324E" w:rsidRPr="00F47B68">
        <w:rPr>
          <w:rStyle w:val="af4"/>
          <w:rFonts w:hint="eastAsia"/>
          <w:rtl/>
        </w:rPr>
        <w:t>דברי</w:t>
      </w:r>
      <w:r w:rsidR="0089324E" w:rsidRPr="00F47B68">
        <w:rPr>
          <w:rStyle w:val="af4"/>
          <w:rtl/>
        </w:rPr>
        <w:t xml:space="preserve"> </w:t>
      </w:r>
      <w:r w:rsidR="0089324E" w:rsidRPr="00F47B68">
        <w:rPr>
          <w:rStyle w:val="af4"/>
          <w:rFonts w:hint="eastAsia"/>
          <w:rtl/>
        </w:rPr>
        <w:t>חכמים</w:t>
      </w:r>
      <w:r w:rsidR="004704D4">
        <w:rPr>
          <w:rFonts w:ascii="Fb Fontext" w:hAnsi="Fb Fontext" w:cs="BA Haketer Regular" w:hint="cs"/>
          <w:spacing w:val="4"/>
          <w:szCs w:val="16"/>
          <w:rtl/>
        </w:rPr>
        <w:t xml:space="preserve"> </w:t>
      </w:r>
      <w:r>
        <w:rPr>
          <w:rStyle w:val="affe"/>
          <w:rFonts w:hint="cs"/>
          <w:rtl/>
        </w:rPr>
        <w:t>ד</w:t>
      </w:r>
      <w:r w:rsidR="00C45B0B">
        <w:rPr>
          <w:rStyle w:val="affe"/>
          <w:rFonts w:hint="cs"/>
          <w:rtl/>
        </w:rPr>
        <w:t>"</w:t>
      </w:r>
      <w:r>
        <w:rPr>
          <w:rStyle w:val="affe"/>
          <w:rFonts w:hint="cs"/>
          <w:rtl/>
        </w:rPr>
        <w:t>ת</w:t>
      </w:r>
      <w:r w:rsidRPr="00FA50B2">
        <w:rPr>
          <w:rFonts w:cs="BA Haketer Regular"/>
          <w:szCs w:val="16"/>
          <w:rtl/>
        </w:rPr>
        <w:t xml:space="preserve"> </w:t>
      </w:r>
      <w:r w:rsidR="0089324E" w:rsidRPr="00F47B68">
        <w:rPr>
          <w:rStyle w:val="af4"/>
          <w:rFonts w:hint="eastAsia"/>
          <w:rtl/>
        </w:rPr>
        <w:t>כדרבנות</w:t>
      </w:r>
      <w:r w:rsidRPr="00F47B68">
        <w:rPr>
          <w:rStyle w:val="af4"/>
          <w:rFonts w:hint="cs"/>
          <w:rtl/>
        </w:rPr>
        <w:t>'</w:t>
      </w:r>
      <w:r w:rsidR="003A24BF" w:rsidRPr="003A24BF">
        <w:rPr>
          <w:rFonts w:hint="cs"/>
          <w:rtl/>
        </w:rPr>
        <w:t xml:space="preserve"> </w:t>
      </w:r>
      <w:r w:rsidR="003A24BF" w:rsidRPr="005E6BC8">
        <w:rPr>
          <w:rFonts w:cs="PFT_Frank" w:hint="eastAsia"/>
          <w:b/>
          <w:bCs/>
          <w:szCs w:val="14"/>
          <w:rtl/>
        </w:rPr>
        <w:t>מכוונין</w:t>
      </w:r>
      <w:r w:rsidR="003A24BF" w:rsidRPr="003A24BF">
        <w:rPr>
          <w:rtl/>
        </w:rPr>
        <w:t xml:space="preserve"> </w:t>
      </w:r>
      <w:r w:rsidR="003A24BF" w:rsidRPr="003A24BF">
        <w:rPr>
          <w:rFonts w:hint="cs"/>
          <w:rtl/>
        </w:rPr>
        <w:t>לומדיהן</w:t>
      </w:r>
      <w:r w:rsidR="003A24BF" w:rsidRPr="003A24BF">
        <w:rPr>
          <w:rtl/>
        </w:rPr>
        <w:t xml:space="preserve"> </w:t>
      </w:r>
      <w:r w:rsidR="004704D4">
        <w:rPr>
          <w:rFonts w:hint="cs"/>
          <w:rtl/>
        </w:rPr>
        <w:t>לחיים</w:t>
      </w:r>
      <w:r>
        <w:rPr>
          <w:rFonts w:hint="cs"/>
          <w:rtl/>
        </w:rPr>
        <w:t>,</w:t>
      </w:r>
    </w:p>
    <w:p w14:paraId="7CB7C3CC" w14:textId="16CBF01B" w:rsidR="003A24BF" w:rsidRDefault="005A4D80" w:rsidP="00A66C68">
      <w:pPr>
        <w:rPr>
          <w:rtl/>
        </w:rPr>
      </w:pPr>
      <w:r w:rsidRPr="00F47B68">
        <w:rPr>
          <w:rStyle w:val="af4"/>
          <w:rFonts w:hint="cs"/>
          <w:rtl/>
        </w:rPr>
        <w:t>'</w:t>
      </w:r>
      <w:r w:rsidR="002A002D" w:rsidRPr="00F47B68">
        <w:rPr>
          <w:rStyle w:val="af4"/>
          <w:rFonts w:hint="cs"/>
          <w:rtl/>
        </w:rPr>
        <w:t>ו</w:t>
      </w:r>
      <w:r w:rsidR="0089324E" w:rsidRPr="00F47B68">
        <w:rPr>
          <w:rStyle w:val="af4"/>
          <w:rFonts w:hint="eastAsia"/>
          <w:rtl/>
        </w:rPr>
        <w:t>כמ</w:t>
      </w:r>
      <w:r w:rsidR="0007034D" w:rsidRPr="00F47B68">
        <w:rPr>
          <w:rStyle w:val="af4"/>
          <w:rFonts w:hint="eastAsia"/>
          <w:rtl/>
        </w:rPr>
        <w:t>ס</w:t>
      </w:r>
      <w:r w:rsidR="0089324E" w:rsidRPr="00F47B68">
        <w:rPr>
          <w:rStyle w:val="af4"/>
          <w:rFonts w:hint="eastAsia"/>
          <w:rtl/>
        </w:rPr>
        <w:t>מרות</w:t>
      </w:r>
      <w:r w:rsidRPr="00F47B68">
        <w:rPr>
          <w:rStyle w:val="af4"/>
          <w:rFonts w:hint="cs"/>
          <w:rtl/>
        </w:rPr>
        <w:t xml:space="preserve">' </w:t>
      </w:r>
      <w:r w:rsidRPr="005E6BC8">
        <w:rPr>
          <w:rFonts w:cs="PFT_Frank" w:hint="eastAsia"/>
          <w:b/>
          <w:bCs/>
          <w:szCs w:val="14"/>
          <w:rtl/>
        </w:rPr>
        <w:t>קבועים</w:t>
      </w:r>
      <w:r>
        <w:rPr>
          <w:rFonts w:hint="cs"/>
          <w:rtl/>
        </w:rPr>
        <w:t>,</w:t>
      </w:r>
      <w:r w:rsidR="003A24BF">
        <w:rPr>
          <w:rFonts w:hint="cs"/>
          <w:rtl/>
        </w:rPr>
        <w:t xml:space="preserve"> </w:t>
      </w:r>
      <w:r w:rsidRPr="00F47B68">
        <w:rPr>
          <w:rStyle w:val="af4"/>
          <w:rFonts w:hint="cs"/>
          <w:rtl/>
        </w:rPr>
        <w:t>'</w:t>
      </w:r>
      <w:r w:rsidRPr="00F47B68">
        <w:rPr>
          <w:rStyle w:val="af4"/>
          <w:rFonts w:hint="eastAsia"/>
          <w:rtl/>
        </w:rPr>
        <w:t>נטועים</w:t>
      </w:r>
      <w:r w:rsidRPr="00F47B68">
        <w:rPr>
          <w:rStyle w:val="af4"/>
          <w:rFonts w:hint="cs"/>
          <w:rtl/>
        </w:rPr>
        <w:t>'</w:t>
      </w:r>
      <w:r w:rsidRPr="005E6BC8">
        <w:rPr>
          <w:rFonts w:cs="PFT_Frank" w:hint="eastAsia"/>
          <w:b/>
          <w:bCs/>
          <w:szCs w:val="14"/>
          <w:rtl/>
        </w:rPr>
        <w:t xml:space="preserve"> </w:t>
      </w:r>
      <w:r w:rsidR="002A002D" w:rsidRPr="005E6BC8">
        <w:rPr>
          <w:rFonts w:cs="PFT_Frank" w:hint="eastAsia"/>
          <w:b/>
          <w:bCs/>
          <w:szCs w:val="14"/>
          <w:rtl/>
        </w:rPr>
        <w:t>פרים</w:t>
      </w:r>
      <w:r w:rsidR="002A002D" w:rsidRPr="005E6BC8">
        <w:rPr>
          <w:rFonts w:cs="PFT_Frank"/>
          <w:b/>
          <w:bCs/>
          <w:szCs w:val="14"/>
          <w:rtl/>
        </w:rPr>
        <w:t xml:space="preserve"> </w:t>
      </w:r>
      <w:r w:rsidR="002A002D" w:rsidRPr="005E6BC8">
        <w:rPr>
          <w:rFonts w:cs="PFT_Frank" w:hint="eastAsia"/>
          <w:b/>
          <w:bCs/>
          <w:szCs w:val="14"/>
          <w:rtl/>
        </w:rPr>
        <w:t>ורבים</w:t>
      </w:r>
      <w:r>
        <w:rPr>
          <w:rFonts w:hint="cs"/>
          <w:rtl/>
        </w:rPr>
        <w:t>,</w:t>
      </w:r>
    </w:p>
    <w:p w14:paraId="75E418DB" w14:textId="29251E00" w:rsidR="000C1F6C" w:rsidRDefault="005A4D80" w:rsidP="00D46BD2">
      <w:pPr>
        <w:pStyle w:val="af3"/>
        <w:rPr>
          <w:rFonts w:ascii="BA Fontov Regular" w:hAnsi="BA Fontov Regular" w:cs="FrankRuehl"/>
          <w:spacing w:val="0"/>
          <w:szCs w:val="18"/>
          <w:rtl/>
        </w:rPr>
      </w:pPr>
      <w:r>
        <w:rPr>
          <w:rFonts w:hint="cs"/>
          <w:rtl/>
        </w:rPr>
        <w:t>'</w:t>
      </w:r>
      <w:r w:rsidR="0089324E" w:rsidRPr="00FA50B2">
        <w:rPr>
          <w:rFonts w:hint="eastAsia"/>
          <w:rtl/>
        </w:rPr>
        <w:t>בעלי</w:t>
      </w:r>
      <w:r w:rsidR="0089324E" w:rsidRPr="00FA50B2">
        <w:rPr>
          <w:rtl/>
        </w:rPr>
        <w:t xml:space="preserve"> </w:t>
      </w:r>
      <w:r w:rsidR="0089324E" w:rsidRPr="00FA50B2">
        <w:rPr>
          <w:rFonts w:hint="eastAsia"/>
          <w:rtl/>
        </w:rPr>
        <w:t>אס</w:t>
      </w:r>
      <w:r>
        <w:rPr>
          <w:rFonts w:hint="cs"/>
          <w:rtl/>
        </w:rPr>
        <w:t>ו</w:t>
      </w:r>
      <w:r w:rsidR="0089324E" w:rsidRPr="00FA50B2">
        <w:rPr>
          <w:rFonts w:hint="eastAsia"/>
          <w:rtl/>
        </w:rPr>
        <w:t>פות</w:t>
      </w:r>
      <w:r>
        <w:rPr>
          <w:rFonts w:hint="cs"/>
          <w:rtl/>
        </w:rPr>
        <w:t>'</w:t>
      </w:r>
      <w:r w:rsidR="003A24BF">
        <w:rPr>
          <w:rFonts w:hint="cs"/>
          <w:rtl/>
        </w:rPr>
        <w:t xml:space="preserve"> </w:t>
      </w:r>
      <w:r w:rsidR="003A24BF" w:rsidRPr="00FA50B2">
        <w:rPr>
          <w:rFonts w:ascii="BA Fontov Regular" w:hAnsi="BA Fontov Regular" w:cs="FrankRuehl" w:hint="eastAsia"/>
          <w:spacing w:val="0"/>
          <w:szCs w:val="18"/>
          <w:rtl/>
        </w:rPr>
        <w:t>ת</w:t>
      </w:r>
      <w:r w:rsidR="003A24BF" w:rsidRPr="00FA50B2">
        <w:rPr>
          <w:rFonts w:ascii="BA Fontov Regular" w:hAnsi="BA Fontov Regular" w:cs="FrankRuehl"/>
          <w:spacing w:val="0"/>
          <w:szCs w:val="18"/>
          <w:rtl/>
        </w:rPr>
        <w:t>"</w:t>
      </w:r>
      <w:r w:rsidR="003A24BF" w:rsidRPr="00FA50B2">
        <w:rPr>
          <w:rFonts w:ascii="BA Fontov Regular" w:hAnsi="BA Fontov Regular" w:cs="FrankRuehl" w:hint="eastAsia"/>
          <w:spacing w:val="0"/>
          <w:szCs w:val="18"/>
          <w:rtl/>
        </w:rPr>
        <w:t>ח</w:t>
      </w:r>
      <w:r w:rsidR="0049687F">
        <w:rPr>
          <w:rFonts w:ascii="BA Fontov Regular" w:hAnsi="BA Fontov Regular" w:cs="FrankRuehl" w:hint="cs"/>
          <w:spacing w:val="0"/>
          <w:szCs w:val="18"/>
          <w:rtl/>
        </w:rPr>
        <w:t xml:space="preserve">, </w:t>
      </w:r>
      <w:r w:rsidR="0049687F" w:rsidRPr="005E6BC8">
        <w:rPr>
          <w:rFonts w:ascii="BA Fontov Regular" w:hAnsi="BA Fontov Regular" w:cs="PFT_Frank" w:hint="eastAsia"/>
          <w:b/>
          <w:bCs/>
          <w:spacing w:val="0"/>
          <w:szCs w:val="14"/>
          <w:rtl/>
        </w:rPr>
        <w:t>אלו</w:t>
      </w:r>
      <w:r>
        <w:rPr>
          <w:rFonts w:ascii="BA Fontov Regular" w:hAnsi="BA Fontov Regular" w:cs="FrankRuehl" w:hint="cs"/>
          <w:spacing w:val="0"/>
          <w:szCs w:val="18"/>
          <w:rtl/>
        </w:rPr>
        <w:t xml:space="preserve"> מטמאין </w:t>
      </w:r>
      <w:r w:rsidR="0049687F" w:rsidRPr="005E6BC8">
        <w:rPr>
          <w:rFonts w:ascii="BA Fontov Regular" w:hAnsi="BA Fontov Regular" w:cs="PFT_Frank" w:hint="cs"/>
          <w:b/>
          <w:bCs/>
          <w:spacing w:val="0"/>
          <w:szCs w:val="14"/>
          <w:rtl/>
        </w:rPr>
        <w:t>ואלו</w:t>
      </w:r>
      <w:r>
        <w:rPr>
          <w:rFonts w:ascii="BA Fontov Regular" w:hAnsi="BA Fontov Regular" w:cs="FrankRuehl" w:hint="cs"/>
          <w:spacing w:val="0"/>
          <w:szCs w:val="18"/>
          <w:rtl/>
        </w:rPr>
        <w:t xml:space="preserve"> מטהרין</w:t>
      </w:r>
      <w:r w:rsidR="0049687F" w:rsidRPr="008A0BAE">
        <w:rPr>
          <w:rStyle w:val="affe"/>
          <w:rtl/>
        </w:rPr>
        <w:t xml:space="preserve"> </w:t>
      </w:r>
      <w:r w:rsidR="0049687F">
        <w:rPr>
          <w:rStyle w:val="affe"/>
          <w:rFonts w:hint="cs"/>
          <w:rtl/>
        </w:rPr>
        <w:t xml:space="preserve">כמה </w:t>
      </w:r>
      <w:r w:rsidR="0049687F" w:rsidRPr="008A0BAE">
        <w:rPr>
          <w:rStyle w:val="affe"/>
          <w:rFonts w:hint="eastAsia"/>
          <w:rtl/>
        </w:rPr>
        <w:t>אסיפות</w:t>
      </w:r>
      <w:r w:rsidR="0049687F">
        <w:rPr>
          <w:rFonts w:ascii="BA Fontov Regular" w:hAnsi="BA Fontov Regular" w:cs="FrankRuehl" w:hint="cs"/>
          <w:spacing w:val="0"/>
          <w:szCs w:val="18"/>
          <w:rtl/>
        </w:rPr>
        <w:t>,</w:t>
      </w:r>
    </w:p>
    <w:p w14:paraId="185FBB76" w14:textId="43D80306" w:rsidR="0049687F" w:rsidRDefault="00347A77" w:rsidP="00D46BD2">
      <w:pPr>
        <w:rPr>
          <w:rtl/>
        </w:rPr>
      </w:pPr>
      <w:r>
        <w:rPr>
          <w:rFonts w:hint="cs"/>
          <w:rtl/>
        </w:rPr>
        <w:t>ולא יאמר איך אלמד</w:t>
      </w:r>
      <w:r w:rsidR="00C45B0B">
        <w:rPr>
          <w:rFonts w:hint="cs"/>
          <w:rtl/>
        </w:rPr>
        <w:t xml:space="preserve"> כך</w:t>
      </w:r>
      <w:r>
        <w:rPr>
          <w:rStyle w:val="af4"/>
          <w:rFonts w:hint="cs"/>
          <w:rtl/>
        </w:rPr>
        <w:t xml:space="preserve"> -</w:t>
      </w:r>
      <w:r w:rsidRPr="00347A77">
        <w:rPr>
          <w:rStyle w:val="af4"/>
          <w:rFonts w:hint="cs"/>
          <w:rtl/>
        </w:rPr>
        <w:t xml:space="preserve"> </w:t>
      </w:r>
      <w:r w:rsidR="0049687F" w:rsidRPr="008A0BAE">
        <w:rPr>
          <w:rStyle w:val="af4"/>
          <w:rtl/>
        </w:rPr>
        <w:t>'</w:t>
      </w:r>
      <w:r w:rsidR="0049687F" w:rsidRPr="008A0BAE">
        <w:rPr>
          <w:rStyle w:val="af4"/>
          <w:rFonts w:hint="eastAsia"/>
          <w:rtl/>
        </w:rPr>
        <w:t>נתנו</w:t>
      </w:r>
      <w:r w:rsidR="0049687F" w:rsidRPr="008A0BAE">
        <w:rPr>
          <w:rStyle w:val="af4"/>
          <w:rtl/>
        </w:rPr>
        <w:t xml:space="preserve"> </w:t>
      </w:r>
      <w:r w:rsidR="0049687F" w:rsidRPr="008A0BAE">
        <w:rPr>
          <w:rStyle w:val="af4"/>
          <w:rFonts w:hint="eastAsia"/>
          <w:rtl/>
        </w:rPr>
        <w:t>מרועה</w:t>
      </w:r>
      <w:r w:rsidR="0049687F" w:rsidRPr="008A0BAE">
        <w:rPr>
          <w:rStyle w:val="af4"/>
          <w:rtl/>
        </w:rPr>
        <w:t xml:space="preserve"> </w:t>
      </w:r>
      <w:r w:rsidR="0049687F" w:rsidRPr="008A0BAE">
        <w:rPr>
          <w:rStyle w:val="af4"/>
          <w:rFonts w:hint="eastAsia"/>
          <w:rtl/>
        </w:rPr>
        <w:t>אחד</w:t>
      </w:r>
      <w:r w:rsidR="0049687F" w:rsidRPr="008A0BAE">
        <w:rPr>
          <w:rStyle w:val="af4"/>
          <w:rtl/>
        </w:rPr>
        <w:t>'</w:t>
      </w:r>
      <w:r w:rsidR="0049687F">
        <w:rPr>
          <w:rFonts w:hint="cs"/>
          <w:rtl/>
        </w:rPr>
        <w:t xml:space="preserve"> </w:t>
      </w:r>
      <w:r>
        <w:rPr>
          <w:rFonts w:hint="cs"/>
          <w:rtl/>
        </w:rPr>
        <w:t xml:space="preserve">- </w:t>
      </w:r>
      <w:r w:rsidRPr="00347A77">
        <w:rPr>
          <w:rFonts w:hint="cs"/>
          <w:rtl/>
        </w:rPr>
        <w:t>אל א</w:t>
      </w:r>
      <w:r>
        <w:rPr>
          <w:rFonts w:hint="cs"/>
          <w:rtl/>
        </w:rPr>
        <w:t>חד</w:t>
      </w:r>
      <w:r w:rsidRPr="00347A77">
        <w:rPr>
          <w:rFonts w:hint="cs"/>
          <w:rtl/>
        </w:rPr>
        <w:t xml:space="preserve"> נתנן</w:t>
      </w:r>
      <w:r w:rsidRPr="008A0BAE">
        <w:rPr>
          <w:rStyle w:val="affe"/>
          <w:rtl/>
        </w:rPr>
        <w:t>,</w:t>
      </w:r>
    </w:p>
    <w:p w14:paraId="12C2BE09" w14:textId="70F3A7FA" w:rsidR="0089324E" w:rsidRPr="0049687F" w:rsidRDefault="0049687F" w:rsidP="00D46BD2">
      <w:pPr>
        <w:rPr>
          <w:rtl/>
        </w:rPr>
      </w:pPr>
      <w:r w:rsidRPr="005E6BC8">
        <w:rPr>
          <w:rFonts w:cs="PFT_Frank" w:hint="eastAsia"/>
          <w:b/>
          <w:bCs/>
          <w:szCs w:val="14"/>
          <w:rtl/>
        </w:rPr>
        <w:t>אלא</w:t>
      </w:r>
      <w:r w:rsidR="0089324E" w:rsidRPr="0049687F">
        <w:rPr>
          <w:rtl/>
        </w:rPr>
        <w:t xml:space="preserve"> </w:t>
      </w:r>
      <w:r w:rsidR="0089324E" w:rsidRPr="0049687F">
        <w:rPr>
          <w:rFonts w:hint="cs"/>
          <w:rtl/>
        </w:rPr>
        <w:t>עשה</w:t>
      </w:r>
      <w:r w:rsidR="0089324E" w:rsidRPr="0049687F">
        <w:rPr>
          <w:rtl/>
        </w:rPr>
        <w:t xml:space="preserve"> </w:t>
      </w:r>
      <w:r w:rsidR="0089324E" w:rsidRPr="0049687F">
        <w:rPr>
          <w:rFonts w:hint="cs"/>
          <w:rtl/>
        </w:rPr>
        <w:t>אזניך</w:t>
      </w:r>
      <w:r w:rsidR="0089324E" w:rsidRPr="0049687F">
        <w:rPr>
          <w:rtl/>
        </w:rPr>
        <w:t xml:space="preserve"> </w:t>
      </w:r>
      <w:r w:rsidR="0089324E" w:rsidRPr="0049687F">
        <w:rPr>
          <w:rFonts w:hint="cs"/>
          <w:rtl/>
        </w:rPr>
        <w:t>כאפרכסת</w:t>
      </w:r>
      <w:r>
        <w:rPr>
          <w:rFonts w:hint="cs"/>
          <w:rtl/>
        </w:rPr>
        <w:t xml:space="preserve"> להבין טעם כולם.</w:t>
      </w:r>
    </w:p>
    <w:p w14:paraId="441257D3" w14:textId="4F8ACC05" w:rsidR="00731582" w:rsidRDefault="000C1F6C" w:rsidP="00A66C68">
      <w:pPr>
        <w:pStyle w:val="36"/>
        <w:framePr w:wrap="notBeside"/>
        <w:rPr>
          <w:rtl/>
        </w:rPr>
      </w:pPr>
      <w:r w:rsidRPr="0087008C">
        <w:rPr>
          <w:rFonts w:hint="eastAsia"/>
          <w:rtl/>
        </w:rPr>
        <w:t>א</w:t>
      </w:r>
      <w:r w:rsidR="00347A77" w:rsidRPr="0087008C">
        <w:rPr>
          <w:rFonts w:hint="cs"/>
          <w:rtl/>
        </w:rPr>
        <w:t>"</w:t>
      </w:r>
      <w:r w:rsidRPr="0087008C">
        <w:rPr>
          <w:rFonts w:hint="eastAsia"/>
          <w:rtl/>
        </w:rPr>
        <w:t>ל</w:t>
      </w:r>
      <w:r w:rsidR="00731582">
        <w:rPr>
          <w:rtl/>
        </w:rPr>
        <w:t>:</w:t>
      </w:r>
    </w:p>
    <w:p w14:paraId="54012002" w14:textId="15BB0DEF" w:rsidR="0089324E" w:rsidRDefault="000C1F6C" w:rsidP="00A07C53">
      <w:pPr>
        <w:rPr>
          <w:rtl/>
        </w:rPr>
      </w:pPr>
      <w:r>
        <w:rPr>
          <w:rFonts w:ascii="Fb Fontext" w:hAnsi="Fb Fontext" w:hint="cs"/>
          <w:rtl/>
        </w:rPr>
        <w:t xml:space="preserve">הדור </w:t>
      </w:r>
      <w:r w:rsidR="00347A77">
        <w:rPr>
          <w:rFonts w:ascii="Fb Fontext" w:hAnsi="Fb Fontext" w:hint="cs"/>
          <w:rtl/>
        </w:rPr>
        <w:t xml:space="preserve">לא </w:t>
      </w:r>
      <w:r>
        <w:rPr>
          <w:rFonts w:ascii="Fb Fontext" w:hAnsi="Fb Fontext" w:hint="cs"/>
          <w:rtl/>
        </w:rPr>
        <w:t>יתום</w:t>
      </w:r>
      <w:r w:rsidR="00347A77">
        <w:rPr>
          <w:rFonts w:ascii="Fb Fontext" w:hAnsi="Fb Fontext" w:hint="cs"/>
          <w:rtl/>
        </w:rPr>
        <w:t>,</w:t>
      </w:r>
      <w:r>
        <w:rPr>
          <w:rFonts w:ascii="Fb Fontext" w:hAnsi="Fb Fontext" w:hint="cs"/>
          <w:rtl/>
        </w:rPr>
        <w:t xml:space="preserve"> </w:t>
      </w:r>
      <w:r w:rsidRPr="008A0BAE">
        <w:rPr>
          <w:rStyle w:val="affc"/>
          <w:rFonts w:hint="eastAsia"/>
          <w:rtl/>
        </w:rPr>
        <w:t>שראב</w:t>
      </w:r>
      <w:r w:rsidRPr="008A0BAE">
        <w:rPr>
          <w:rStyle w:val="affc"/>
          <w:rtl/>
        </w:rPr>
        <w:t>"ע</w:t>
      </w:r>
      <w:r>
        <w:rPr>
          <w:rFonts w:ascii="Fb Fontext" w:hAnsi="Fb Fontext" w:hint="cs"/>
          <w:rtl/>
        </w:rPr>
        <w:t xml:space="preserve"> </w:t>
      </w:r>
      <w:r w:rsidR="00787B59">
        <w:rPr>
          <w:rFonts w:ascii="Fb Fontext" w:hAnsi="Fb Fontext" w:hint="cs"/>
          <w:rtl/>
        </w:rPr>
        <w:t xml:space="preserve">נמצא </w:t>
      </w:r>
      <w:r>
        <w:rPr>
          <w:rFonts w:ascii="Fb Fontext" w:hAnsi="Fb Fontext" w:hint="cs"/>
          <w:rtl/>
        </w:rPr>
        <w:t>בו</w:t>
      </w:r>
      <w:r w:rsidR="00347A77">
        <w:rPr>
          <w:rFonts w:ascii="Fb Fontext" w:hAnsi="Fb Fontext" w:hint="cs"/>
          <w:rtl/>
        </w:rPr>
        <w:t>.</w:t>
      </w:r>
    </w:p>
    <w:p w14:paraId="4071887A" w14:textId="664B5557" w:rsidR="00347A77" w:rsidRDefault="009F5EC1" w:rsidP="00A07C53">
      <w:pPr>
        <w:rPr>
          <w:rtl/>
        </w:rPr>
      </w:pPr>
      <w:r w:rsidRPr="008A0BAE">
        <w:rPr>
          <w:rStyle w:val="affc"/>
          <w:rFonts w:hint="eastAsia"/>
          <w:rtl/>
        </w:rPr>
        <w:t>ובתחילה</w:t>
      </w:r>
      <w:r w:rsidRPr="008A0BAE">
        <w:rPr>
          <w:rStyle w:val="affc"/>
          <w:rtl/>
        </w:rPr>
        <w:t xml:space="preserve"> </w:t>
      </w:r>
      <w:r w:rsidR="00347A77" w:rsidRPr="008A0BAE">
        <w:rPr>
          <w:rStyle w:val="affc"/>
          <w:rFonts w:hint="eastAsia"/>
          <w:rtl/>
        </w:rPr>
        <w:t>נמנעו</w:t>
      </w:r>
      <w:r w:rsidR="00347A77">
        <w:rPr>
          <w:rStyle w:val="affc"/>
          <w:rFonts w:hint="cs"/>
          <w:rtl/>
        </w:rPr>
        <w:t>,</w:t>
      </w:r>
      <w:r w:rsidR="00347A77">
        <w:rPr>
          <w:rFonts w:hint="cs"/>
          <w:rtl/>
        </w:rPr>
        <w:t xml:space="preserve"> </w:t>
      </w:r>
      <w:r w:rsidR="00AC6811" w:rsidRPr="008A0BAE">
        <w:rPr>
          <w:rStyle w:val="affc"/>
          <w:rFonts w:hint="eastAsia"/>
          <w:rtl/>
        </w:rPr>
        <w:t>משום</w:t>
      </w:r>
      <w:r w:rsidR="00347A77">
        <w:rPr>
          <w:rFonts w:hint="cs"/>
          <w:rtl/>
        </w:rPr>
        <w:t xml:space="preserve"> </w:t>
      </w:r>
      <w:r w:rsidR="00347A77" w:rsidRPr="008A0BAE">
        <w:rPr>
          <w:rStyle w:val="affc"/>
          <w:rFonts w:hint="eastAsia"/>
          <w:rtl/>
        </w:rPr>
        <w:t>מעשה</w:t>
      </w:r>
      <w:r>
        <w:rPr>
          <w:rFonts w:hint="cs"/>
          <w:rtl/>
        </w:rPr>
        <w:t xml:space="preserve"> </w:t>
      </w:r>
      <w:r w:rsidR="00347A77">
        <w:rPr>
          <w:rStyle w:val="affc"/>
          <w:rFonts w:hint="cs"/>
          <w:rtl/>
        </w:rPr>
        <w:t>ד</w:t>
      </w:r>
      <w:r w:rsidR="0089324E" w:rsidRPr="00FA50B2">
        <w:rPr>
          <w:rStyle w:val="affc"/>
          <w:rFonts w:hint="eastAsia"/>
          <w:rtl/>
        </w:rPr>
        <w:t>ר</w:t>
      </w:r>
      <w:r w:rsidR="000971FB" w:rsidRPr="000971FB">
        <w:rPr>
          <w:rStyle w:val="affc"/>
          <w:rFonts w:hint="cs"/>
          <w:rtl/>
        </w:rPr>
        <w:t>י</w:t>
      </w:r>
      <w:r w:rsidR="00347A77">
        <w:rPr>
          <w:rStyle w:val="affc"/>
          <w:rFonts w:hint="cs"/>
          <w:rtl/>
        </w:rPr>
        <w:t>ב"</w:t>
      </w:r>
      <w:r w:rsidR="0089324E" w:rsidRPr="00FA50B2">
        <w:rPr>
          <w:rStyle w:val="affc"/>
          <w:rFonts w:hint="eastAsia"/>
          <w:rtl/>
        </w:rPr>
        <w:t>ד</w:t>
      </w:r>
      <w:r w:rsidR="0089324E" w:rsidRPr="000971FB">
        <w:rPr>
          <w:rtl/>
        </w:rPr>
        <w:t xml:space="preserve"> </w:t>
      </w:r>
      <w:r w:rsidR="00347A77" w:rsidRPr="008A0BAE">
        <w:rPr>
          <w:rStyle w:val="affc"/>
          <w:rFonts w:hint="eastAsia"/>
          <w:rtl/>
        </w:rPr>
        <w:t>ש</w:t>
      </w:r>
      <w:r w:rsidR="000971FB" w:rsidRPr="008A0BAE">
        <w:rPr>
          <w:rStyle w:val="affc"/>
          <w:rFonts w:hint="eastAsia"/>
          <w:rtl/>
        </w:rPr>
        <w:t>אמר</w:t>
      </w:r>
      <w:r w:rsidR="0089324E" w:rsidRPr="006F178A">
        <w:rPr>
          <w:rtl/>
        </w:rPr>
        <w:t xml:space="preserve"> </w:t>
      </w:r>
      <w:r w:rsidR="000971FB" w:rsidRPr="00FA50B2">
        <w:rPr>
          <w:rStyle w:val="affc"/>
          <w:rFonts w:hint="eastAsia"/>
          <w:rtl/>
        </w:rPr>
        <w:t>ל</w:t>
      </w:r>
      <w:r w:rsidR="0089324E" w:rsidRPr="00FA50B2">
        <w:rPr>
          <w:rStyle w:val="affc"/>
          <w:rFonts w:hint="eastAsia"/>
          <w:rtl/>
        </w:rPr>
        <w:t>ר</w:t>
      </w:r>
      <w:r w:rsidR="0089324E" w:rsidRPr="00FA50B2">
        <w:rPr>
          <w:rStyle w:val="affc"/>
          <w:rtl/>
        </w:rPr>
        <w:t>"</w:t>
      </w:r>
      <w:r w:rsidR="0089324E" w:rsidRPr="00FA50B2">
        <w:rPr>
          <w:rStyle w:val="affc"/>
          <w:rFonts w:hint="eastAsia"/>
          <w:rtl/>
        </w:rPr>
        <w:t>א</w:t>
      </w:r>
      <w:r w:rsidR="00347A77">
        <w:rPr>
          <w:rFonts w:hint="cs"/>
          <w:rtl/>
        </w:rPr>
        <w:t>:</w:t>
      </w:r>
    </w:p>
    <w:p w14:paraId="4E75EF41" w14:textId="27DFF51C" w:rsidR="00347A77" w:rsidRDefault="0089324E" w:rsidP="00A07C53">
      <w:pPr>
        <w:rPr>
          <w:rtl/>
        </w:rPr>
      </w:pPr>
      <w:r w:rsidRPr="005E6BC8">
        <w:rPr>
          <w:rFonts w:cs="PFT_Frank" w:hint="eastAsia"/>
          <w:b/>
          <w:bCs/>
          <w:szCs w:val="14"/>
          <w:rtl/>
        </w:rPr>
        <w:t>עמון</w:t>
      </w:r>
      <w:r w:rsidRPr="005E6BC8">
        <w:rPr>
          <w:rFonts w:cs="PFT_Frank"/>
          <w:b/>
          <w:bCs/>
          <w:szCs w:val="14"/>
          <w:rtl/>
        </w:rPr>
        <w:t xml:space="preserve"> </w:t>
      </w:r>
      <w:r w:rsidRPr="005E6BC8">
        <w:rPr>
          <w:rFonts w:cs="PFT_Frank" w:hint="eastAsia"/>
          <w:b/>
          <w:bCs/>
          <w:szCs w:val="14"/>
          <w:rtl/>
        </w:rPr>
        <w:t>ומואב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מעשרין</w:t>
      </w:r>
      <w:r w:rsidRPr="006F178A">
        <w:rPr>
          <w:rtl/>
        </w:rPr>
        <w:t xml:space="preserve"> </w:t>
      </w:r>
      <w:r w:rsidR="00347A77" w:rsidRPr="005E6BC8">
        <w:rPr>
          <w:rFonts w:cs="PFT_Frank" w:hint="eastAsia"/>
          <w:b/>
          <w:bCs/>
          <w:szCs w:val="14"/>
          <w:rtl/>
        </w:rPr>
        <w:t>מעשר</w:t>
      </w:r>
      <w:r w:rsidR="00347A77" w:rsidRPr="005E6BC8">
        <w:rPr>
          <w:rFonts w:cs="PFT_Frank"/>
          <w:b/>
          <w:bCs/>
          <w:szCs w:val="14"/>
          <w:rtl/>
        </w:rPr>
        <w:t xml:space="preserve"> </w:t>
      </w:r>
      <w:r w:rsidRPr="005E6BC8">
        <w:rPr>
          <w:rFonts w:cs="PFT_Frank" w:hint="eastAsia"/>
          <w:b/>
          <w:bCs/>
          <w:szCs w:val="14"/>
          <w:rtl/>
        </w:rPr>
        <w:t>עני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בשביעית</w:t>
      </w:r>
      <w:r w:rsidR="005264AE" w:rsidRPr="008A0BAE">
        <w:rPr>
          <w:rStyle w:val="affe"/>
          <w:rtl/>
        </w:rPr>
        <w:t xml:space="preserve"> </w:t>
      </w:r>
      <w:r w:rsidR="005264AE">
        <w:rPr>
          <w:rStyle w:val="affe"/>
          <w:rFonts w:hint="cs"/>
          <w:rtl/>
        </w:rPr>
        <w:t>ש</w:t>
      </w:r>
      <w:r w:rsidR="006B5BCA">
        <w:rPr>
          <w:rStyle w:val="affe"/>
          <w:rFonts w:hint="cs"/>
          <w:rtl/>
        </w:rPr>
        <w:t xml:space="preserve">הרי </w:t>
      </w:r>
      <w:r w:rsidR="005264AE" w:rsidRPr="008A0BAE">
        <w:rPr>
          <w:rStyle w:val="affe"/>
          <w:rFonts w:hint="eastAsia"/>
          <w:rtl/>
        </w:rPr>
        <w:t>זורעים</w:t>
      </w:r>
      <w:r w:rsidR="005264AE" w:rsidRPr="008A0BAE">
        <w:rPr>
          <w:rStyle w:val="affe"/>
          <w:rtl/>
        </w:rPr>
        <w:t xml:space="preserve"> </w:t>
      </w:r>
      <w:r w:rsidR="005264AE" w:rsidRPr="008A0BAE">
        <w:rPr>
          <w:rStyle w:val="affe"/>
          <w:rFonts w:hint="eastAsia"/>
          <w:rtl/>
        </w:rPr>
        <w:t>בשביעית</w:t>
      </w:r>
      <w:r w:rsidR="005264AE">
        <w:rPr>
          <w:rStyle w:val="affe"/>
          <w:rFonts w:hint="cs"/>
          <w:rtl/>
        </w:rPr>
        <w:t>,</w:t>
      </w:r>
    </w:p>
    <w:p w14:paraId="025BC70E" w14:textId="1896DC8A" w:rsidR="00835131" w:rsidRDefault="00347A77" w:rsidP="00A07C53">
      <w:pPr>
        <w:rPr>
          <w:rtl/>
        </w:rPr>
      </w:pPr>
      <w:r>
        <w:rPr>
          <w:rStyle w:val="affc"/>
          <w:rFonts w:hint="cs"/>
          <w:rtl/>
        </w:rPr>
        <w:t>ו</w:t>
      </w:r>
      <w:r w:rsidR="00AC6811" w:rsidRPr="008A0BAE">
        <w:rPr>
          <w:rStyle w:val="affc"/>
          <w:rFonts w:hint="eastAsia"/>
          <w:rtl/>
        </w:rPr>
        <w:t>הוציא</w:t>
      </w:r>
      <w:r w:rsidR="00AC6811" w:rsidRPr="008A0BAE">
        <w:rPr>
          <w:rStyle w:val="affc"/>
          <w:rtl/>
        </w:rPr>
        <w:t xml:space="preserve"> </w:t>
      </w:r>
      <w:r w:rsidR="00AC6811" w:rsidRPr="008A0BAE">
        <w:rPr>
          <w:rStyle w:val="affc"/>
          <w:rFonts w:hint="eastAsia"/>
          <w:rtl/>
        </w:rPr>
        <w:t>לו</w:t>
      </w:r>
      <w:r w:rsidR="00AC6811" w:rsidRPr="008A0BAE">
        <w:rPr>
          <w:rStyle w:val="affc"/>
          <w:rtl/>
        </w:rPr>
        <w:t xml:space="preserve"> </w:t>
      </w:r>
      <w:r w:rsidR="00AC6811" w:rsidRPr="008A0BAE">
        <w:rPr>
          <w:rStyle w:val="affc"/>
          <w:rFonts w:hint="eastAsia"/>
          <w:rtl/>
        </w:rPr>
        <w:t>עיניו</w:t>
      </w:r>
      <w:r w:rsidR="00AC6811">
        <w:rPr>
          <w:rStyle w:val="affc"/>
          <w:rFonts w:hint="cs"/>
          <w:b w:val="0"/>
          <w:rtl/>
        </w:rPr>
        <w:t>:</w:t>
      </w:r>
      <w:r w:rsidR="00AC6811" w:rsidRPr="009F5EC1">
        <w:rPr>
          <w:rFonts w:hint="cs"/>
          <w:rtl/>
        </w:rPr>
        <w:t xml:space="preserve"> </w:t>
      </w:r>
      <w:r w:rsidR="00835131" w:rsidRPr="005E6BC8">
        <w:rPr>
          <w:rFonts w:cs="PFT_Frank" w:hint="cs"/>
          <w:b/>
          <w:bCs/>
          <w:szCs w:val="14"/>
          <w:rtl/>
        </w:rPr>
        <w:t>ש</w:t>
      </w:r>
      <w:r w:rsidR="00AC6811" w:rsidRPr="005E6BC8">
        <w:rPr>
          <w:rFonts w:cs="PFT_Frank" w:hint="eastAsia"/>
          <w:b/>
          <w:bCs/>
          <w:szCs w:val="14"/>
          <w:rtl/>
        </w:rPr>
        <w:t>זה</w:t>
      </w:r>
      <w:r w:rsidR="00AC6811" w:rsidRPr="000971FB">
        <w:rPr>
          <w:rtl/>
        </w:rPr>
        <w:t xml:space="preserve"> </w:t>
      </w:r>
      <w:r w:rsidR="00835131" w:rsidRPr="008A0BAE">
        <w:rPr>
          <w:rStyle w:val="affe"/>
          <w:rFonts w:hint="eastAsia"/>
          <w:rtl/>
        </w:rPr>
        <w:t>כעין</w:t>
      </w:r>
      <w:r w:rsidR="00835131">
        <w:rPr>
          <w:rFonts w:hint="cs"/>
          <w:rtl/>
        </w:rPr>
        <w:t xml:space="preserve"> </w:t>
      </w:r>
      <w:r w:rsidR="00835131" w:rsidRPr="005E6BC8">
        <w:rPr>
          <w:rFonts w:cs="PFT_Frank" w:hint="eastAsia"/>
          <w:b/>
          <w:bCs/>
          <w:szCs w:val="14"/>
          <w:rtl/>
        </w:rPr>
        <w:t>הלמ</w:t>
      </w:r>
      <w:r w:rsidR="00835131" w:rsidRPr="005E6BC8">
        <w:rPr>
          <w:rFonts w:cs="PFT_Frank"/>
          <w:b/>
          <w:bCs/>
          <w:szCs w:val="14"/>
          <w:rtl/>
        </w:rPr>
        <w:t>"מ</w:t>
      </w:r>
      <w:r w:rsidR="00835131">
        <w:rPr>
          <w:rFonts w:hint="cs"/>
          <w:rtl/>
        </w:rPr>
        <w:t xml:space="preserve"> </w:t>
      </w:r>
      <w:r w:rsidR="00835131" w:rsidRPr="008A0BAE">
        <w:rPr>
          <w:rStyle w:val="affe"/>
          <w:rFonts w:hint="eastAsia"/>
          <w:rtl/>
        </w:rPr>
        <w:t>שתיקנו</w:t>
      </w:r>
      <w:r w:rsidR="00835131" w:rsidRPr="008A0BAE">
        <w:rPr>
          <w:rStyle w:val="affe"/>
          <w:rtl/>
        </w:rPr>
        <w:t xml:space="preserve"> </w:t>
      </w:r>
      <w:r w:rsidR="00835131" w:rsidRPr="008A0BAE">
        <w:rPr>
          <w:rStyle w:val="affe"/>
          <w:rFonts w:hint="eastAsia"/>
          <w:rtl/>
        </w:rPr>
        <w:t>כנה</w:t>
      </w:r>
      <w:r w:rsidR="00835131" w:rsidRPr="008A0BAE">
        <w:rPr>
          <w:rStyle w:val="affe"/>
          <w:rtl/>
        </w:rPr>
        <w:t>"ג</w:t>
      </w:r>
      <w:r w:rsidR="00835131">
        <w:rPr>
          <w:rFonts w:hint="cs"/>
          <w:rtl/>
        </w:rPr>
        <w:t xml:space="preserve"> -</w:t>
      </w:r>
    </w:p>
    <w:p w14:paraId="71315FEC" w14:textId="6A46EC55" w:rsidR="0089324E" w:rsidRPr="006F178A" w:rsidRDefault="00835131" w:rsidP="002A28A1">
      <w:pPr>
        <w:rPr>
          <w:rtl/>
        </w:rPr>
      </w:pPr>
      <w:r>
        <w:rPr>
          <w:rFonts w:hint="cs"/>
          <w:rtl/>
        </w:rPr>
        <w:t xml:space="preserve">שלא כבשום </w:t>
      </w:r>
      <w:r w:rsidRPr="00835131">
        <w:rPr>
          <w:rFonts w:hint="cs"/>
          <w:rtl/>
        </w:rPr>
        <w:t>עולי בבל</w:t>
      </w:r>
      <w:r>
        <w:rPr>
          <w:rFonts w:hint="cs"/>
          <w:rtl/>
        </w:rPr>
        <w:t>,</w:t>
      </w:r>
      <w:r w:rsidRPr="00835131">
        <w:rPr>
          <w:rFonts w:hint="cs"/>
          <w:rtl/>
        </w:rPr>
        <w:t xml:space="preserve"> </w:t>
      </w:r>
      <w:r w:rsidR="00AC6811" w:rsidRPr="008A0BAE">
        <w:rPr>
          <w:rFonts w:hint="eastAsia"/>
          <w:rtl/>
        </w:rPr>
        <w:t>בשביל</w:t>
      </w:r>
      <w:r w:rsidR="00AC6811" w:rsidRPr="008A0BAE">
        <w:rPr>
          <w:rtl/>
        </w:rPr>
        <w:t xml:space="preserve"> </w:t>
      </w:r>
      <w:r w:rsidR="00AC6811" w:rsidRPr="008A0BAE">
        <w:rPr>
          <w:rFonts w:hint="eastAsia"/>
          <w:rtl/>
        </w:rPr>
        <w:t>עניים</w:t>
      </w:r>
      <w:r w:rsidR="00AC6811" w:rsidRPr="008A0BAE">
        <w:rPr>
          <w:rtl/>
        </w:rPr>
        <w:t xml:space="preserve"> </w:t>
      </w:r>
      <w:r w:rsidR="00AC6811" w:rsidRPr="008A0BAE">
        <w:rPr>
          <w:rFonts w:hint="eastAsia"/>
          <w:rtl/>
        </w:rPr>
        <w:t>בשביעית</w:t>
      </w:r>
      <w:r w:rsidRPr="008A0BAE">
        <w:rPr>
          <w:rStyle w:val="affe"/>
          <w:rtl/>
        </w:rPr>
        <w:t xml:space="preserve"> וקדושה </w:t>
      </w:r>
      <w:r>
        <w:rPr>
          <w:rStyle w:val="affe"/>
          <w:rFonts w:hint="cs"/>
          <w:rtl/>
        </w:rPr>
        <w:t>ראשונה</w:t>
      </w:r>
      <w:r w:rsidRPr="008A0BAE">
        <w:rPr>
          <w:rStyle w:val="affe"/>
          <w:rtl/>
        </w:rPr>
        <w:t xml:space="preserve"> לא קידש</w:t>
      </w:r>
      <w:r>
        <w:rPr>
          <w:rStyle w:val="affe"/>
          <w:rFonts w:hint="cs"/>
          <w:rtl/>
        </w:rPr>
        <w:t>ה</w:t>
      </w:r>
      <w:r w:rsidRPr="008A0BAE">
        <w:rPr>
          <w:rStyle w:val="affe"/>
          <w:rtl/>
        </w:rPr>
        <w:t xml:space="preserve"> לעתיד</w:t>
      </w:r>
      <w:r>
        <w:rPr>
          <w:rStyle w:val="affe"/>
          <w:rFonts w:hint="cs"/>
          <w:rtl/>
        </w:rPr>
        <w:t xml:space="preserve">,                </w:t>
      </w:r>
      <w:r>
        <w:rPr>
          <w:rStyle w:val="affc"/>
          <w:rFonts w:hint="cs"/>
          <w:rtl/>
        </w:rPr>
        <w:t>כשנתיישב</w:t>
      </w:r>
      <w:r w:rsidR="0089324E" w:rsidRPr="006F178A">
        <w:rPr>
          <w:rtl/>
        </w:rPr>
        <w:t xml:space="preserve"> </w:t>
      </w:r>
      <w:r w:rsidR="000971FB" w:rsidRPr="008A0BAE">
        <w:rPr>
          <w:rStyle w:val="affc"/>
          <w:rFonts w:hint="eastAsia"/>
          <w:rtl/>
        </w:rPr>
        <w:t>התפלל</w:t>
      </w:r>
      <w:r>
        <w:rPr>
          <w:rFonts w:hint="cs"/>
          <w:rtl/>
        </w:rPr>
        <w:t>:</w:t>
      </w:r>
      <w:r w:rsidR="000971FB">
        <w:rPr>
          <w:rFonts w:hint="cs"/>
          <w:rtl/>
        </w:rPr>
        <w:t xml:space="preserve"> וחזרו</w:t>
      </w:r>
      <w:r w:rsidR="0089324E" w:rsidRPr="006F178A">
        <w:rPr>
          <w:rtl/>
        </w:rPr>
        <w:t xml:space="preserve"> </w:t>
      </w:r>
      <w:r w:rsidR="00AC6811">
        <w:rPr>
          <w:rFonts w:hint="cs"/>
          <w:rtl/>
        </w:rPr>
        <w:t xml:space="preserve">עיניו </w:t>
      </w:r>
      <w:r w:rsidR="0089324E" w:rsidRPr="006F178A">
        <w:rPr>
          <w:rFonts w:hint="cs"/>
          <w:rtl/>
        </w:rPr>
        <w:t>למקומן</w:t>
      </w:r>
      <w:r w:rsidR="005451FC">
        <w:rPr>
          <w:rFonts w:hint="cs"/>
          <w:rtl/>
        </w:rPr>
        <w:t>.</w:t>
      </w:r>
    </w:p>
    <w:p w14:paraId="040932AD" w14:textId="77777777" w:rsidR="00595F7A" w:rsidRDefault="009F4A86" w:rsidP="00731582">
      <w:pPr>
        <w:pStyle w:val="affff0"/>
        <w:rPr>
          <w:rtl/>
        </w:rPr>
      </w:pPr>
      <w:ins w:id="9802" w:author="מספור קטעי משנה" w:date="2026-10-06T10:03:49Z">
        <w:r>
          <w:rPr>
            <w:rStyle w:val="MisparKeta"/>
          </w:rPr>
          <w:t xml:space="preserve">ב. </w:t>
        </w:r>
      </w:ins>
      <w:r>
        <w:rPr>
          <w:rStyle w:val="affff1"/>
          <w:rFonts w:hint="cs"/>
          <w:rtl/>
        </w:rPr>
        <w:t>שו</w:t>
      </w:r>
      <w:r w:rsidR="0089324E" w:rsidRPr="008A0BAE">
        <w:rPr>
          <w:rStyle w:val="affff1"/>
          <w:rFonts w:hint="eastAsia"/>
          <w:rtl/>
        </w:rPr>
        <w:t>טה</w:t>
      </w:r>
      <w:r>
        <w:rPr>
          <w:rFonts w:hint="cs"/>
          <w:rtl/>
        </w:rPr>
        <w:t>.</w:t>
      </w:r>
    </w:p>
    <w:p w14:paraId="5126AF29" w14:textId="79D1E348" w:rsidR="0089324E" w:rsidRPr="009F4A86" w:rsidRDefault="0043458C" w:rsidP="00A07C53">
      <w:pPr>
        <w:rPr>
          <w:rtl/>
        </w:rPr>
      </w:pPr>
      <w:r>
        <w:rPr>
          <w:rFonts w:hint="cs"/>
          <w:rtl/>
        </w:rPr>
        <w:t xml:space="preserve"> </w:t>
      </w:r>
      <w:r w:rsidRPr="005E6BC8">
        <w:rPr>
          <w:rFonts w:cs="PFT_Frank" w:hint="eastAsia"/>
          <w:b/>
          <w:bCs/>
          <w:szCs w:val="14"/>
          <w:rtl/>
        </w:rPr>
        <w:t>ש</w:t>
      </w:r>
      <w:r w:rsidR="0089324E" w:rsidRPr="005E6BC8">
        <w:rPr>
          <w:rFonts w:cs="PFT_Frank" w:hint="eastAsia"/>
          <w:b/>
          <w:bCs/>
          <w:szCs w:val="14"/>
          <w:rtl/>
        </w:rPr>
        <w:t>יוצא</w:t>
      </w:r>
      <w:r w:rsidR="0089324E" w:rsidRPr="009F4A86">
        <w:rPr>
          <w:rtl/>
        </w:rPr>
        <w:t xml:space="preserve"> </w:t>
      </w:r>
      <w:r w:rsidR="0089324E" w:rsidRPr="009F4A86">
        <w:rPr>
          <w:rFonts w:hint="cs"/>
          <w:rtl/>
        </w:rPr>
        <w:t>יחיד</w:t>
      </w:r>
      <w:r w:rsidR="0089324E" w:rsidRPr="009F4A86">
        <w:rPr>
          <w:rtl/>
        </w:rPr>
        <w:t xml:space="preserve"> </w:t>
      </w:r>
      <w:r w:rsidR="0089324E" w:rsidRPr="009F4A86">
        <w:rPr>
          <w:rFonts w:hint="cs"/>
          <w:rtl/>
        </w:rPr>
        <w:t>בלילה,</w:t>
      </w:r>
      <w:r w:rsidR="0089324E" w:rsidRPr="009F4A86">
        <w:rPr>
          <w:rtl/>
        </w:rPr>
        <w:t xml:space="preserve"> </w:t>
      </w:r>
      <w:r w:rsidR="0089324E" w:rsidRPr="005E6BC8">
        <w:rPr>
          <w:rFonts w:cs="PFT_Frank" w:hint="eastAsia"/>
          <w:b/>
          <w:bCs/>
          <w:szCs w:val="14"/>
          <w:rtl/>
        </w:rPr>
        <w:t>לן</w:t>
      </w:r>
      <w:r w:rsidR="0089324E" w:rsidRPr="009F4A86">
        <w:rPr>
          <w:rtl/>
        </w:rPr>
        <w:t xml:space="preserve"> </w:t>
      </w:r>
      <w:r w:rsidR="0089324E" w:rsidRPr="009F4A86">
        <w:rPr>
          <w:rFonts w:hint="cs"/>
          <w:rtl/>
        </w:rPr>
        <w:t>בבית</w:t>
      </w:r>
      <w:r w:rsidR="0089324E" w:rsidRPr="009F4A86">
        <w:rPr>
          <w:rtl/>
        </w:rPr>
        <w:t xml:space="preserve"> </w:t>
      </w:r>
      <w:r w:rsidR="0089324E" w:rsidRPr="009F4A86">
        <w:rPr>
          <w:rFonts w:hint="cs"/>
          <w:rtl/>
        </w:rPr>
        <w:t>הקברות,</w:t>
      </w:r>
      <w:r w:rsidR="0089324E" w:rsidRPr="009F4A86">
        <w:rPr>
          <w:rtl/>
        </w:rPr>
        <w:t xml:space="preserve"> </w:t>
      </w:r>
      <w:r w:rsidR="006F3C22" w:rsidRPr="005E6BC8">
        <w:rPr>
          <w:rFonts w:cs="PFT_Frank" w:hint="eastAsia"/>
          <w:b/>
          <w:bCs/>
          <w:szCs w:val="14"/>
          <w:rtl/>
        </w:rPr>
        <w:t>ו</w:t>
      </w:r>
      <w:r w:rsidR="0089324E" w:rsidRPr="005E6BC8">
        <w:rPr>
          <w:rFonts w:cs="PFT_Frank" w:hint="eastAsia"/>
          <w:b/>
          <w:bCs/>
          <w:szCs w:val="14"/>
          <w:rtl/>
        </w:rPr>
        <w:t>מקרע</w:t>
      </w:r>
      <w:r w:rsidR="0089324E" w:rsidRPr="009F4A86">
        <w:rPr>
          <w:rtl/>
        </w:rPr>
        <w:t xml:space="preserve"> </w:t>
      </w:r>
      <w:r w:rsidR="0089324E" w:rsidRPr="009F4A86">
        <w:rPr>
          <w:rFonts w:hint="cs"/>
          <w:rtl/>
        </w:rPr>
        <w:t>כסותו</w:t>
      </w:r>
      <w:r w:rsidR="009F4A86">
        <w:rPr>
          <w:rFonts w:hint="cs"/>
          <w:rtl/>
        </w:rPr>
        <w:t>.</w:t>
      </w:r>
    </w:p>
    <w:p w14:paraId="7A39F49F" w14:textId="1784BBA0" w:rsidR="00731582" w:rsidRDefault="0089324E" w:rsidP="00D27A19">
      <w:pPr>
        <w:pStyle w:val="36"/>
        <w:framePr w:wrap="notBeside"/>
        <w:rPr>
          <w:rtl/>
        </w:rPr>
      </w:pPr>
      <w:r w:rsidRPr="00D27A19">
        <w:rPr>
          <w:rFonts w:hint="eastAsia"/>
          <w:rtl/>
        </w:rPr>
        <w:t>ר</w:t>
      </w:r>
      <w:r w:rsidRPr="00D27A19">
        <w:rPr>
          <w:rtl/>
        </w:rPr>
        <w:t>"</w:t>
      </w:r>
      <w:r w:rsidRPr="00D27A19">
        <w:rPr>
          <w:rFonts w:hint="eastAsia"/>
          <w:rtl/>
        </w:rPr>
        <w:t>ה</w:t>
      </w:r>
      <w:r w:rsidR="00731582">
        <w:rPr>
          <w:rtl/>
        </w:rPr>
        <w:t>:</w:t>
      </w:r>
    </w:p>
    <w:p w14:paraId="0CC5F038" w14:textId="0EC016DE" w:rsidR="00471CDF" w:rsidRPr="002A3442" w:rsidRDefault="0089324E" w:rsidP="00471CDF">
      <w:pPr>
        <w:rPr>
          <w:spacing w:val="-6"/>
          <w:rtl/>
        </w:rPr>
      </w:pPr>
      <w:r w:rsidRPr="002A3442">
        <w:rPr>
          <w:rFonts w:hint="cs"/>
          <w:spacing w:val="-6"/>
          <w:rtl/>
        </w:rPr>
        <w:t>שיה</w:t>
      </w:r>
      <w:r w:rsidR="009F4A86" w:rsidRPr="002A3442">
        <w:rPr>
          <w:rFonts w:hint="cs"/>
          <w:spacing w:val="-6"/>
          <w:rtl/>
        </w:rPr>
        <w:t>י</w:t>
      </w:r>
      <w:r w:rsidRPr="002A3442">
        <w:rPr>
          <w:rFonts w:hint="cs"/>
          <w:spacing w:val="-6"/>
          <w:rtl/>
        </w:rPr>
        <w:t>ו</w:t>
      </w:r>
      <w:r w:rsidRPr="002A3442">
        <w:rPr>
          <w:spacing w:val="-6"/>
          <w:rtl/>
        </w:rPr>
        <w:t xml:space="preserve"> </w:t>
      </w:r>
      <w:r w:rsidRPr="002A3442">
        <w:rPr>
          <w:rFonts w:hint="cs"/>
          <w:spacing w:val="-6"/>
          <w:rtl/>
        </w:rPr>
        <w:t>כולן</w:t>
      </w:r>
      <w:r w:rsidR="009F4A86" w:rsidRPr="002A3442">
        <w:rPr>
          <w:rFonts w:hint="cs"/>
          <w:spacing w:val="-6"/>
          <w:rtl/>
        </w:rPr>
        <w:t>.</w:t>
      </w:r>
      <w:r w:rsidR="00D27A19" w:rsidRPr="002A3442">
        <w:rPr>
          <w:rFonts w:hint="cs"/>
          <w:spacing w:val="-6"/>
          <w:rtl/>
        </w:rPr>
        <w:t xml:space="preserve"> </w:t>
      </w:r>
      <w:r w:rsidR="00471CDF" w:rsidRPr="002A3442">
        <w:rPr>
          <w:rFonts w:cs="PFT_Frank" w:hint="cs"/>
          <w:b/>
          <w:bCs/>
          <w:spacing w:val="-6"/>
          <w:szCs w:val="14"/>
          <w:rtl/>
        </w:rPr>
        <w:t>י</w:t>
      </w:r>
      <w:r w:rsidR="00471CDF" w:rsidRPr="002A3442">
        <w:rPr>
          <w:rFonts w:cs="PFT_Frank" w:hint="eastAsia"/>
          <w:b/>
          <w:bCs/>
          <w:spacing w:val="-6"/>
          <w:szCs w:val="14"/>
          <w:rtl/>
        </w:rPr>
        <w:t>וצא</w:t>
      </w:r>
      <w:r w:rsidR="00471CDF" w:rsidRPr="002A3442">
        <w:rPr>
          <w:rFonts w:cs="PFT_Frank"/>
          <w:b/>
          <w:bCs/>
          <w:spacing w:val="-6"/>
          <w:szCs w:val="14"/>
          <w:rtl/>
        </w:rPr>
        <w:t xml:space="preserve"> </w:t>
      </w:r>
      <w:r w:rsidR="00471CDF" w:rsidRPr="002A3442">
        <w:rPr>
          <w:rFonts w:hint="cs"/>
          <w:spacing w:val="-6"/>
          <w:rtl/>
        </w:rPr>
        <w:t>לאוויר,</w:t>
      </w:r>
      <w:r w:rsidR="00471CDF" w:rsidRPr="002A3442">
        <w:rPr>
          <w:rFonts w:cs="PFT_Frank" w:hint="cs"/>
          <w:b/>
          <w:bCs/>
          <w:spacing w:val="-6"/>
          <w:szCs w:val="14"/>
          <w:rtl/>
        </w:rPr>
        <w:t xml:space="preserve"> </w:t>
      </w:r>
      <w:r w:rsidR="00471CDF" w:rsidRPr="002A3442">
        <w:rPr>
          <w:rFonts w:cs="PFT_Frank" w:hint="eastAsia"/>
          <w:b/>
          <w:bCs/>
          <w:spacing w:val="-6"/>
          <w:szCs w:val="14"/>
          <w:rtl/>
        </w:rPr>
        <w:t>לן</w:t>
      </w:r>
      <w:r w:rsidR="00471CDF" w:rsidRPr="002A3442">
        <w:rPr>
          <w:rFonts w:hint="cs"/>
          <w:spacing w:val="-6"/>
          <w:rtl/>
        </w:rPr>
        <w:t xml:space="preserve"> לרוח טומאה, </w:t>
      </w:r>
      <w:r w:rsidR="00471CDF" w:rsidRPr="002A3442">
        <w:rPr>
          <w:rFonts w:cs="PFT_Frank" w:hint="cs"/>
          <w:b/>
          <w:bCs/>
          <w:spacing w:val="-6"/>
          <w:szCs w:val="14"/>
          <w:rtl/>
        </w:rPr>
        <w:t>מ</w:t>
      </w:r>
      <w:r w:rsidR="00471CDF" w:rsidRPr="002A3442">
        <w:rPr>
          <w:rFonts w:cs="PFT_Frank" w:hint="eastAsia"/>
          <w:b/>
          <w:bCs/>
          <w:spacing w:val="-6"/>
          <w:szCs w:val="14"/>
          <w:rtl/>
        </w:rPr>
        <w:t>קרע</w:t>
      </w:r>
      <w:r w:rsidR="00471CDF" w:rsidRPr="002A3442">
        <w:rPr>
          <w:rFonts w:cs="PFT_Frank" w:hint="cs"/>
          <w:b/>
          <w:bCs/>
          <w:spacing w:val="-6"/>
          <w:szCs w:val="14"/>
          <w:rtl/>
        </w:rPr>
        <w:t xml:space="preserve"> </w:t>
      </w:r>
      <w:r w:rsidR="002A3442">
        <w:rPr>
          <w:rFonts w:hint="cs"/>
          <w:spacing w:val="-6"/>
          <w:rtl/>
        </w:rPr>
        <w:t xml:space="preserve"> </w:t>
      </w:r>
      <w:r w:rsidR="00471CDF" w:rsidRPr="002A3442">
        <w:rPr>
          <w:rFonts w:hint="cs"/>
          <w:spacing w:val="-6"/>
          <w:rtl/>
        </w:rPr>
        <w:t>שקוע במחשבות,</w:t>
      </w:r>
    </w:p>
    <w:p w14:paraId="18DDCB2E" w14:textId="5FDE4FED" w:rsidR="00471CDF" w:rsidRDefault="00471CDF" w:rsidP="00471CDF">
      <w:pPr>
        <w:rPr>
          <w:rStyle w:val="affe"/>
          <w:rtl/>
        </w:rPr>
      </w:pPr>
      <w:r w:rsidRPr="005E6BC8">
        <w:rPr>
          <w:rFonts w:cs="PFT_Frank" w:hint="eastAsia"/>
          <w:b/>
          <w:bCs/>
          <w:szCs w:val="14"/>
          <w:rtl/>
        </w:rPr>
        <w:t>אבל</w:t>
      </w:r>
      <w:r w:rsidRPr="005E6BC8">
        <w:rPr>
          <w:rFonts w:cs="PFT_Frank"/>
          <w:b/>
          <w:bCs/>
          <w:szCs w:val="14"/>
          <w:rtl/>
        </w:rPr>
        <w:t xml:space="preserve"> </w:t>
      </w:r>
      <w:r w:rsidRPr="005E6BC8">
        <w:rPr>
          <w:rFonts w:cs="PFT_Frank" w:hint="eastAsia"/>
          <w:b/>
          <w:bCs/>
          <w:szCs w:val="14"/>
          <w:rtl/>
        </w:rPr>
        <w:t>בכולן</w:t>
      </w:r>
      <w:r>
        <w:rPr>
          <w:rFonts w:hint="cs"/>
          <w:rtl/>
        </w:rPr>
        <w:t xml:space="preserve"> הוא כנגח שור חמור וגמל שמועד לכל,</w:t>
      </w:r>
      <w:r w:rsidRPr="008A0BAE">
        <w:rPr>
          <w:rStyle w:val="affe"/>
          <w:rtl/>
        </w:rPr>
        <w:t xml:space="preserve"> סיבה אחת</w:t>
      </w:r>
      <w:r>
        <w:rPr>
          <w:rStyle w:val="affe"/>
          <w:rFonts w:hint="cs"/>
          <w:rtl/>
        </w:rPr>
        <w:t>.</w:t>
      </w:r>
    </w:p>
    <w:p w14:paraId="3C6C2656" w14:textId="24C24EE0" w:rsidR="00731582" w:rsidRDefault="00471CDF" w:rsidP="00471CDF">
      <w:pPr>
        <w:pStyle w:val="36"/>
        <w:framePr w:wrap="notBeside"/>
        <w:rPr>
          <w:rtl/>
        </w:rPr>
      </w:pPr>
      <w:r w:rsidRPr="00471CDF">
        <w:rPr>
          <w:rFonts w:hint="cs"/>
          <w:rtl/>
        </w:rPr>
        <w:t>ו</w:t>
      </w:r>
      <w:r>
        <w:rPr>
          <w:rFonts w:hint="cs"/>
          <w:rtl/>
        </w:rPr>
        <w:t>ר''ה</w:t>
      </w:r>
      <w:r w:rsidRPr="00471CDF">
        <w:rPr>
          <w:rFonts w:hint="cs"/>
          <w:rtl/>
        </w:rPr>
        <w:t xml:space="preserve"> חזר בו</w:t>
      </w:r>
      <w:r w:rsidR="009A01A4">
        <w:rPr>
          <w:rFonts w:hint="cs"/>
          <w:rtl/>
        </w:rPr>
        <w:t>:</w:t>
      </w:r>
    </w:p>
    <w:p w14:paraId="037DD47E" w14:textId="1C6A7DE3" w:rsidR="00471CDF" w:rsidRPr="00471CDF" w:rsidRDefault="00471CDF" w:rsidP="00471CDF">
      <w:pPr>
        <w:rPr>
          <w:rtl/>
        </w:rPr>
      </w:pPr>
      <w:r w:rsidRPr="00471CDF">
        <w:rPr>
          <w:rStyle w:val="affc"/>
          <w:rFonts w:hint="cs"/>
          <w:rtl/>
        </w:rPr>
        <w:t>דתניא</w:t>
      </w:r>
      <w:r>
        <w:rPr>
          <w:rStyle w:val="affc"/>
          <w:rFonts w:hint="cs"/>
          <w:rtl/>
        </w:rPr>
        <w:t>:</w:t>
      </w:r>
      <w:r w:rsidRPr="00471CDF">
        <w:rPr>
          <w:rFonts w:hint="cs"/>
          <w:rtl/>
        </w:rPr>
        <w:t xml:space="preserve"> </w:t>
      </w:r>
      <w:r>
        <w:rPr>
          <w:rFonts w:hint="cs"/>
          <w:rtl/>
        </w:rPr>
        <w:t xml:space="preserve">איזהו </w:t>
      </w:r>
      <w:r w:rsidRPr="00471CDF">
        <w:rPr>
          <w:rFonts w:hint="cs"/>
          <w:rtl/>
        </w:rPr>
        <w:t>שוטה המאבד מה שנותנים לו</w:t>
      </w:r>
      <w:r w:rsidRPr="00471CDF">
        <w:rPr>
          <w:rtl/>
        </w:rPr>
        <w:tab/>
      </w:r>
    </w:p>
    <w:p w14:paraId="67A91F39" w14:textId="6BBB6C6E" w:rsidR="00731582" w:rsidRDefault="0089324E" w:rsidP="00D27A19">
      <w:pPr>
        <w:pStyle w:val="36"/>
        <w:framePr w:wrap="notBeside"/>
        <w:rPr>
          <w:rtl/>
        </w:rPr>
      </w:pPr>
      <w:r w:rsidRPr="00D27A19">
        <w:rPr>
          <w:rFonts w:hint="eastAsia"/>
          <w:rtl/>
        </w:rPr>
        <w:t>ר</w:t>
      </w:r>
      <w:r w:rsidRPr="00D27A19">
        <w:rPr>
          <w:rtl/>
        </w:rPr>
        <w:t>"</w:t>
      </w:r>
      <w:r w:rsidRPr="00D27A19">
        <w:rPr>
          <w:rFonts w:hint="eastAsia"/>
          <w:rtl/>
        </w:rPr>
        <w:t>י</w:t>
      </w:r>
      <w:r w:rsidR="00731582">
        <w:rPr>
          <w:rFonts w:hint="cs"/>
          <w:rtl/>
        </w:rPr>
        <w:t>:</w:t>
      </w:r>
    </w:p>
    <w:p w14:paraId="1C782A9D" w14:textId="1C0785EA" w:rsidR="00A14F20" w:rsidRDefault="0089324E" w:rsidP="00D27A19">
      <w:pPr>
        <w:rPr>
          <w:rFonts w:cs="PFT_Frank"/>
          <w:b/>
          <w:bCs/>
          <w:szCs w:val="14"/>
          <w:rtl/>
        </w:rPr>
      </w:pPr>
      <w:r w:rsidRPr="005E6BC8">
        <w:rPr>
          <w:rFonts w:cs="PFT_Frank" w:hint="eastAsia"/>
          <w:b/>
          <w:bCs/>
          <w:szCs w:val="14"/>
          <w:rtl/>
        </w:rPr>
        <w:t>אפילו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אחת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מהן</w:t>
      </w:r>
      <w:r w:rsidR="009F4A86">
        <w:rPr>
          <w:rFonts w:hint="cs"/>
          <w:rtl/>
        </w:rPr>
        <w:t>.</w:t>
      </w:r>
      <w:r w:rsidR="00D27A19">
        <w:rPr>
          <w:rFonts w:hint="cs"/>
          <w:rtl/>
        </w:rPr>
        <w:t xml:space="preserve"> </w:t>
      </w:r>
      <w:r w:rsidR="009F4A86" w:rsidRPr="005E6BC8">
        <w:rPr>
          <w:rFonts w:cs="PFT_Frank" w:hint="eastAsia"/>
          <w:b/>
          <w:bCs/>
          <w:szCs w:val="14"/>
          <w:rtl/>
        </w:rPr>
        <w:t>ו</w:t>
      </w:r>
      <w:r w:rsidR="00AC6811" w:rsidRPr="005E6BC8">
        <w:rPr>
          <w:rFonts w:cs="PFT_Frank" w:hint="eastAsia"/>
          <w:b/>
          <w:bCs/>
          <w:szCs w:val="14"/>
          <w:rtl/>
        </w:rPr>
        <w:t>בעשא</w:t>
      </w:r>
      <w:r w:rsidR="006F3C22" w:rsidRPr="005E6BC8">
        <w:rPr>
          <w:rFonts w:cs="PFT_Frank" w:hint="eastAsia"/>
          <w:b/>
          <w:bCs/>
          <w:szCs w:val="14"/>
          <w:rtl/>
        </w:rPr>
        <w:t>ן</w:t>
      </w:r>
      <w:r w:rsidR="00AC6811">
        <w:rPr>
          <w:rFonts w:hint="cs"/>
          <w:rtl/>
        </w:rPr>
        <w:t xml:space="preserve"> </w:t>
      </w:r>
      <w:r w:rsidRPr="006F178A">
        <w:rPr>
          <w:rFonts w:hint="cs"/>
          <w:rtl/>
        </w:rPr>
        <w:t>בדרך שטות,</w:t>
      </w:r>
      <w:r w:rsidR="006F3C22">
        <w:rPr>
          <w:rFonts w:hint="cs"/>
          <w:rtl/>
        </w:rPr>
        <w:t xml:space="preserve"> </w:t>
      </w:r>
      <w:r w:rsidR="006F3C22" w:rsidRPr="005E6BC8">
        <w:rPr>
          <w:rFonts w:cs="PFT_Frank"/>
          <w:b/>
          <w:bCs/>
          <w:szCs w:val="14"/>
          <w:rtl/>
        </w:rPr>
        <w:tab/>
      </w:r>
    </w:p>
    <w:p w14:paraId="01B8BD06" w14:textId="5CFB41AD" w:rsidR="00731582" w:rsidRDefault="006F3C22" w:rsidP="00402D0C">
      <w:pPr>
        <w:pStyle w:val="36"/>
        <w:framePr w:wrap="notBeside"/>
        <w:rPr>
          <w:rtl/>
        </w:rPr>
      </w:pPr>
      <w:r w:rsidRPr="00402D0C">
        <w:rPr>
          <w:rFonts w:hint="eastAsia"/>
          <w:rtl/>
        </w:rPr>
        <w:t>איבעיא</w:t>
      </w:r>
      <w:r w:rsidR="00731582">
        <w:rPr>
          <w:rFonts w:hint="cs"/>
          <w:rtl/>
        </w:rPr>
        <w:t>:</w:t>
      </w:r>
    </w:p>
    <w:p w14:paraId="33E7269B" w14:textId="5E1FB6E8" w:rsidR="0089324E" w:rsidRPr="00402D0C" w:rsidRDefault="00402D0C" w:rsidP="00402D0C">
      <w:pPr>
        <w:rPr>
          <w:rtl/>
        </w:rPr>
      </w:pPr>
      <w:r>
        <w:rPr>
          <w:rFonts w:hint="cs"/>
          <w:rtl/>
        </w:rPr>
        <w:t>ר''ה שח</w:t>
      </w:r>
      <w:r w:rsidR="0024614F" w:rsidRPr="00402D0C">
        <w:rPr>
          <w:rFonts w:hint="cs"/>
          <w:rtl/>
        </w:rPr>
        <w:t xml:space="preserve">זר בו: </w:t>
      </w:r>
      <w:r w:rsidR="0089324E" w:rsidRPr="00402D0C">
        <w:rPr>
          <w:rFonts w:hint="cs"/>
          <w:rtl/>
        </w:rPr>
        <w:t xml:space="preserve"> </w:t>
      </w:r>
      <w:r w:rsidR="006F3C22" w:rsidRPr="00402D0C">
        <w:rPr>
          <w:rFonts w:hint="cs"/>
          <w:rtl/>
        </w:rPr>
        <w:t>ממקרע</w:t>
      </w:r>
      <w:r w:rsidR="00AC6811" w:rsidRPr="00402D0C">
        <w:rPr>
          <w:rtl/>
        </w:rPr>
        <w:t xml:space="preserve"> או מכול</w:t>
      </w:r>
      <w:r w:rsidR="006F3C22" w:rsidRPr="00402D0C">
        <w:rPr>
          <w:rFonts w:hint="cs"/>
          <w:rtl/>
        </w:rPr>
        <w:t>ם -</w:t>
      </w:r>
      <w:r w:rsidR="00AC6811" w:rsidRPr="00402D0C">
        <w:rPr>
          <w:rtl/>
        </w:rPr>
        <w:t xml:space="preserve"> </w:t>
      </w:r>
      <w:r w:rsidR="00AC6811" w:rsidRPr="00402D0C">
        <w:rPr>
          <w:rFonts w:hint="cs"/>
          <w:rtl/>
        </w:rPr>
        <w:t>תיקו</w:t>
      </w:r>
      <w:r w:rsidR="006F3C22" w:rsidRPr="00402D0C">
        <w:rPr>
          <w:rFonts w:hint="cs"/>
          <w:rtl/>
        </w:rPr>
        <w:t>.</w:t>
      </w:r>
    </w:p>
    <w:p w14:paraId="5B13A15F" w14:textId="264F8F46" w:rsidR="001E0824" w:rsidRPr="001E0824" w:rsidDel="000D483B" w:rsidRDefault="001E0824" w:rsidP="00A07C53">
      <w:pPr>
        <w:pStyle w:val="affff0"/>
        <w:ind w:end="0"/>
      </w:pPr>
      <w:r>
        <w:rPr>
          <w:rFonts w:hint="cs"/>
          <w:rtl/>
        </w:rPr>
        <w:t>טומטום ואנדרוגינוס, ונשים ועבדים שאינם משוחררים.</w:t>
      </w:r>
    </w:p>
    <w:p w14:paraId="1154F8A3" w14:textId="0110324B" w:rsidR="0089324E" w:rsidRPr="00FA50B2" w:rsidRDefault="001E0824" w:rsidP="00A07C53">
      <w:pPr>
        <w:pStyle w:val="af3"/>
        <w:rPr>
          <w:rFonts w:ascii="BA Fontov Regular" w:hAnsi="BA Fontov Regular"/>
          <w:rtl/>
        </w:rPr>
      </w:pPr>
      <w:r>
        <w:rPr>
          <w:rFonts w:hint="cs"/>
          <w:rtl/>
        </w:rPr>
        <w:t>'</w:t>
      </w:r>
      <w:r w:rsidR="0089324E" w:rsidRPr="00FA50B2">
        <w:rPr>
          <w:rFonts w:hint="eastAsia"/>
          <w:rtl/>
        </w:rPr>
        <w:t>זכור</w:t>
      </w:r>
      <w:r>
        <w:rPr>
          <w:rFonts w:hint="cs"/>
          <w:rtl/>
        </w:rPr>
        <w:t>'</w:t>
      </w:r>
      <w:r w:rsidR="0089324E" w:rsidRPr="005959CA">
        <w:rPr>
          <w:rtl/>
        </w:rPr>
        <w:t xml:space="preserve"> </w:t>
      </w:r>
      <w:r>
        <w:rPr>
          <w:rFonts w:hint="cs"/>
          <w:rtl/>
        </w:rPr>
        <w:t xml:space="preserve">- </w:t>
      </w:r>
      <w:r w:rsidR="00AC6811" w:rsidRPr="005E6BC8">
        <w:rPr>
          <w:rFonts w:ascii="BA Fontov Regular" w:hAnsi="BA Fontov Regular" w:cs="PFT_Frank" w:hint="eastAsia"/>
          <w:b/>
          <w:bCs/>
          <w:spacing w:val="0"/>
          <w:szCs w:val="14"/>
          <w:rtl/>
        </w:rPr>
        <w:t>למעט</w:t>
      </w:r>
      <w:r w:rsidR="0089324E" w:rsidRPr="005959CA">
        <w:rPr>
          <w:rFonts w:ascii="BA Fontov Regular" w:hAnsi="BA Fontov Regular" w:cs="FrankRuehl"/>
          <w:spacing w:val="0"/>
          <w:szCs w:val="18"/>
          <w:rtl/>
        </w:rPr>
        <w:t xml:space="preserve"> </w:t>
      </w:r>
      <w:r w:rsidR="0089324E" w:rsidRPr="005959CA">
        <w:rPr>
          <w:rFonts w:ascii="BA Fontov Regular" w:hAnsi="BA Fontov Regular" w:cs="FrankRuehl" w:hint="eastAsia"/>
          <w:spacing w:val="0"/>
          <w:szCs w:val="18"/>
          <w:rtl/>
        </w:rPr>
        <w:t>נשים</w:t>
      </w:r>
      <w:r w:rsidR="0089324E" w:rsidRPr="005959CA">
        <w:rPr>
          <w:rFonts w:ascii="BA Fontov Regular" w:hAnsi="BA Fontov Regular" w:cs="FrankRuehl"/>
          <w:spacing w:val="0"/>
          <w:szCs w:val="18"/>
          <w:rtl/>
        </w:rPr>
        <w:t xml:space="preserve"> </w:t>
      </w:r>
      <w:r w:rsidR="00880C8A">
        <w:rPr>
          <w:rFonts w:ascii="BA Fontov Regular" w:hAnsi="BA Fontov Regular" w:cs="FrankRuehl"/>
          <w:spacing w:val="0"/>
          <w:szCs w:val="18"/>
          <w:rtl/>
        </w:rPr>
        <w:tab/>
      </w:r>
      <w:r w:rsidR="00880C8A">
        <w:rPr>
          <w:rFonts w:ascii="BA Fontov Regular" w:hAnsi="BA Fontov Regular" w:cs="FrankRuehl"/>
          <w:spacing w:val="0"/>
          <w:szCs w:val="18"/>
          <w:rtl/>
        </w:rPr>
        <w:tab/>
      </w:r>
      <w:r w:rsidR="009277C3" w:rsidRPr="00FA50B2">
        <w:rPr>
          <w:rStyle w:val="affe"/>
          <w:rFonts w:hint="eastAsia"/>
          <w:rtl/>
        </w:rPr>
        <w:t>אף</w:t>
      </w:r>
      <w:r w:rsidR="009277C3" w:rsidRPr="00FA50B2">
        <w:rPr>
          <w:rStyle w:val="affe"/>
          <w:rtl/>
        </w:rPr>
        <w:t xml:space="preserve"> </w:t>
      </w:r>
      <w:r w:rsidR="0089324E" w:rsidRPr="00FA50B2">
        <w:rPr>
          <w:rStyle w:val="affe"/>
          <w:rFonts w:hint="eastAsia"/>
          <w:rtl/>
        </w:rPr>
        <w:t>שהזמן</w:t>
      </w:r>
      <w:r w:rsidR="0089324E" w:rsidRPr="00FA50B2">
        <w:rPr>
          <w:rStyle w:val="affe"/>
          <w:rtl/>
        </w:rPr>
        <w:t xml:space="preserve"> גרמא, </w:t>
      </w:r>
      <w:r>
        <w:rPr>
          <w:rStyle w:val="affe"/>
          <w:rFonts w:hint="cs"/>
          <w:rtl/>
        </w:rPr>
        <w:t>הייתי מחייב</w:t>
      </w:r>
      <w:r w:rsidR="0089324E" w:rsidRPr="00FA50B2">
        <w:rPr>
          <w:rStyle w:val="affe"/>
          <w:rtl/>
        </w:rPr>
        <w:t xml:space="preserve"> </w:t>
      </w:r>
      <w:r w:rsidR="0089324E" w:rsidRPr="008A0BAE">
        <w:rPr>
          <w:rFonts w:hint="eastAsia"/>
          <w:rtl/>
        </w:rPr>
        <w:t>מהקהל</w:t>
      </w:r>
      <w:r>
        <w:rPr>
          <w:rFonts w:ascii="BA Fontov Regular" w:hAnsi="BA Fontov Regular" w:cs="FrankRuehl" w:hint="cs"/>
          <w:spacing w:val="0"/>
          <w:szCs w:val="18"/>
          <w:rtl/>
        </w:rPr>
        <w:t>,</w:t>
      </w:r>
    </w:p>
    <w:p w14:paraId="03D34DAD" w14:textId="192BD4DF" w:rsidR="0089324E" w:rsidRPr="00FA50B2" w:rsidRDefault="001E0824" w:rsidP="00A07C53">
      <w:pPr>
        <w:rPr>
          <w:rFonts w:cs="Guttman Vilna"/>
          <w:rtl/>
        </w:rPr>
      </w:pPr>
      <w:r>
        <w:rPr>
          <w:rFonts w:cs="BA Haketer Regular" w:hint="cs"/>
          <w:spacing w:val="4"/>
          <w:szCs w:val="16"/>
          <w:rtl/>
        </w:rPr>
        <w:t>'</w:t>
      </w:r>
      <w:r w:rsidR="0089324E" w:rsidRPr="00FA50B2">
        <w:rPr>
          <w:rFonts w:cs="BA Haketer Regular" w:hint="eastAsia"/>
          <w:spacing w:val="4"/>
          <w:szCs w:val="16"/>
          <w:rtl/>
        </w:rPr>
        <w:t>זכור</w:t>
      </w:r>
      <w:r w:rsidR="0089324E" w:rsidRPr="008A0BAE">
        <w:rPr>
          <w:rFonts w:cs="BA Haketer Regular" w:hint="eastAsia"/>
          <w:b/>
          <w:bCs/>
          <w:spacing w:val="4"/>
          <w:szCs w:val="16"/>
          <w:rtl/>
        </w:rPr>
        <w:t>ך</w:t>
      </w:r>
      <w:r>
        <w:rPr>
          <w:rFonts w:cs="BA Haketer Regular" w:hint="cs"/>
          <w:spacing w:val="4"/>
          <w:szCs w:val="16"/>
          <w:rtl/>
        </w:rPr>
        <w:t>'</w:t>
      </w:r>
      <w:r w:rsidR="0089324E" w:rsidRPr="005959CA">
        <w:rPr>
          <w:rtl/>
        </w:rPr>
        <w:t xml:space="preserve"> </w:t>
      </w:r>
      <w:r>
        <w:rPr>
          <w:rFonts w:hint="cs"/>
          <w:rtl/>
        </w:rPr>
        <w:t xml:space="preserve">- </w:t>
      </w:r>
      <w:r w:rsidRPr="005E6BC8">
        <w:rPr>
          <w:rFonts w:cs="PFT_Frank" w:hint="eastAsia"/>
          <w:b/>
          <w:bCs/>
          <w:szCs w:val="14"/>
          <w:rtl/>
        </w:rPr>
        <w:t>למעט</w:t>
      </w:r>
      <w:r w:rsidRPr="005959CA">
        <w:rPr>
          <w:rtl/>
        </w:rPr>
        <w:t xml:space="preserve"> </w:t>
      </w:r>
      <w:r w:rsidR="0089324E" w:rsidRPr="008A0BAE">
        <w:rPr>
          <w:rFonts w:hint="eastAsia"/>
          <w:rtl/>
        </w:rPr>
        <w:t>טומטום</w:t>
      </w:r>
      <w:r w:rsidR="00AC6811">
        <w:rPr>
          <w:rFonts w:hint="cs"/>
          <w:rtl/>
        </w:rPr>
        <w:t xml:space="preserve"> </w:t>
      </w:r>
      <w:r w:rsidR="000F294D" w:rsidRPr="008A0BAE">
        <w:rPr>
          <w:rStyle w:val="affe"/>
          <w:rFonts w:hint="eastAsia"/>
          <w:rtl/>
        </w:rPr>
        <w:t>אף</w:t>
      </w:r>
      <w:r w:rsidR="000F294D" w:rsidRPr="008A0BAE">
        <w:rPr>
          <w:rStyle w:val="affe"/>
          <w:rtl/>
        </w:rPr>
        <w:t xml:space="preserve"> </w:t>
      </w:r>
      <w:r w:rsidR="000F294D" w:rsidRPr="008A0BAE">
        <w:rPr>
          <w:rStyle w:val="affe"/>
          <w:rFonts w:hint="eastAsia"/>
          <w:rtl/>
        </w:rPr>
        <w:t>ש</w:t>
      </w:r>
      <w:r w:rsidR="0089324E" w:rsidRPr="008A0BAE">
        <w:rPr>
          <w:rStyle w:val="affe"/>
          <w:rFonts w:hint="eastAsia"/>
          <w:rtl/>
        </w:rPr>
        <w:t>ביציו</w:t>
      </w:r>
      <w:r w:rsidR="0089324E" w:rsidRPr="008A0BAE">
        <w:rPr>
          <w:rStyle w:val="affe"/>
          <w:rtl/>
        </w:rPr>
        <w:t xml:space="preserve"> </w:t>
      </w:r>
      <w:r w:rsidR="0089324E" w:rsidRPr="008A0BAE">
        <w:rPr>
          <w:rStyle w:val="affe"/>
          <w:rFonts w:hint="eastAsia"/>
          <w:rtl/>
        </w:rPr>
        <w:t>מבחוץ</w:t>
      </w:r>
      <w:r w:rsidR="000F294D">
        <w:rPr>
          <w:rStyle w:val="affe"/>
          <w:rFonts w:hint="cs"/>
          <w:rtl/>
        </w:rPr>
        <w:t>,</w:t>
      </w:r>
      <w:r w:rsidR="0089324E" w:rsidRPr="005959CA">
        <w:rPr>
          <w:rFonts w:hint="cs"/>
          <w:rtl/>
        </w:rPr>
        <w:t xml:space="preserve"> </w:t>
      </w:r>
      <w:r w:rsidR="0089324E" w:rsidRPr="008A0BAE">
        <w:rPr>
          <w:rFonts w:hint="eastAsia"/>
          <w:rtl/>
        </w:rPr>
        <w:t>ואנדרוגינוס</w:t>
      </w:r>
      <w:r w:rsidR="000F294D">
        <w:rPr>
          <w:rFonts w:hint="cs"/>
          <w:rtl/>
        </w:rPr>
        <w:t>,</w:t>
      </w:r>
    </w:p>
    <w:p w14:paraId="6FA361F2" w14:textId="77777777" w:rsidR="00CF5484" w:rsidRPr="00CF5484" w:rsidRDefault="00CF5484" w:rsidP="00CF5484">
      <w:pPr>
        <w:pStyle w:val="afff5"/>
        <w:framePr w:wrap="around"/>
        <w:rPr>
          <w:del w:id="41065" w:author="Claude" w:date="2026-10-07T09:24:48Z"/>
          <w:rtl/>
        </w:rPr>
      </w:pPr>
      <w:del w:id="41064" w:author="Claude" w:date="2026-10-07T09:24:48Z">
        <w:r w:rsidRPr="00CF5484">
          <w:rPr>
            <w:rFonts w:hint="cs"/>
            <w:rtl/>
          </w:rPr>
          <w:delText xml:space="preserve">פרק ראשון</w:delText>
        </w:r>
      </w:del>
    </w:p>
    <w:p w14:paraId="6B652D5E" w14:textId="77777777" w:rsidR="00CF5484" w:rsidRPr="00CF5484" w:rsidRDefault="00CF5484" w:rsidP="00CF5484">
      <w:pPr>
        <w:pStyle w:val="afff7"/>
        <w:framePr w:wrap="around"/>
        <w:rPr>
          <w:rtl/>
        </w:rPr>
      </w:pPr>
      <w:r w:rsidRPr="00CF5484">
        <w:rPr>
          <w:rFonts w:hint="cs"/>
          <w:rtl/>
        </w:rPr>
        <w:t>(ב.- יא:)</w:t>
      </w:r>
    </w:p>
    <w:p w14:paraId="423FF4D7" w14:textId="11E03957" w:rsidR="00D46BD2" w:rsidRDefault="005959CA" w:rsidP="00D46BD2">
      <w:pPr>
        <w:rPr>
          <w:b/>
          <w:rtl/>
        </w:rPr>
      </w:pPr>
      <w:r>
        <w:rPr>
          <w:rFonts w:cs="BA Haketer Regular" w:hint="cs"/>
          <w:bCs/>
          <w:spacing w:val="4"/>
          <w:szCs w:val="16"/>
          <w:rtl/>
        </w:rPr>
        <w:t>'</w:t>
      </w:r>
      <w:r w:rsidRPr="005D3EE5">
        <w:rPr>
          <w:rFonts w:cs="BA Haketer Regular" w:hint="cs"/>
          <w:bCs/>
          <w:spacing w:val="4"/>
          <w:szCs w:val="16"/>
          <w:rtl/>
        </w:rPr>
        <w:t>כל</w:t>
      </w:r>
      <w:r w:rsidRPr="005D3EE5">
        <w:rPr>
          <w:rFonts w:cs="BA Haketer Regular"/>
          <w:bCs/>
          <w:spacing w:val="4"/>
          <w:szCs w:val="16"/>
          <w:rtl/>
        </w:rPr>
        <w:t xml:space="preserve"> </w:t>
      </w:r>
      <w:r w:rsidRPr="005D3EE5">
        <w:rPr>
          <w:rFonts w:cs="BA Haketer Regular" w:hint="cs"/>
          <w:b/>
          <w:spacing w:val="4"/>
          <w:szCs w:val="16"/>
          <w:rtl/>
        </w:rPr>
        <w:t>זכורך</w:t>
      </w:r>
      <w:r>
        <w:rPr>
          <w:rFonts w:cs="BA Haketer Regular" w:hint="cs"/>
          <w:b/>
          <w:spacing w:val="4"/>
          <w:szCs w:val="16"/>
          <w:rtl/>
        </w:rPr>
        <w:t>'</w:t>
      </w:r>
      <w:r>
        <w:rPr>
          <w:rFonts w:cs="BA Haketer Regular" w:hint="cs"/>
          <w:bCs/>
          <w:spacing w:val="4"/>
          <w:szCs w:val="16"/>
          <w:rtl/>
        </w:rPr>
        <w:t xml:space="preserve"> </w:t>
      </w:r>
      <w:r w:rsidR="000F294D">
        <w:rPr>
          <w:rFonts w:cs="BA Haketer Regular" w:hint="cs"/>
          <w:spacing w:val="4"/>
          <w:szCs w:val="16"/>
          <w:rtl/>
        </w:rPr>
        <w:t xml:space="preserve">- </w:t>
      </w:r>
      <w:r w:rsidR="0089324E" w:rsidRPr="005E6BC8">
        <w:rPr>
          <w:rFonts w:cs="PFT_Frank" w:hint="eastAsia"/>
          <w:b/>
          <w:bCs/>
          <w:szCs w:val="14"/>
          <w:rtl/>
        </w:rPr>
        <w:t>ל</w:t>
      </w:r>
      <w:r w:rsidR="000F294D" w:rsidRPr="005E6BC8">
        <w:rPr>
          <w:rFonts w:cs="PFT_Frank" w:hint="eastAsia"/>
          <w:b/>
          <w:bCs/>
          <w:szCs w:val="14"/>
          <w:rtl/>
        </w:rPr>
        <w:t>רבות</w:t>
      </w:r>
      <w:r w:rsidR="000F294D">
        <w:rPr>
          <w:rFonts w:hint="cs"/>
          <w:b/>
          <w:rtl/>
        </w:rPr>
        <w:t xml:space="preserve"> </w:t>
      </w:r>
      <w:r w:rsidR="0089324E" w:rsidRPr="00FA50B2">
        <w:rPr>
          <w:rFonts w:hint="eastAsia"/>
          <w:b/>
          <w:rtl/>
        </w:rPr>
        <w:t>קט</w:t>
      </w:r>
      <w:r>
        <w:rPr>
          <w:rFonts w:hint="cs"/>
          <w:b/>
          <w:rtl/>
        </w:rPr>
        <w:t>ן</w:t>
      </w:r>
      <w:r w:rsidR="0089324E" w:rsidRPr="00FA50B2">
        <w:rPr>
          <w:b/>
          <w:rtl/>
        </w:rPr>
        <w:t xml:space="preserve"> </w:t>
      </w:r>
      <w:r w:rsidR="000F294D">
        <w:rPr>
          <w:rFonts w:hint="cs"/>
          <w:b/>
          <w:rtl/>
        </w:rPr>
        <w:t>שהגיע</w:t>
      </w:r>
      <w:r w:rsidR="000F294D" w:rsidRPr="00FA50B2">
        <w:rPr>
          <w:b/>
          <w:rtl/>
        </w:rPr>
        <w:t xml:space="preserve"> </w:t>
      </w:r>
      <w:r w:rsidR="000F294D">
        <w:rPr>
          <w:rFonts w:hint="cs"/>
          <w:b/>
          <w:rtl/>
        </w:rPr>
        <w:t>ל</w:t>
      </w:r>
      <w:r w:rsidR="0089324E" w:rsidRPr="00FA50B2">
        <w:rPr>
          <w:b/>
          <w:rtl/>
        </w:rPr>
        <w:t>חינוך</w:t>
      </w:r>
      <w:r w:rsidR="000F294D">
        <w:rPr>
          <w:rFonts w:hint="cs"/>
          <w:b/>
          <w:rtl/>
        </w:rPr>
        <w:t xml:space="preserve"> </w:t>
      </w:r>
      <w:r w:rsidR="000F294D">
        <w:rPr>
          <w:rStyle w:val="affe"/>
          <w:rFonts w:hint="cs"/>
          <w:b/>
          <w:bCs/>
          <w:rtl/>
        </w:rPr>
        <w:t xml:space="preserve">- </w:t>
      </w:r>
      <w:r w:rsidR="000F294D" w:rsidRPr="008A0BAE">
        <w:rPr>
          <w:rStyle w:val="affe"/>
          <w:rFonts w:hint="eastAsia"/>
          <w:bCs/>
          <w:rtl/>
        </w:rPr>
        <w:t>אסמכתא</w:t>
      </w:r>
      <w:r w:rsidR="000F294D" w:rsidRPr="008A0BAE">
        <w:rPr>
          <w:rStyle w:val="affe"/>
          <w:bCs/>
          <w:rtl/>
        </w:rPr>
        <w:t>,</w:t>
      </w:r>
      <w:r w:rsidR="00851422" w:rsidRPr="008A0BAE">
        <w:rPr>
          <w:rStyle w:val="affe"/>
          <w:bCs/>
          <w:rtl/>
        </w:rPr>
        <w:t xml:space="preserve"> </w:t>
      </w:r>
      <w:r w:rsidR="00851422" w:rsidRPr="008A0BAE">
        <w:rPr>
          <w:rStyle w:val="affe"/>
          <w:rFonts w:hint="eastAsia"/>
          <w:bCs/>
          <w:rtl/>
        </w:rPr>
        <w:t>דמדרבנן</w:t>
      </w:r>
      <w:r w:rsidR="00851422" w:rsidRPr="008A0BAE">
        <w:rPr>
          <w:rStyle w:val="affe"/>
          <w:bCs/>
          <w:rtl/>
        </w:rPr>
        <w:t>,</w:t>
      </w:r>
    </w:p>
    <w:p w14:paraId="34311AE8" w14:textId="3CE65A71" w:rsidR="00731582" w:rsidRDefault="0089324E" w:rsidP="00A66C68">
      <w:pPr>
        <w:pStyle w:val="36"/>
        <w:framePr w:wrap="notBeside"/>
        <w:rPr>
          <w:rtl/>
        </w:rPr>
      </w:pPr>
      <w:r w:rsidRPr="0087008C">
        <w:rPr>
          <w:rFonts w:hint="eastAsia"/>
          <w:rtl/>
        </w:rPr>
        <w:t>וקרא</w:t>
      </w:r>
      <w:r w:rsidR="00731582">
        <w:rPr>
          <w:rFonts w:hint="cs"/>
          <w:rtl/>
        </w:rPr>
        <w:t>:</w:t>
      </w:r>
    </w:p>
    <w:p w14:paraId="4553C03A" w14:textId="27384162" w:rsidR="005959CA" w:rsidRPr="005959CA" w:rsidRDefault="0089324E" w:rsidP="00A07C53">
      <w:pPr>
        <w:rPr>
          <w:rFonts w:cs="Guttman Vilna"/>
          <w:b/>
          <w:rtl/>
        </w:rPr>
      </w:pPr>
      <w:r w:rsidRPr="005E6BC8">
        <w:rPr>
          <w:rFonts w:cs="PFT_Frank" w:hint="eastAsia"/>
          <w:b/>
          <w:bCs/>
          <w:szCs w:val="14"/>
          <w:rtl/>
        </w:rPr>
        <w:t>ל</w:t>
      </w:r>
      <w:r w:rsidR="000F294D" w:rsidRPr="005E6BC8">
        <w:rPr>
          <w:rFonts w:cs="PFT_Frank" w:hint="eastAsia"/>
          <w:b/>
          <w:bCs/>
          <w:szCs w:val="14"/>
          <w:rtl/>
        </w:rPr>
        <w:t>מעט</w:t>
      </w:r>
      <w:r w:rsidR="000F294D">
        <w:rPr>
          <w:rFonts w:hint="cs"/>
          <w:rtl/>
        </w:rPr>
        <w:t xml:space="preserve"> </w:t>
      </w:r>
      <w:r w:rsidR="00880C8A">
        <w:rPr>
          <w:rFonts w:hint="cs"/>
          <w:rtl/>
        </w:rPr>
        <w:t>אלו ש</w:t>
      </w:r>
      <w:r w:rsidR="005959CA" w:rsidRPr="00FA50B2">
        <w:rPr>
          <w:rFonts w:hint="eastAsia"/>
          <w:rtl/>
        </w:rPr>
        <w:t>ר</w:t>
      </w:r>
      <w:r w:rsidR="005959CA">
        <w:rPr>
          <w:rFonts w:hint="cs"/>
          <w:b/>
          <w:rtl/>
        </w:rPr>
        <w:t>יחן רע</w:t>
      </w:r>
      <w:r w:rsidR="000F294D">
        <w:rPr>
          <w:rFonts w:hint="cs"/>
          <w:b/>
          <w:rtl/>
        </w:rPr>
        <w:t>,</w:t>
      </w:r>
      <w:r w:rsidRPr="00FA50B2">
        <w:rPr>
          <w:b/>
          <w:rtl/>
        </w:rPr>
        <w:t xml:space="preserve"> </w:t>
      </w:r>
      <w:r w:rsidR="000F294D">
        <w:rPr>
          <w:rFonts w:hint="cs"/>
          <w:b/>
          <w:rtl/>
        </w:rPr>
        <w:t>ש</w:t>
      </w:r>
      <w:r w:rsidR="005959CA">
        <w:rPr>
          <w:rFonts w:hint="cs"/>
          <w:b/>
          <w:rtl/>
        </w:rPr>
        <w:t xml:space="preserve">אינם </w:t>
      </w:r>
      <w:r w:rsidR="000F294D">
        <w:rPr>
          <w:rFonts w:hint="cs"/>
          <w:b/>
          <w:rtl/>
        </w:rPr>
        <w:t xml:space="preserve">יכולים לעלות עם </w:t>
      </w:r>
      <w:r w:rsidR="005959CA">
        <w:rPr>
          <w:rFonts w:cs="BA Haketer Regular" w:hint="cs"/>
          <w:bCs/>
          <w:spacing w:val="4"/>
          <w:szCs w:val="16"/>
          <w:rtl/>
        </w:rPr>
        <w:t>'</w:t>
      </w:r>
      <w:r w:rsidR="005959CA" w:rsidRPr="005D3EE5">
        <w:rPr>
          <w:rFonts w:cs="BA Haketer Regular" w:hint="cs"/>
          <w:bCs/>
          <w:spacing w:val="4"/>
          <w:szCs w:val="16"/>
          <w:rtl/>
        </w:rPr>
        <w:t>כל</w:t>
      </w:r>
      <w:r w:rsidR="005959CA" w:rsidRPr="005D3EE5">
        <w:rPr>
          <w:rFonts w:cs="BA Haketer Regular"/>
          <w:bCs/>
          <w:spacing w:val="4"/>
          <w:szCs w:val="16"/>
          <w:rtl/>
        </w:rPr>
        <w:t xml:space="preserve"> </w:t>
      </w:r>
      <w:r w:rsidR="005959CA" w:rsidRPr="005D3EE5">
        <w:rPr>
          <w:rFonts w:cs="BA Haketer Regular" w:hint="cs"/>
          <w:b/>
          <w:spacing w:val="4"/>
          <w:szCs w:val="16"/>
          <w:rtl/>
        </w:rPr>
        <w:t>זכורך</w:t>
      </w:r>
      <w:r w:rsidR="005959CA">
        <w:rPr>
          <w:rFonts w:cs="BA Haketer Regular" w:hint="cs"/>
          <w:b/>
          <w:spacing w:val="4"/>
          <w:szCs w:val="16"/>
          <w:rtl/>
        </w:rPr>
        <w:t>'</w:t>
      </w:r>
    </w:p>
    <w:p w14:paraId="7271040D" w14:textId="374D2947" w:rsidR="009C620E" w:rsidRDefault="005959CA" w:rsidP="00A07C53">
      <w:pPr>
        <w:rPr>
          <w:b/>
          <w:rtl/>
        </w:rPr>
      </w:pPr>
      <w:r>
        <w:rPr>
          <w:rFonts w:cs="BA Haketer Regular" w:hint="cs"/>
          <w:b/>
          <w:spacing w:val="4"/>
          <w:szCs w:val="16"/>
          <w:rtl/>
        </w:rPr>
        <w:t>'</w:t>
      </w:r>
      <w:r w:rsidR="0089324E" w:rsidRPr="00FA50B2">
        <w:rPr>
          <w:rFonts w:cs="BA Haketer Regular" w:hint="eastAsia"/>
          <w:b/>
          <w:spacing w:val="4"/>
          <w:szCs w:val="16"/>
          <w:rtl/>
        </w:rPr>
        <w:t>אל</w:t>
      </w:r>
      <w:r w:rsidR="0089324E" w:rsidRPr="00FA50B2">
        <w:rPr>
          <w:rFonts w:cs="BA Haketer Regular"/>
          <w:b/>
          <w:spacing w:val="4"/>
          <w:szCs w:val="16"/>
          <w:rtl/>
        </w:rPr>
        <w:t xml:space="preserve"> </w:t>
      </w:r>
      <w:r w:rsidR="0089324E" w:rsidRPr="00FA50B2">
        <w:rPr>
          <w:rFonts w:cs="BA Haketer Regular" w:hint="eastAsia"/>
          <w:b/>
          <w:spacing w:val="4"/>
          <w:szCs w:val="16"/>
          <w:rtl/>
        </w:rPr>
        <w:t>פני</w:t>
      </w:r>
      <w:r w:rsidR="0089324E" w:rsidRPr="00FA50B2">
        <w:rPr>
          <w:rFonts w:cs="BA Haketer Regular"/>
          <w:b/>
          <w:spacing w:val="4"/>
          <w:szCs w:val="16"/>
          <w:rtl/>
        </w:rPr>
        <w:t xml:space="preserve"> </w:t>
      </w:r>
      <w:r w:rsidR="0089324E" w:rsidRPr="00012ECE">
        <w:rPr>
          <w:rStyle w:val="af4"/>
          <w:rFonts w:hint="eastAsia"/>
          <w:rtl/>
        </w:rPr>
        <w:t>האד</w:t>
      </w:r>
      <w:r w:rsidR="000F294D" w:rsidRPr="00012ECE">
        <w:rPr>
          <w:rStyle w:val="af4"/>
          <w:rFonts w:hint="eastAsia"/>
          <w:rtl/>
        </w:rPr>
        <w:t>ו</w:t>
      </w:r>
      <w:r w:rsidR="0089324E" w:rsidRPr="00012ECE">
        <w:rPr>
          <w:rStyle w:val="af4"/>
          <w:rFonts w:hint="eastAsia"/>
          <w:rtl/>
        </w:rPr>
        <w:t>ן</w:t>
      </w:r>
      <w:r w:rsidR="0089324E" w:rsidRPr="00012ECE">
        <w:rPr>
          <w:rStyle w:val="af4"/>
          <w:rtl/>
        </w:rPr>
        <w:t xml:space="preserve"> ה'</w:t>
      </w:r>
      <w:r w:rsidR="009C620E" w:rsidRPr="00012ECE">
        <w:rPr>
          <w:rStyle w:val="af4"/>
          <w:rFonts w:hint="cs"/>
          <w:rtl/>
        </w:rPr>
        <w:t xml:space="preserve"> </w:t>
      </w:r>
      <w:r w:rsidR="009C620E">
        <w:rPr>
          <w:rFonts w:cs="BA Haketer Regular" w:hint="cs"/>
          <w:b/>
          <w:spacing w:val="4"/>
          <w:szCs w:val="16"/>
          <w:rtl/>
        </w:rPr>
        <w:t>-</w:t>
      </w:r>
      <w:r w:rsidR="0089324E" w:rsidRPr="00FA50B2">
        <w:rPr>
          <w:b/>
          <w:rtl/>
        </w:rPr>
        <w:t xml:space="preserve"> </w:t>
      </w:r>
      <w:r w:rsidR="009C620E" w:rsidRPr="005E6BC8">
        <w:rPr>
          <w:rFonts w:cs="PFT_Frank" w:hint="eastAsia"/>
          <w:bCs/>
          <w:szCs w:val="14"/>
          <w:rtl/>
        </w:rPr>
        <w:t>למעט</w:t>
      </w:r>
      <w:r w:rsidR="009C620E" w:rsidRPr="00FA50B2">
        <w:rPr>
          <w:b/>
          <w:rtl/>
        </w:rPr>
        <w:t xml:space="preserve"> </w:t>
      </w:r>
      <w:r>
        <w:rPr>
          <w:rFonts w:hint="cs"/>
          <w:b/>
          <w:rtl/>
        </w:rPr>
        <w:t>עבד</w:t>
      </w:r>
      <w:r w:rsidR="009C620E">
        <w:rPr>
          <w:rFonts w:hint="cs"/>
          <w:b/>
          <w:rtl/>
        </w:rPr>
        <w:t>,</w:t>
      </w:r>
      <w:r>
        <w:rPr>
          <w:rFonts w:hint="cs"/>
          <w:b/>
          <w:rtl/>
        </w:rPr>
        <w:t xml:space="preserve"> </w:t>
      </w:r>
      <w:r w:rsidR="0089324E" w:rsidRPr="00FA50B2">
        <w:rPr>
          <w:rFonts w:hint="eastAsia"/>
          <w:b/>
          <w:rtl/>
        </w:rPr>
        <w:t>שיש</w:t>
      </w:r>
      <w:r w:rsidR="0089324E" w:rsidRPr="00FA50B2">
        <w:rPr>
          <w:b/>
          <w:rtl/>
        </w:rPr>
        <w:t xml:space="preserve"> </w:t>
      </w:r>
      <w:r w:rsidR="0089324E" w:rsidRPr="00FA50B2">
        <w:rPr>
          <w:rFonts w:hint="eastAsia"/>
          <w:b/>
          <w:rtl/>
        </w:rPr>
        <w:t>לו</w:t>
      </w:r>
      <w:r w:rsidR="0089324E" w:rsidRPr="00FA50B2">
        <w:rPr>
          <w:b/>
          <w:rtl/>
        </w:rPr>
        <w:t xml:space="preserve"> </w:t>
      </w:r>
      <w:r w:rsidR="0089324E" w:rsidRPr="00FA50B2">
        <w:rPr>
          <w:rFonts w:hint="eastAsia"/>
          <w:b/>
          <w:rtl/>
        </w:rPr>
        <w:t>אדון</w:t>
      </w:r>
      <w:r w:rsidR="0089324E" w:rsidRPr="00FA50B2">
        <w:rPr>
          <w:b/>
          <w:rtl/>
        </w:rPr>
        <w:t xml:space="preserve"> </w:t>
      </w:r>
      <w:r w:rsidR="009C620E">
        <w:rPr>
          <w:rFonts w:hint="cs"/>
          <w:b/>
          <w:rtl/>
        </w:rPr>
        <w:t>נוסף</w:t>
      </w:r>
      <w:r w:rsidR="00854CC3">
        <w:rPr>
          <w:rFonts w:hint="cs"/>
          <w:b/>
          <w:rtl/>
        </w:rPr>
        <w:t>.</w:t>
      </w:r>
    </w:p>
    <w:p w14:paraId="2A32EDBC" w14:textId="65EB866C" w:rsidR="00731582" w:rsidRDefault="009C620E" w:rsidP="00A66C68">
      <w:pPr>
        <w:pStyle w:val="36"/>
        <w:framePr w:wrap="notBeside"/>
        <w:rPr>
          <w:rtl/>
        </w:rPr>
      </w:pPr>
      <w:r w:rsidRPr="0087008C">
        <w:rPr>
          <w:rFonts w:hint="eastAsia"/>
          <w:rtl/>
        </w:rPr>
        <w:t>ואיצטריך</w:t>
      </w:r>
      <w:r w:rsidR="00731582">
        <w:rPr>
          <w:rFonts w:hint="cs"/>
          <w:rtl/>
        </w:rPr>
        <w:t>:</w:t>
      </w:r>
    </w:p>
    <w:p w14:paraId="02205D86" w14:textId="5AE1F9A4" w:rsidR="0089324E" w:rsidRPr="005959CA" w:rsidRDefault="00AC6811" w:rsidP="00A07C53">
      <w:pPr>
        <w:rPr>
          <w:rFonts w:cs="Guttman Vilna"/>
          <w:b/>
          <w:rtl/>
        </w:rPr>
      </w:pPr>
      <w:r w:rsidRPr="008A0BAE">
        <w:rPr>
          <w:rFonts w:hint="eastAsia"/>
          <w:rtl/>
        </w:rPr>
        <w:t>חצי</w:t>
      </w:r>
      <w:r w:rsidRPr="008A0BAE">
        <w:rPr>
          <w:rtl/>
        </w:rPr>
        <w:t xml:space="preserve"> </w:t>
      </w:r>
      <w:r w:rsidRPr="008A0BAE">
        <w:rPr>
          <w:rFonts w:hint="eastAsia"/>
          <w:rtl/>
        </w:rPr>
        <w:t>עבד</w:t>
      </w:r>
      <w:r w:rsidRPr="008A0BAE">
        <w:rPr>
          <w:rtl/>
        </w:rPr>
        <w:t xml:space="preserve"> </w:t>
      </w:r>
      <w:r w:rsidRPr="008A0BAE">
        <w:rPr>
          <w:rFonts w:hint="eastAsia"/>
          <w:rtl/>
        </w:rPr>
        <w:t>חצי</w:t>
      </w:r>
      <w:r w:rsidRPr="008A0BAE">
        <w:rPr>
          <w:rtl/>
        </w:rPr>
        <w:t xml:space="preserve"> </w:t>
      </w:r>
      <w:r w:rsidRPr="008A0BAE">
        <w:rPr>
          <w:rFonts w:hint="eastAsia"/>
          <w:rtl/>
        </w:rPr>
        <w:t>ב</w:t>
      </w:r>
      <w:r w:rsidRPr="008A0BAE">
        <w:rPr>
          <w:rtl/>
        </w:rPr>
        <w:t>"ח</w:t>
      </w:r>
      <w:r w:rsidR="005632BB">
        <w:rPr>
          <w:rFonts w:hint="cs"/>
          <w:rtl/>
        </w:rPr>
        <w:t>,</w:t>
      </w:r>
      <w:r w:rsidR="009C620E">
        <w:rPr>
          <w:rFonts w:hint="cs"/>
          <w:rtl/>
        </w:rPr>
        <w:t xml:space="preserve"> </w:t>
      </w:r>
      <w:r w:rsidR="009C620E" w:rsidRPr="008A0BAE">
        <w:rPr>
          <w:rStyle w:val="affe"/>
          <w:rFonts w:hint="eastAsia"/>
          <w:rtl/>
        </w:rPr>
        <w:t>ד</w:t>
      </w:r>
      <w:r w:rsidRPr="008A0BAE">
        <w:rPr>
          <w:rStyle w:val="affe"/>
          <w:rFonts w:hint="eastAsia"/>
          <w:rtl/>
        </w:rPr>
        <w:t>עבד</w:t>
      </w:r>
      <w:r w:rsidR="00851422">
        <w:rPr>
          <w:rStyle w:val="affe"/>
          <w:rFonts w:hint="cs"/>
          <w:rtl/>
        </w:rPr>
        <w:t xml:space="preserve"> גמור</w:t>
      </w:r>
      <w:r w:rsidRPr="008A0BAE">
        <w:rPr>
          <w:rtl/>
        </w:rPr>
        <w:t xml:space="preserve"> </w:t>
      </w:r>
      <w:r w:rsidR="009C620E" w:rsidRPr="008A0BAE">
        <w:rPr>
          <w:rStyle w:val="af4"/>
          <w:rFonts w:hint="eastAsia"/>
          <w:rtl/>
        </w:rPr>
        <w:t>לה</w:t>
      </w:r>
      <w:r w:rsidR="009C620E" w:rsidRPr="008A0BAE">
        <w:rPr>
          <w:rStyle w:val="af4"/>
          <w:rtl/>
        </w:rPr>
        <w:t xml:space="preserve"> </w:t>
      </w:r>
      <w:r w:rsidR="009C620E" w:rsidRPr="008A0BAE">
        <w:rPr>
          <w:rStyle w:val="af4"/>
          <w:rFonts w:hint="eastAsia"/>
          <w:rtl/>
        </w:rPr>
        <w:t>לה</w:t>
      </w:r>
      <w:r w:rsidR="009C620E">
        <w:rPr>
          <w:rFonts w:hint="cs"/>
          <w:b/>
          <w:rtl/>
        </w:rPr>
        <w:t xml:space="preserve"> </w:t>
      </w:r>
      <w:r w:rsidR="005632BB" w:rsidRPr="008A0BAE">
        <w:rPr>
          <w:rStyle w:val="affe"/>
          <w:rFonts w:hint="eastAsia"/>
          <w:rtl/>
        </w:rPr>
        <w:t>מאשה</w:t>
      </w:r>
      <w:r>
        <w:rPr>
          <w:rFonts w:hint="cs"/>
          <w:b/>
          <w:rtl/>
        </w:rPr>
        <w:t>.</w:t>
      </w:r>
    </w:p>
    <w:p w14:paraId="194EC761" w14:textId="2AC2AC6A" w:rsidR="00731582" w:rsidRDefault="005632BB" w:rsidP="00854CC3">
      <w:pPr>
        <w:pStyle w:val="36"/>
        <w:framePr w:wrap="notBeside"/>
        <w:rPr>
          <w:rtl/>
        </w:rPr>
      </w:pPr>
      <w:r w:rsidRPr="00854CC3">
        <w:rPr>
          <w:rFonts w:hint="eastAsia"/>
          <w:rtl/>
        </w:rPr>
        <w:t>ומתניתין</w:t>
      </w:r>
      <w:r w:rsidRPr="00854CC3">
        <w:rPr>
          <w:rtl/>
        </w:rPr>
        <w:t xml:space="preserve"> </w:t>
      </w:r>
      <w:r w:rsidR="0089324E" w:rsidRPr="00854CC3">
        <w:rPr>
          <w:rFonts w:hint="eastAsia"/>
          <w:rtl/>
        </w:rPr>
        <w:t>דיקא</w:t>
      </w:r>
      <w:r w:rsidR="00731582">
        <w:rPr>
          <w:rtl/>
        </w:rPr>
        <w:t>:</w:t>
      </w:r>
    </w:p>
    <w:p w14:paraId="2EB09AAC" w14:textId="7ED70103" w:rsidR="0089324E" w:rsidRPr="005959CA" w:rsidRDefault="005632BB" w:rsidP="00A07C53">
      <w:pPr>
        <w:rPr>
          <w:rFonts w:cs="Guttman Vilna"/>
          <w:b/>
          <w:rtl/>
        </w:rPr>
      </w:pPr>
      <w:r w:rsidRPr="00E23DAD">
        <w:rPr>
          <w:rFonts w:cs="PFT_Frank" w:hint="cs"/>
          <w:b/>
          <w:bCs/>
          <w:szCs w:val="14"/>
          <w:rtl/>
        </w:rPr>
        <w:t>ש</w:t>
      </w:r>
      <w:r w:rsidR="0089324E" w:rsidRPr="00E23DAD">
        <w:rPr>
          <w:rFonts w:cs="PFT_Frank" w:hint="eastAsia"/>
          <w:b/>
          <w:bCs/>
          <w:szCs w:val="14"/>
          <w:rtl/>
        </w:rPr>
        <w:t>אינ</w:t>
      </w:r>
      <w:r w:rsidRPr="00E23DAD">
        <w:rPr>
          <w:rFonts w:cs="PFT_Frank" w:hint="cs"/>
          <w:b/>
          <w:bCs/>
          <w:szCs w:val="14"/>
          <w:rtl/>
        </w:rPr>
        <w:t>ם</w:t>
      </w:r>
      <w:r w:rsidR="0089324E" w:rsidRPr="00E23DAD">
        <w:rPr>
          <w:rFonts w:cs="PFT_Frank"/>
          <w:b/>
          <w:bCs/>
          <w:szCs w:val="14"/>
          <w:rtl/>
        </w:rPr>
        <w:t xml:space="preserve"> </w:t>
      </w:r>
      <w:r w:rsidR="0089324E" w:rsidRPr="00E23DAD">
        <w:rPr>
          <w:rFonts w:cs="PFT_Frank" w:hint="eastAsia"/>
          <w:b/>
          <w:bCs/>
          <w:szCs w:val="14"/>
          <w:rtl/>
        </w:rPr>
        <w:t>משוחררי</w:t>
      </w:r>
      <w:r w:rsidRPr="00E23DAD">
        <w:rPr>
          <w:rFonts w:cs="PFT_Frank" w:hint="cs"/>
          <w:b/>
          <w:bCs/>
          <w:szCs w:val="14"/>
          <w:rtl/>
        </w:rPr>
        <w:t>ם</w:t>
      </w:r>
      <w:r w:rsidR="0089324E" w:rsidRPr="00E23DAD">
        <w:rPr>
          <w:rFonts w:cs="PFT_Frank"/>
          <w:b/>
          <w:bCs/>
          <w:szCs w:val="14"/>
          <w:rtl/>
        </w:rPr>
        <w:t xml:space="preserve"> </w:t>
      </w:r>
      <w:r w:rsidR="00A82B26" w:rsidRPr="00E23DAD">
        <w:rPr>
          <w:rFonts w:cs="PFT_Frank" w:hint="cs"/>
          <w:b/>
          <w:bCs/>
          <w:szCs w:val="14"/>
          <w:rtl/>
        </w:rPr>
        <w:t>-</w:t>
      </w:r>
      <w:r w:rsidR="00A82B26">
        <w:rPr>
          <w:rFonts w:hint="cs"/>
          <w:b/>
          <w:rtl/>
        </w:rPr>
        <w:t xml:space="preserve"> </w:t>
      </w:r>
      <w:r>
        <w:rPr>
          <w:rFonts w:hint="cs"/>
          <w:b/>
          <w:rtl/>
        </w:rPr>
        <w:t>שלא משוחררים לגמרי.</w:t>
      </w:r>
    </w:p>
    <w:p w14:paraId="2388E3AC" w14:textId="2D8F723B" w:rsidR="00C34DF3" w:rsidRPr="006F178A" w:rsidRDefault="00C34DF3" w:rsidP="00A07C53">
      <w:pPr>
        <w:pStyle w:val="affff0"/>
        <w:ind w:end="0"/>
        <w:rPr>
          <w:rtl/>
        </w:rPr>
      </w:pPr>
      <w:r>
        <w:rPr>
          <w:rFonts w:hint="cs"/>
          <w:rtl/>
        </w:rPr>
        <w:t>חיגר סומא חולה וזקן.</w:t>
      </w:r>
    </w:p>
    <w:p w14:paraId="7E71D575" w14:textId="77777777" w:rsidR="00C0473D" w:rsidRDefault="005959CA" w:rsidP="00A07C53">
      <w:pPr>
        <w:rPr>
          <w:rFonts w:ascii="Fb Fontext" w:hAnsi="Fb Fontext"/>
          <w:rtl/>
        </w:rPr>
      </w:pPr>
      <w:r>
        <w:rPr>
          <w:rStyle w:val="af4"/>
          <w:rFonts w:hint="cs"/>
          <w:rtl/>
        </w:rPr>
        <w:t>'</w:t>
      </w:r>
      <w:r w:rsidR="0089324E" w:rsidRPr="00FA50B2">
        <w:rPr>
          <w:rStyle w:val="af4"/>
          <w:rFonts w:hint="eastAsia"/>
          <w:rtl/>
        </w:rPr>
        <w:t>רגלים</w:t>
      </w:r>
      <w:r>
        <w:rPr>
          <w:rStyle w:val="af4"/>
          <w:rFonts w:hint="cs"/>
          <w:rtl/>
        </w:rPr>
        <w:t>'</w:t>
      </w:r>
      <w:r w:rsidR="0089324E" w:rsidRPr="00FA50B2">
        <w:rPr>
          <w:rStyle w:val="af4"/>
          <w:rtl/>
        </w:rPr>
        <w:t xml:space="preserve"> </w:t>
      </w:r>
      <w:r w:rsidR="00C34DF3">
        <w:rPr>
          <w:rStyle w:val="af4"/>
          <w:rFonts w:hint="cs"/>
          <w:rtl/>
        </w:rPr>
        <w:t xml:space="preserve">- </w:t>
      </w:r>
      <w:r w:rsidR="00C34DF3" w:rsidRPr="005E6BC8">
        <w:rPr>
          <w:rFonts w:ascii="Fb Fontext" w:hAnsi="Fb Fontext" w:cs="PFT_Frank" w:hint="eastAsia"/>
          <w:b/>
          <w:bCs/>
          <w:szCs w:val="14"/>
          <w:rtl/>
        </w:rPr>
        <w:t>למעט</w:t>
      </w:r>
      <w:r w:rsidR="00C34DF3" w:rsidRPr="006F178A">
        <w:rPr>
          <w:rFonts w:ascii="Fb Fontext" w:hAnsi="Fb Fontext"/>
          <w:rtl/>
        </w:rPr>
        <w:t xml:space="preserve"> </w:t>
      </w:r>
      <w:r w:rsidR="0089324E" w:rsidRPr="006F178A">
        <w:rPr>
          <w:rFonts w:ascii="Fb Fontext" w:hAnsi="Fb Fontext" w:hint="cs"/>
          <w:rtl/>
        </w:rPr>
        <w:t>בעלי</w:t>
      </w:r>
      <w:r w:rsidR="0089324E" w:rsidRPr="006F178A">
        <w:rPr>
          <w:rFonts w:ascii="Fb Fontext" w:hAnsi="Fb Fontext"/>
          <w:rtl/>
        </w:rPr>
        <w:t xml:space="preserve"> </w:t>
      </w:r>
      <w:r w:rsidR="0089324E" w:rsidRPr="006F178A">
        <w:rPr>
          <w:rFonts w:ascii="Fb Fontext" w:hAnsi="Fb Fontext" w:hint="cs"/>
          <w:rtl/>
        </w:rPr>
        <w:t>קבין</w:t>
      </w:r>
      <w:r w:rsidR="00E07EEE">
        <w:rPr>
          <w:rFonts w:ascii="Fb Fontext" w:hAnsi="Fb Fontext" w:hint="cs"/>
          <w:rtl/>
        </w:rPr>
        <w:t>,</w:t>
      </w:r>
      <w:r w:rsidR="00E07EEE" w:rsidRPr="006F178A">
        <w:rPr>
          <w:rFonts w:ascii="Fb Fontext" w:hAnsi="Fb Fontext" w:hint="cs"/>
          <w:rtl/>
        </w:rPr>
        <w:t xml:space="preserve"> </w:t>
      </w:r>
      <w:r w:rsidR="0089324E" w:rsidRPr="006F178A">
        <w:rPr>
          <w:rFonts w:ascii="Fb Fontext" w:hAnsi="Fb Fontext" w:hint="cs"/>
          <w:rtl/>
        </w:rPr>
        <w:t>חיגר</w:t>
      </w:r>
      <w:r w:rsidR="00E07EEE">
        <w:rPr>
          <w:rFonts w:ascii="Fb Fontext" w:hAnsi="Fb Fontext" w:hint="cs"/>
          <w:rtl/>
        </w:rPr>
        <w:t>,</w:t>
      </w:r>
      <w:r w:rsidR="0089324E" w:rsidRPr="006F178A">
        <w:rPr>
          <w:rFonts w:ascii="Fb Fontext" w:hAnsi="Fb Fontext"/>
          <w:rtl/>
        </w:rPr>
        <w:t xml:space="preserve"> </w:t>
      </w:r>
      <w:r w:rsidR="000F4146" w:rsidRPr="006F178A">
        <w:rPr>
          <w:rFonts w:ascii="Fb Fontext" w:hAnsi="Fb Fontext" w:hint="cs"/>
          <w:rtl/>
        </w:rPr>
        <w:t>סומא</w:t>
      </w:r>
      <w:r w:rsidR="000F4146">
        <w:rPr>
          <w:rFonts w:ascii="Fb Fontext" w:hAnsi="Fb Fontext" w:hint="cs"/>
          <w:rtl/>
        </w:rPr>
        <w:t>,</w:t>
      </w:r>
      <w:r w:rsidR="000F4146" w:rsidRPr="006F178A">
        <w:rPr>
          <w:rFonts w:ascii="Fb Fontext" w:hAnsi="Fb Fontext" w:hint="cs"/>
          <w:rtl/>
        </w:rPr>
        <w:t xml:space="preserve"> </w:t>
      </w:r>
      <w:r w:rsidR="0089324E" w:rsidRPr="006F178A">
        <w:rPr>
          <w:rFonts w:ascii="Fb Fontext" w:hAnsi="Fb Fontext" w:hint="cs"/>
          <w:rtl/>
        </w:rPr>
        <w:t>חולה</w:t>
      </w:r>
      <w:r w:rsidR="00E07EEE">
        <w:rPr>
          <w:rFonts w:ascii="Fb Fontext" w:hAnsi="Fb Fontext" w:hint="cs"/>
          <w:rtl/>
        </w:rPr>
        <w:t>,</w:t>
      </w:r>
      <w:r w:rsidR="0089324E" w:rsidRPr="006F178A">
        <w:rPr>
          <w:rFonts w:ascii="Fb Fontext" w:hAnsi="Fb Fontext"/>
          <w:rtl/>
        </w:rPr>
        <w:t xml:space="preserve"> </w:t>
      </w:r>
      <w:r w:rsidR="0089324E" w:rsidRPr="006F178A">
        <w:rPr>
          <w:rFonts w:ascii="Fb Fontext" w:hAnsi="Fb Fontext" w:hint="cs"/>
          <w:rtl/>
        </w:rPr>
        <w:t>זקן</w:t>
      </w:r>
      <w:r>
        <w:rPr>
          <w:rFonts w:ascii="Fb Fontext" w:hAnsi="Fb Fontext" w:hint="cs"/>
          <w:rtl/>
        </w:rPr>
        <w:t>.</w:t>
      </w:r>
    </w:p>
    <w:p w14:paraId="693F6295" w14:textId="20E14DC9" w:rsidR="00CA6EEB" w:rsidRPr="008A0BAE" w:rsidRDefault="0089324E" w:rsidP="00A07C53">
      <w:pPr>
        <w:pStyle w:val="affff0"/>
        <w:ind w:end="0"/>
        <w:rPr>
          <w:rtl/>
        </w:rPr>
      </w:pPr>
      <w:r w:rsidRPr="008A0BAE">
        <w:rPr>
          <w:rFonts w:hint="eastAsia"/>
          <w:rtl/>
        </w:rPr>
        <w:t>ושאינו</w:t>
      </w:r>
      <w:r w:rsidRPr="008A0BAE">
        <w:rPr>
          <w:rtl/>
        </w:rPr>
        <w:t xml:space="preserve"> </w:t>
      </w:r>
      <w:r w:rsidRPr="008A0BAE">
        <w:rPr>
          <w:rFonts w:hint="eastAsia"/>
          <w:rtl/>
        </w:rPr>
        <w:t>יכול</w:t>
      </w:r>
      <w:r w:rsidRPr="008A0BAE">
        <w:rPr>
          <w:rtl/>
        </w:rPr>
        <w:t xml:space="preserve"> </w:t>
      </w:r>
      <w:r w:rsidRPr="008A0BAE">
        <w:rPr>
          <w:rFonts w:hint="eastAsia"/>
          <w:rtl/>
        </w:rPr>
        <w:t>לעלות</w:t>
      </w:r>
      <w:r w:rsidRPr="008A0BAE">
        <w:rPr>
          <w:rtl/>
        </w:rPr>
        <w:t xml:space="preserve"> </w:t>
      </w:r>
      <w:r w:rsidRPr="008A0BAE">
        <w:rPr>
          <w:rFonts w:hint="eastAsia"/>
          <w:rtl/>
        </w:rPr>
        <w:t>ברגליו</w:t>
      </w:r>
      <w:r w:rsidR="00CA6EEB" w:rsidRPr="008A0BAE">
        <w:rPr>
          <w:rtl/>
        </w:rPr>
        <w:t>.</w:t>
      </w:r>
    </w:p>
    <w:p w14:paraId="5B4D936E" w14:textId="536CF2A3" w:rsidR="0089324E" w:rsidRPr="006F178A" w:rsidRDefault="00CA6EEB" w:rsidP="00731582">
      <w:pPr>
        <w:spacing w:after="60"/>
        <w:rPr>
          <w:rtl/>
        </w:rPr>
      </w:pPr>
      <w:r w:rsidRPr="00A66C68">
        <w:rPr>
          <w:rStyle w:val="af4"/>
          <w:rFonts w:ascii="BA TM • Tzlotana" w:hAnsi="BA TM • Tzlotana"/>
          <w:rtl/>
        </w:rPr>
        <w:t>'רמוס חצרי'</w:t>
      </w:r>
      <w:r w:rsidRPr="00A66C68">
        <w:rPr>
          <w:rFonts w:ascii="BA TM • Tzlotana" w:hAnsi="BA TM • Tzlotana" w:cs="BA TM • Tzlotana"/>
          <w:rtl/>
        </w:rPr>
        <w:t xml:space="preserve"> </w:t>
      </w:r>
      <w:r w:rsidR="005959CA">
        <w:rPr>
          <w:rFonts w:hint="cs"/>
          <w:rtl/>
        </w:rPr>
        <w:t>-</w:t>
      </w:r>
      <w:r w:rsidR="005959CA" w:rsidRPr="006F178A">
        <w:rPr>
          <w:rtl/>
        </w:rPr>
        <w:t xml:space="preserve"> </w:t>
      </w:r>
      <w:r w:rsidRPr="005E6BC8">
        <w:rPr>
          <w:rFonts w:cs="PFT_Frank" w:hint="eastAsia"/>
          <w:b/>
          <w:bCs/>
          <w:szCs w:val="14"/>
          <w:rtl/>
        </w:rPr>
        <w:t>למעט</w:t>
      </w:r>
      <w:r>
        <w:rPr>
          <w:rFonts w:hint="cs"/>
          <w:rtl/>
        </w:rPr>
        <w:t xml:space="preserve"> </w:t>
      </w:r>
      <w:r w:rsidR="0089324E" w:rsidRPr="006F178A">
        <w:rPr>
          <w:rFonts w:hint="cs"/>
          <w:rtl/>
        </w:rPr>
        <w:t>מפ</w:t>
      </w:r>
      <w:r>
        <w:rPr>
          <w:rFonts w:hint="cs"/>
          <w:rtl/>
        </w:rPr>
        <w:t>ו</w:t>
      </w:r>
      <w:r w:rsidR="0089324E" w:rsidRPr="006F178A">
        <w:rPr>
          <w:rFonts w:hint="cs"/>
          <w:rtl/>
        </w:rPr>
        <w:t>נקי</w:t>
      </w:r>
      <w:r>
        <w:rPr>
          <w:rFonts w:hint="cs"/>
          <w:rtl/>
        </w:rPr>
        <w:t>ם,</w:t>
      </w:r>
      <w:r w:rsidR="0089324E" w:rsidRPr="006F178A">
        <w:rPr>
          <w:rtl/>
        </w:rPr>
        <w:t xml:space="preserve"> </w:t>
      </w:r>
      <w:r>
        <w:rPr>
          <w:rFonts w:hint="cs"/>
          <w:rtl/>
        </w:rPr>
        <w:t xml:space="preserve">שאסור </w:t>
      </w:r>
      <w:r w:rsidR="005959CA">
        <w:rPr>
          <w:rFonts w:hint="cs"/>
          <w:rtl/>
        </w:rPr>
        <w:t>לעלות בנעל</w:t>
      </w:r>
      <w:r>
        <w:rPr>
          <w:rFonts w:hint="cs"/>
          <w:rtl/>
        </w:rPr>
        <w:t>.</w:t>
      </w:r>
    </w:p>
    <w:p w14:paraId="00B73DC7" w14:textId="55732098" w:rsidR="00731582" w:rsidRDefault="00CA6EEB" w:rsidP="001A605D">
      <w:pPr>
        <w:pStyle w:val="36"/>
        <w:framePr w:wrap="notBeside"/>
        <w:rPr>
          <w:rtl/>
        </w:rPr>
      </w:pPr>
      <w:r w:rsidRPr="001A605D">
        <w:rPr>
          <w:rFonts w:hint="eastAsia"/>
          <w:rtl/>
        </w:rPr>
        <w:t>תניא</w:t>
      </w:r>
      <w:r w:rsidR="00731582">
        <w:rPr>
          <w:rFonts w:hint="cs"/>
          <w:rtl/>
        </w:rPr>
        <w:t>:</w:t>
      </w:r>
    </w:p>
    <w:p w14:paraId="4D4EBA44" w14:textId="7E438E4E" w:rsidR="00CA6EEB" w:rsidRDefault="0089324E" w:rsidP="00A07C53">
      <w:pPr>
        <w:rPr>
          <w:rtl/>
        </w:rPr>
      </w:pPr>
      <w:r w:rsidRPr="00731582">
        <w:rPr>
          <w:rStyle w:val="afffff0"/>
          <w:rFonts w:hint="eastAsia"/>
          <w:rtl/>
        </w:rPr>
        <w:t>ערל</w:t>
      </w:r>
      <w:r w:rsidRPr="00731582">
        <w:rPr>
          <w:rStyle w:val="afffff0"/>
          <w:rtl/>
        </w:rPr>
        <w:t xml:space="preserve"> </w:t>
      </w:r>
      <w:r w:rsidRPr="00731582">
        <w:rPr>
          <w:rStyle w:val="afffff0"/>
          <w:rFonts w:hint="eastAsia"/>
          <w:rtl/>
        </w:rPr>
        <w:t>וטמא</w:t>
      </w:r>
      <w:r w:rsidRPr="00731582">
        <w:rPr>
          <w:rStyle w:val="afffff0"/>
          <w:rtl/>
        </w:rPr>
        <w:t xml:space="preserve"> </w:t>
      </w:r>
      <w:r w:rsidRPr="00731582">
        <w:rPr>
          <w:rStyle w:val="afffff0"/>
          <w:rFonts w:hint="cs"/>
          <w:rtl/>
        </w:rPr>
        <w:t>פטורי</w:t>
      </w:r>
      <w:r w:rsidR="00CA6EEB" w:rsidRPr="00731582">
        <w:rPr>
          <w:rStyle w:val="afffff0"/>
          <w:rFonts w:hint="cs"/>
          <w:rtl/>
        </w:rPr>
        <w:t>ם</w:t>
      </w:r>
      <w:r w:rsidRPr="00731582">
        <w:rPr>
          <w:rStyle w:val="afffff0"/>
          <w:rtl/>
        </w:rPr>
        <w:t xml:space="preserve"> </w:t>
      </w:r>
      <w:r w:rsidRPr="00731582">
        <w:rPr>
          <w:rStyle w:val="afffff0"/>
          <w:rFonts w:hint="cs"/>
          <w:rtl/>
        </w:rPr>
        <w:t>מראייה</w:t>
      </w:r>
      <w:r w:rsidR="00CA6EEB" w:rsidRPr="00731582">
        <w:rPr>
          <w:rStyle w:val="afffff0"/>
          <w:rFonts w:hint="cs"/>
          <w:rtl/>
        </w:rPr>
        <w:t>,</w:t>
      </w:r>
      <w:r w:rsidR="00CA6EEB">
        <w:rPr>
          <w:rFonts w:hint="cs"/>
          <w:rtl/>
        </w:rPr>
        <w:t xml:space="preserve"> </w:t>
      </w:r>
      <w:r w:rsidR="00AC6811">
        <w:rPr>
          <w:rStyle w:val="af4"/>
          <w:rFonts w:hint="cs"/>
          <w:rtl/>
        </w:rPr>
        <w:t>'</w:t>
      </w:r>
      <w:r w:rsidRPr="0063694C">
        <w:rPr>
          <w:rStyle w:val="af4"/>
          <w:rFonts w:hint="cs"/>
          <w:rtl/>
        </w:rPr>
        <w:t>ובאת</w:t>
      </w:r>
      <w:r w:rsidRPr="0063694C">
        <w:rPr>
          <w:rStyle w:val="af4"/>
          <w:rtl/>
        </w:rPr>
        <w:t xml:space="preserve"> </w:t>
      </w:r>
      <w:r w:rsidRPr="0063694C">
        <w:rPr>
          <w:rStyle w:val="af4"/>
          <w:rFonts w:hint="cs"/>
          <w:rtl/>
        </w:rPr>
        <w:t>שמה</w:t>
      </w:r>
      <w:r w:rsidRPr="0063694C">
        <w:rPr>
          <w:rStyle w:val="af4"/>
          <w:rtl/>
        </w:rPr>
        <w:t xml:space="preserve"> </w:t>
      </w:r>
      <w:r w:rsidRPr="0063694C">
        <w:rPr>
          <w:rStyle w:val="af4"/>
          <w:rFonts w:hint="cs"/>
          <w:rtl/>
        </w:rPr>
        <w:t>והבאתם</w:t>
      </w:r>
      <w:r w:rsidRPr="0063694C">
        <w:rPr>
          <w:rStyle w:val="af4"/>
          <w:rtl/>
        </w:rPr>
        <w:t xml:space="preserve"> </w:t>
      </w:r>
      <w:r w:rsidRPr="0063694C">
        <w:rPr>
          <w:rStyle w:val="af4"/>
          <w:rFonts w:hint="cs"/>
          <w:rtl/>
        </w:rPr>
        <w:t>שמה</w:t>
      </w:r>
      <w:r w:rsidRPr="0063694C">
        <w:rPr>
          <w:rStyle w:val="af4"/>
          <w:rtl/>
        </w:rPr>
        <w:t>'</w:t>
      </w:r>
      <w:r w:rsidR="00CA6EEB">
        <w:rPr>
          <w:rFonts w:hint="cs"/>
          <w:rtl/>
        </w:rPr>
        <w:t xml:space="preserve"> -</w:t>
      </w:r>
    </w:p>
    <w:p w14:paraId="3BDA22F1" w14:textId="43529EF2" w:rsidR="005959CA" w:rsidRDefault="00731582" w:rsidP="00A07C53">
      <w:pPr>
        <w:rPr>
          <w:rStyle w:val="af4"/>
          <w:rtl/>
        </w:rPr>
      </w:pPr>
      <w:r>
        <w:rPr>
          <w:rFonts w:hint="cs"/>
          <w:rtl/>
        </w:rPr>
        <w:t xml:space="preserve">כל </w:t>
      </w:r>
      <w:r w:rsidR="0089324E" w:rsidRPr="006F178A">
        <w:rPr>
          <w:rFonts w:hint="cs"/>
          <w:rtl/>
        </w:rPr>
        <w:t>ישנו</w:t>
      </w:r>
      <w:r w:rsidR="0089324E" w:rsidRPr="006F178A">
        <w:rPr>
          <w:rtl/>
        </w:rPr>
        <w:t xml:space="preserve"> </w:t>
      </w:r>
      <w:r w:rsidR="0089324E" w:rsidRPr="006F178A">
        <w:rPr>
          <w:rFonts w:hint="cs"/>
          <w:rtl/>
        </w:rPr>
        <w:t>בביאה</w:t>
      </w:r>
      <w:r w:rsidR="0089324E" w:rsidRPr="006F178A">
        <w:rPr>
          <w:rtl/>
        </w:rPr>
        <w:t xml:space="preserve"> </w:t>
      </w:r>
      <w:r w:rsidR="00CA6EEB">
        <w:rPr>
          <w:rFonts w:hint="cs"/>
          <w:rtl/>
        </w:rPr>
        <w:t>-</w:t>
      </w:r>
      <w:r w:rsidR="009277C3">
        <w:rPr>
          <w:rFonts w:hint="cs"/>
          <w:rtl/>
        </w:rPr>
        <w:t xml:space="preserve"> </w:t>
      </w:r>
      <w:r w:rsidR="00AC6811">
        <w:rPr>
          <w:rFonts w:hint="cs"/>
          <w:rtl/>
        </w:rPr>
        <w:t xml:space="preserve">ישנו </w:t>
      </w:r>
      <w:r w:rsidR="0089324E" w:rsidRPr="006F178A">
        <w:rPr>
          <w:rFonts w:hint="cs"/>
          <w:rtl/>
        </w:rPr>
        <w:t>בהבאה</w:t>
      </w:r>
      <w:r w:rsidR="00CA6EEB">
        <w:rPr>
          <w:rFonts w:hint="cs"/>
          <w:rtl/>
        </w:rPr>
        <w:t>,</w:t>
      </w:r>
      <w:r w:rsidR="00CA6EEB">
        <w:rPr>
          <w:rStyle w:val="affc"/>
          <w:rFonts w:hint="cs"/>
          <w:rtl/>
        </w:rPr>
        <w:t xml:space="preserve"> </w:t>
      </w:r>
      <w:r w:rsidR="00CA6EEB" w:rsidRPr="005E6BC8">
        <w:rPr>
          <w:rFonts w:cs="PFT_Frank" w:hint="eastAsia"/>
          <w:bCs/>
          <w:szCs w:val="14"/>
          <w:rtl/>
        </w:rPr>
        <w:t>ו</w:t>
      </w:r>
      <w:r w:rsidR="005959CA" w:rsidRPr="005E6BC8">
        <w:rPr>
          <w:rFonts w:cs="PFT_Frank" w:hint="eastAsia"/>
          <w:bCs/>
          <w:szCs w:val="14"/>
          <w:rtl/>
        </w:rPr>
        <w:t>ערל</w:t>
      </w:r>
      <w:r w:rsidR="005959CA">
        <w:rPr>
          <w:rFonts w:hint="cs"/>
          <w:rtl/>
        </w:rPr>
        <w:t xml:space="preserve"> </w:t>
      </w:r>
      <w:r w:rsidR="00CA6EEB">
        <w:rPr>
          <w:rStyle w:val="affc"/>
          <w:rFonts w:hint="cs"/>
          <w:rtl/>
        </w:rPr>
        <w:t>כ</w:t>
      </w:r>
      <w:r w:rsidR="00CA6EEB" w:rsidRPr="00FA50B2">
        <w:rPr>
          <w:rStyle w:val="affc"/>
          <w:rFonts w:hint="eastAsia"/>
          <w:rtl/>
        </w:rPr>
        <w:t>ר</w:t>
      </w:r>
      <w:r w:rsidR="00CA6EEB" w:rsidRPr="00FA50B2">
        <w:rPr>
          <w:rStyle w:val="affc"/>
          <w:rtl/>
        </w:rPr>
        <w:t>"ע</w:t>
      </w:r>
      <w:r>
        <w:rPr>
          <w:rStyle w:val="affc"/>
          <w:rFonts w:hint="cs"/>
          <w:rtl/>
        </w:rPr>
        <w:t>:</w:t>
      </w:r>
      <w:r w:rsidR="00CA6EEB">
        <w:rPr>
          <w:rFonts w:hint="cs"/>
          <w:rtl/>
        </w:rPr>
        <w:t xml:space="preserve"> שהקיש </w:t>
      </w:r>
      <w:r w:rsidR="005959CA">
        <w:rPr>
          <w:rFonts w:hint="cs"/>
          <w:rtl/>
        </w:rPr>
        <w:t>לטמא</w:t>
      </w:r>
      <w:r w:rsidR="00CA6EEB">
        <w:rPr>
          <w:rFonts w:hint="cs"/>
          <w:rtl/>
        </w:rPr>
        <w:t>.</w:t>
      </w:r>
    </w:p>
    <w:p w14:paraId="219C2BC3" w14:textId="3740EA3E" w:rsidR="00731582" w:rsidRDefault="0089324E" w:rsidP="001A605D">
      <w:pPr>
        <w:pStyle w:val="36"/>
        <w:framePr w:wrap="notBeside"/>
        <w:rPr>
          <w:rtl/>
        </w:rPr>
      </w:pPr>
      <w:r w:rsidRPr="001A605D">
        <w:rPr>
          <w:rFonts w:hint="eastAsia"/>
          <w:rtl/>
        </w:rPr>
        <w:t>לר</w:t>
      </w:r>
      <w:r w:rsidRPr="001A605D">
        <w:rPr>
          <w:rtl/>
        </w:rPr>
        <w:t>"</w:t>
      </w:r>
      <w:r w:rsidRPr="001A605D">
        <w:rPr>
          <w:rFonts w:hint="eastAsia"/>
          <w:rtl/>
        </w:rPr>
        <w:t>י</w:t>
      </w:r>
      <w:r w:rsidR="00731582">
        <w:rPr>
          <w:rFonts w:hint="cs"/>
          <w:rtl/>
        </w:rPr>
        <w:t>:</w:t>
      </w:r>
    </w:p>
    <w:p w14:paraId="3CEEAB09" w14:textId="77777777" w:rsidR="00C0473D" w:rsidRDefault="0089324E" w:rsidP="00A07C53">
      <w:pPr>
        <w:rPr>
          <w:rtl/>
        </w:rPr>
      </w:pPr>
      <w:r w:rsidRPr="005E6BC8">
        <w:rPr>
          <w:rFonts w:cs="PFT_Frank" w:hint="eastAsia"/>
          <w:b/>
          <w:bCs/>
          <w:szCs w:val="14"/>
          <w:rtl/>
        </w:rPr>
        <w:t>סומא</w:t>
      </w:r>
      <w:r w:rsidRPr="005E6BC8">
        <w:rPr>
          <w:rFonts w:cs="PFT_Frank"/>
          <w:b/>
          <w:bCs/>
          <w:szCs w:val="14"/>
          <w:rtl/>
        </w:rPr>
        <w:t xml:space="preserve"> </w:t>
      </w:r>
      <w:r w:rsidR="00AC6811" w:rsidRPr="005E6BC8">
        <w:rPr>
          <w:rFonts w:cs="PFT_Frank" w:hint="eastAsia"/>
          <w:b/>
          <w:bCs/>
          <w:szCs w:val="14"/>
          <w:rtl/>
        </w:rPr>
        <w:t>בעין</w:t>
      </w:r>
      <w:r w:rsidR="00AC6811" w:rsidRPr="005E6BC8">
        <w:rPr>
          <w:rFonts w:cs="PFT_Frank"/>
          <w:b/>
          <w:bCs/>
          <w:szCs w:val="14"/>
          <w:rtl/>
        </w:rPr>
        <w:t xml:space="preserve"> </w:t>
      </w:r>
      <w:r w:rsidR="00AC6811" w:rsidRPr="005E6BC8">
        <w:rPr>
          <w:rFonts w:cs="PFT_Frank" w:hint="eastAsia"/>
          <w:b/>
          <w:bCs/>
          <w:szCs w:val="14"/>
          <w:rtl/>
        </w:rPr>
        <w:t>אחת</w:t>
      </w:r>
      <w:r w:rsidR="00AC6811" w:rsidRPr="006F178A">
        <w:rPr>
          <w:rtl/>
        </w:rPr>
        <w:t xml:space="preserve"> </w:t>
      </w:r>
      <w:r w:rsidRPr="006F178A">
        <w:rPr>
          <w:rFonts w:hint="cs"/>
          <w:rtl/>
        </w:rPr>
        <w:t>פטור</w:t>
      </w:r>
      <w:r w:rsidRPr="006F178A">
        <w:rPr>
          <w:rtl/>
        </w:rPr>
        <w:t xml:space="preserve"> </w:t>
      </w:r>
      <w:r w:rsidR="009C5470">
        <w:rPr>
          <w:rFonts w:hint="cs"/>
          <w:rtl/>
        </w:rPr>
        <w:t xml:space="preserve">מראייה, </w:t>
      </w:r>
      <w:r w:rsidR="009C5470" w:rsidRPr="008549A0">
        <w:rPr>
          <w:rStyle w:val="af4"/>
          <w:rFonts w:hint="eastAsia"/>
          <w:rtl/>
        </w:rPr>
        <w:t>יִרְאה</w:t>
      </w:r>
      <w:r w:rsidR="009C5470">
        <w:rPr>
          <w:rFonts w:hint="cs"/>
          <w:rtl/>
        </w:rPr>
        <w:t xml:space="preserve"> </w:t>
      </w:r>
      <w:r w:rsidR="009C5470" w:rsidRPr="008549A0">
        <w:rPr>
          <w:rStyle w:val="af4"/>
          <w:rFonts w:hint="eastAsia"/>
          <w:rtl/>
        </w:rPr>
        <w:t>יֵרָאה</w:t>
      </w:r>
      <w:r w:rsidR="009C5470">
        <w:rPr>
          <w:rFonts w:hint="cs"/>
          <w:rtl/>
        </w:rPr>
        <w:t>.</w:t>
      </w:r>
    </w:p>
    <w:p w14:paraId="66F6C2B1" w14:textId="77777777" w:rsidR="00C0473D" w:rsidRDefault="0089324E" w:rsidP="001A605D">
      <w:pPr>
        <w:pStyle w:val="afffff"/>
        <w:rPr>
          <w:rtl/>
        </w:rPr>
      </w:pPr>
      <w:r w:rsidRPr="001A605D">
        <w:rPr>
          <w:rFonts w:hint="cs"/>
          <w:rtl/>
        </w:rPr>
        <w:t xml:space="preserve">אמוראים </w:t>
      </w:r>
      <w:r w:rsidR="00AC6811" w:rsidRPr="001A605D">
        <w:rPr>
          <w:rFonts w:hint="cs"/>
          <w:rtl/>
        </w:rPr>
        <w:t>בכו כשקר</w:t>
      </w:r>
      <w:r w:rsidR="001A605D">
        <w:rPr>
          <w:rFonts w:hint="cs"/>
          <w:rtl/>
        </w:rPr>
        <w:t>א</w:t>
      </w:r>
      <w:r w:rsidR="00AC6811" w:rsidRPr="001A605D">
        <w:rPr>
          <w:rFonts w:hint="cs"/>
          <w:rtl/>
        </w:rPr>
        <w:t>ו פסוקי</w:t>
      </w:r>
      <w:r w:rsidR="001A605D">
        <w:rPr>
          <w:rFonts w:hint="cs"/>
          <w:rtl/>
        </w:rPr>
        <w:t>ם</w:t>
      </w:r>
      <w:r w:rsidR="00AC6811" w:rsidRPr="001A605D">
        <w:rPr>
          <w:rFonts w:hint="cs"/>
          <w:rtl/>
        </w:rPr>
        <w:t xml:space="preserve"> אלו:</w:t>
      </w:r>
      <w:r w:rsidR="005C7B20">
        <w:rPr>
          <w:rFonts w:hint="cs"/>
          <w:rtl/>
        </w:rPr>
        <w:t xml:space="preserve"> [יג]</w:t>
      </w:r>
    </w:p>
    <w:p w14:paraId="7A65D9BD" w14:textId="729C0849" w:rsidR="00731582" w:rsidRDefault="0089324E" w:rsidP="00353D4B">
      <w:pPr>
        <w:pStyle w:val="36"/>
        <w:framePr w:wrap="notBeside"/>
        <w:rPr>
          <w:rtl/>
        </w:rPr>
      </w:pPr>
      <w:r w:rsidRPr="0087008C">
        <w:rPr>
          <w:rtl/>
        </w:rPr>
        <w:t>ר"</w:t>
      </w:r>
      <w:r w:rsidRPr="0087008C">
        <w:rPr>
          <w:rFonts w:hint="eastAsia"/>
          <w:rtl/>
        </w:rPr>
        <w:t>ה</w:t>
      </w:r>
      <w:r w:rsidR="00D67AD3">
        <w:rPr>
          <w:rFonts w:hint="cs"/>
          <w:rtl/>
        </w:rPr>
        <w:t>:</w:t>
      </w:r>
      <w:r w:rsidR="005C7B20">
        <w:rPr>
          <w:rFonts w:hint="cs"/>
          <w:rtl/>
        </w:rPr>
        <w:t xml:space="preserve"> א</w:t>
      </w:r>
      <w:r w:rsidR="00731582">
        <w:rPr>
          <w:rFonts w:hint="cs"/>
          <w:rtl/>
        </w:rPr>
        <w:t>.</w:t>
      </w:r>
    </w:p>
    <w:p w14:paraId="46BB4AB8" w14:textId="7F47A3DA" w:rsidR="006A5EE4" w:rsidRPr="00D22086" w:rsidRDefault="0002590C" w:rsidP="00731582">
      <w:pPr>
        <w:rPr>
          <w:spacing w:val="-6"/>
          <w:rtl/>
        </w:rPr>
      </w:pPr>
      <w:r w:rsidRPr="001A605D">
        <w:rPr>
          <w:rStyle w:val="af4"/>
          <w:rFonts w:hint="eastAsia"/>
          <w:rtl/>
        </w:rPr>
        <w:t>מי</w:t>
      </w:r>
      <w:r w:rsidRPr="001A605D">
        <w:rPr>
          <w:rStyle w:val="af4"/>
          <w:rtl/>
        </w:rPr>
        <w:t xml:space="preserve"> </w:t>
      </w:r>
      <w:r w:rsidRPr="001A605D">
        <w:rPr>
          <w:rStyle w:val="af4"/>
          <w:rFonts w:hint="eastAsia"/>
          <w:rtl/>
        </w:rPr>
        <w:t>בקש</w:t>
      </w:r>
      <w:r w:rsidRPr="001A605D">
        <w:rPr>
          <w:rStyle w:val="af4"/>
          <w:rFonts w:hint="cs"/>
          <w:rtl/>
        </w:rPr>
        <w:t>..</w:t>
      </w:r>
      <w:r w:rsidRPr="001A605D">
        <w:rPr>
          <w:rStyle w:val="af4"/>
          <w:rtl/>
        </w:rPr>
        <w:t xml:space="preserve"> </w:t>
      </w:r>
      <w:r w:rsidRPr="001A605D">
        <w:rPr>
          <w:rStyle w:val="af4"/>
          <w:rFonts w:hint="eastAsia"/>
          <w:rtl/>
        </w:rPr>
        <w:t>רמס</w:t>
      </w:r>
      <w:r w:rsidRPr="001A605D">
        <w:rPr>
          <w:rStyle w:val="af4"/>
          <w:rtl/>
        </w:rPr>
        <w:t xml:space="preserve"> </w:t>
      </w:r>
      <w:r w:rsidRPr="001A605D">
        <w:rPr>
          <w:rStyle w:val="af4"/>
          <w:rFonts w:hint="eastAsia"/>
          <w:rtl/>
        </w:rPr>
        <w:t>חצרי</w:t>
      </w:r>
      <w:r w:rsidRPr="001A605D">
        <w:rPr>
          <w:rStyle w:val="af4"/>
          <w:rFonts w:hint="cs"/>
          <w:rtl/>
        </w:rPr>
        <w:t xml:space="preserve"> -</w:t>
      </w:r>
      <w:r w:rsidR="0032718D" w:rsidRPr="00D22086">
        <w:rPr>
          <w:rStyle w:val="af4"/>
          <w:rFonts w:hint="cs"/>
          <w:spacing w:val="-6"/>
          <w:rtl/>
        </w:rPr>
        <w:t xml:space="preserve"> </w:t>
      </w:r>
      <w:r w:rsidR="00EE100A" w:rsidRPr="00D22086">
        <w:rPr>
          <w:rFonts w:hint="eastAsia"/>
          <w:spacing w:val="-6"/>
          <w:rtl/>
        </w:rPr>
        <w:t>עבד</w:t>
      </w:r>
      <w:r w:rsidR="00EE100A" w:rsidRPr="00D22086">
        <w:rPr>
          <w:spacing w:val="-6"/>
          <w:rtl/>
        </w:rPr>
        <w:t xml:space="preserve"> </w:t>
      </w:r>
      <w:r w:rsidR="00EE100A" w:rsidRPr="00D22086">
        <w:rPr>
          <w:rFonts w:hint="eastAsia"/>
          <w:spacing w:val="-6"/>
          <w:rtl/>
        </w:rPr>
        <w:t>שרבו</w:t>
      </w:r>
      <w:r w:rsidR="00EE100A" w:rsidRPr="00D22086">
        <w:rPr>
          <w:spacing w:val="-6"/>
          <w:rtl/>
        </w:rPr>
        <w:t xml:space="preserve"> </w:t>
      </w:r>
      <w:r w:rsidR="006A5EE4" w:rsidRPr="00D22086">
        <w:rPr>
          <w:rFonts w:hint="cs"/>
          <w:spacing w:val="-6"/>
          <w:rtl/>
        </w:rPr>
        <w:t>מצפה</w:t>
      </w:r>
      <w:r w:rsidR="006A5EE4" w:rsidRPr="00D22086">
        <w:rPr>
          <w:spacing w:val="-6"/>
          <w:rtl/>
        </w:rPr>
        <w:t xml:space="preserve"> </w:t>
      </w:r>
      <w:r w:rsidR="006A5EE4" w:rsidRPr="001A605D">
        <w:rPr>
          <w:rStyle w:val="af4"/>
          <w:rFonts w:hint="cs"/>
          <w:rtl/>
        </w:rPr>
        <w:t>ש</w:t>
      </w:r>
      <w:r w:rsidR="006A5EE4" w:rsidRPr="001A605D">
        <w:rPr>
          <w:rStyle w:val="af4"/>
          <w:rFonts w:hint="eastAsia"/>
          <w:rtl/>
        </w:rPr>
        <w:t>יֵרָאה</w:t>
      </w:r>
      <w:r w:rsidR="006A5EE4" w:rsidRPr="001A605D">
        <w:rPr>
          <w:rStyle w:val="af4"/>
          <w:rFonts w:hint="cs"/>
          <w:rtl/>
        </w:rPr>
        <w:t>,</w:t>
      </w:r>
      <w:r w:rsidR="006A5EE4" w:rsidRPr="00D22086">
        <w:rPr>
          <w:rFonts w:hint="cs"/>
          <w:spacing w:val="-6"/>
          <w:rtl/>
        </w:rPr>
        <w:t xml:space="preserve"> </w:t>
      </w:r>
      <w:r w:rsidR="006A5EE4" w:rsidRPr="001A605D">
        <w:rPr>
          <w:rFonts w:hint="cs"/>
          <w:rtl/>
        </w:rPr>
        <w:t>ציוה שיתרחק.</w:t>
      </w:r>
    </w:p>
    <w:p w14:paraId="4F4F4699" w14:textId="4FB26427" w:rsidR="00731582" w:rsidRDefault="006A5EE4" w:rsidP="00353D4B">
      <w:pPr>
        <w:pStyle w:val="36"/>
        <w:framePr w:wrap="notBeside"/>
        <w:rPr>
          <w:rtl/>
        </w:rPr>
      </w:pPr>
      <w:r w:rsidRPr="0087008C">
        <w:rPr>
          <w:rFonts w:hint="eastAsia"/>
          <w:rtl/>
        </w:rPr>
        <w:t>ב</w:t>
      </w:r>
      <w:r w:rsidR="00731582">
        <w:rPr>
          <w:rtl/>
        </w:rPr>
        <w:t>.</w:t>
      </w:r>
    </w:p>
    <w:p w14:paraId="3B8DDB2C" w14:textId="77777777" w:rsidR="00C0473D" w:rsidRDefault="005D3783" w:rsidP="00731582">
      <w:pPr>
        <w:rPr>
          <w:rStyle w:val="af4"/>
          <w:spacing w:val="-4"/>
          <w:rtl/>
        </w:rPr>
      </w:pPr>
      <w:r w:rsidRPr="001A605D">
        <w:rPr>
          <w:rStyle w:val="af4"/>
          <w:rFonts w:hint="cs"/>
          <w:rtl/>
        </w:rPr>
        <w:t>למה..</w:t>
      </w:r>
      <w:r w:rsidRPr="001A605D">
        <w:rPr>
          <w:rStyle w:val="af4"/>
          <w:rtl/>
        </w:rPr>
        <w:t xml:space="preserve"> </w:t>
      </w:r>
      <w:r w:rsidRPr="001A605D">
        <w:rPr>
          <w:rStyle w:val="af4"/>
          <w:rFonts w:hint="cs"/>
          <w:rtl/>
        </w:rPr>
        <w:t>זבחיכם</w:t>
      </w:r>
      <w:r w:rsidRPr="001A605D">
        <w:rPr>
          <w:rStyle w:val="af4"/>
          <w:rtl/>
        </w:rPr>
        <w:t xml:space="preserve"> </w:t>
      </w:r>
      <w:r w:rsidRPr="001A605D">
        <w:rPr>
          <w:rStyle w:val="af4"/>
          <w:rFonts w:hint="cs"/>
          <w:rtl/>
        </w:rPr>
        <w:t>יאמר</w:t>
      </w:r>
      <w:r w:rsidRPr="001A605D">
        <w:rPr>
          <w:rStyle w:val="af4"/>
          <w:rtl/>
        </w:rPr>
        <w:t xml:space="preserve"> </w:t>
      </w:r>
      <w:r w:rsidRPr="001A605D">
        <w:rPr>
          <w:rStyle w:val="af4"/>
          <w:rFonts w:hint="cs"/>
          <w:rtl/>
        </w:rPr>
        <w:t>ה'</w:t>
      </w:r>
      <w:r w:rsidRPr="00D22086">
        <w:rPr>
          <w:rStyle w:val="af4"/>
          <w:spacing w:val="-4"/>
          <w:rtl/>
        </w:rPr>
        <w:t xml:space="preserve"> </w:t>
      </w:r>
      <w:r w:rsidRPr="00D22086">
        <w:rPr>
          <w:rStyle w:val="af4"/>
          <w:rFonts w:hint="cs"/>
          <w:spacing w:val="-4"/>
          <w:rtl/>
        </w:rPr>
        <w:t>-</w:t>
      </w:r>
      <w:r w:rsidR="0032718D" w:rsidRPr="00D22086">
        <w:rPr>
          <w:rStyle w:val="af4"/>
          <w:spacing w:val="-4"/>
          <w:rtl/>
        </w:rPr>
        <w:t xml:space="preserve"> </w:t>
      </w:r>
      <w:r w:rsidRPr="00D22086">
        <w:rPr>
          <w:rFonts w:hint="cs"/>
          <w:spacing w:val="-4"/>
          <w:rtl/>
        </w:rPr>
        <w:t>מצפה שיאכל על שולחנו, ציוה שיתרחק.</w:t>
      </w:r>
    </w:p>
    <w:p w14:paraId="4DB494D8" w14:textId="223DE52E" w:rsidR="00731582" w:rsidRDefault="005D3783" w:rsidP="00353D4B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 xml:space="preserve"> </w:t>
      </w:r>
      <w:r w:rsidR="0089324E" w:rsidRPr="0087008C">
        <w:rPr>
          <w:rFonts w:hint="eastAsia"/>
          <w:rtl/>
        </w:rPr>
        <w:t>ר</w:t>
      </w:r>
      <w:r w:rsidR="0089324E" w:rsidRPr="0087008C">
        <w:rPr>
          <w:rtl/>
        </w:rPr>
        <w:t>"</w:t>
      </w:r>
      <w:r w:rsidR="0089324E" w:rsidRPr="0087008C">
        <w:rPr>
          <w:rFonts w:hint="eastAsia"/>
          <w:rtl/>
        </w:rPr>
        <w:t>א</w:t>
      </w:r>
      <w:r w:rsidR="00D67AD3">
        <w:rPr>
          <w:rFonts w:hint="cs"/>
          <w:rtl/>
        </w:rPr>
        <w:t>:</w:t>
      </w:r>
      <w:r w:rsidR="005C7B20">
        <w:rPr>
          <w:rFonts w:hint="cs"/>
          <w:rtl/>
        </w:rPr>
        <w:t xml:space="preserve"> ג</w:t>
      </w:r>
      <w:r w:rsidR="009A01A4">
        <w:rPr>
          <w:rFonts w:hint="cs"/>
          <w:rtl/>
        </w:rPr>
        <w:t>.</w:t>
      </w:r>
    </w:p>
    <w:p w14:paraId="6D2848F4" w14:textId="2F543CFD" w:rsidR="005D3783" w:rsidRPr="00D22086" w:rsidRDefault="005D3783" w:rsidP="00731582">
      <w:pPr>
        <w:rPr>
          <w:rStyle w:val="afffd"/>
          <w:rFonts w:ascii="Fb Fontext" w:hAnsi="Fb Fontext" w:cs="PFT_Frank"/>
          <w:b/>
          <w:spacing w:val="-2"/>
          <w:szCs w:val="14"/>
          <w:rtl/>
        </w:rPr>
      </w:pPr>
      <w:r w:rsidRPr="001A605D">
        <w:rPr>
          <w:rStyle w:val="af4"/>
          <w:rFonts w:hint="cs"/>
          <w:rtl/>
        </w:rPr>
        <w:t xml:space="preserve">לא יכלו אחיו לענות.. </w:t>
      </w:r>
      <w:r w:rsidRPr="001A605D">
        <w:rPr>
          <w:rStyle w:val="af4"/>
          <w:rtl/>
        </w:rPr>
        <w:t xml:space="preserve">נבהלו </w:t>
      </w:r>
      <w:r w:rsidRPr="001A605D">
        <w:rPr>
          <w:rStyle w:val="af4"/>
          <w:rFonts w:hint="eastAsia"/>
          <w:rtl/>
        </w:rPr>
        <w:t>מפניו</w:t>
      </w:r>
      <w:r w:rsidRPr="001A605D">
        <w:rPr>
          <w:rStyle w:val="af4"/>
          <w:rFonts w:hint="cs"/>
          <w:rtl/>
        </w:rPr>
        <w:t xml:space="preserve"> </w:t>
      </w:r>
      <w:r w:rsidR="005C7B20">
        <w:rPr>
          <w:rStyle w:val="af4"/>
          <w:rtl/>
        </w:rPr>
        <w:tab/>
      </w:r>
      <w:r w:rsidR="001A605D">
        <w:rPr>
          <w:rStyle w:val="af4"/>
          <w:rtl/>
        </w:rPr>
        <w:t>–</w:t>
      </w:r>
      <w:r w:rsidRPr="00D22086">
        <w:rPr>
          <w:rStyle w:val="af4"/>
          <w:rFonts w:hint="cs"/>
          <w:spacing w:val="-2"/>
          <w:rtl/>
        </w:rPr>
        <w:t xml:space="preserve"> </w:t>
      </w:r>
      <w:r w:rsidR="001A605D" w:rsidRPr="005C7B20">
        <w:rPr>
          <w:rFonts w:hint="cs"/>
          <w:rtl/>
        </w:rPr>
        <w:t xml:space="preserve">ק''ו </w:t>
      </w:r>
      <w:r w:rsidR="004D6A79" w:rsidRPr="005C7B20">
        <w:rPr>
          <w:rFonts w:hint="cs"/>
          <w:rtl/>
        </w:rPr>
        <w:t>ב</w:t>
      </w:r>
      <w:r w:rsidR="0089324E" w:rsidRPr="005C7B20">
        <w:rPr>
          <w:rFonts w:hint="eastAsia"/>
          <w:rtl/>
        </w:rPr>
        <w:t>תוכח</w:t>
      </w:r>
      <w:r w:rsidR="00EE100A" w:rsidRPr="005C7B20">
        <w:rPr>
          <w:rFonts w:hint="cs"/>
          <w:rtl/>
        </w:rPr>
        <w:t>ת</w:t>
      </w:r>
      <w:r w:rsidR="0089324E" w:rsidRPr="00D22086">
        <w:rPr>
          <w:spacing w:val="-2"/>
          <w:rtl/>
        </w:rPr>
        <w:t xml:space="preserve"> </w:t>
      </w:r>
      <w:r w:rsidR="0089324E" w:rsidRPr="00D22086">
        <w:rPr>
          <w:rFonts w:hint="eastAsia"/>
          <w:spacing w:val="-2"/>
          <w:rtl/>
        </w:rPr>
        <w:t>ה</w:t>
      </w:r>
      <w:r w:rsidRPr="00D22086">
        <w:rPr>
          <w:rFonts w:hint="cs"/>
          <w:spacing w:val="-2"/>
          <w:rtl/>
        </w:rPr>
        <w:t>'.</w:t>
      </w:r>
    </w:p>
    <w:p w14:paraId="71AE4B30" w14:textId="1D80E5DD" w:rsidR="00731582" w:rsidRDefault="0090732E" w:rsidP="00353D4B">
      <w:pPr>
        <w:pStyle w:val="36"/>
        <w:framePr w:wrap="notBeside"/>
        <w:rPr>
          <w:rtl/>
        </w:rPr>
      </w:pPr>
      <w:r w:rsidRPr="0087008C">
        <w:rPr>
          <w:rFonts w:hint="eastAsia"/>
          <w:rtl/>
        </w:rPr>
        <w:t>ד</w:t>
      </w:r>
      <w:r w:rsidR="00731582">
        <w:rPr>
          <w:rtl/>
        </w:rPr>
        <w:t>.</w:t>
      </w:r>
    </w:p>
    <w:p w14:paraId="13483C2B" w14:textId="23BF01A1" w:rsidR="0089324E" w:rsidRPr="005E6BC8" w:rsidRDefault="0089324E" w:rsidP="00731582">
      <w:pPr>
        <w:rPr>
          <w:rFonts w:cs="PFT_Frank"/>
          <w:b/>
          <w:bCs/>
          <w:szCs w:val="14"/>
          <w:rtl/>
        </w:rPr>
      </w:pPr>
      <w:r w:rsidRPr="00392931">
        <w:rPr>
          <w:rStyle w:val="af4"/>
          <w:rtl/>
        </w:rPr>
        <w:t xml:space="preserve">ויאמר </w:t>
      </w:r>
      <w:r w:rsidRPr="00392931">
        <w:rPr>
          <w:rStyle w:val="af4"/>
          <w:rFonts w:hint="eastAsia"/>
          <w:rtl/>
        </w:rPr>
        <w:t>שמואל</w:t>
      </w:r>
      <w:r w:rsidR="00FB1B9F">
        <w:rPr>
          <w:rStyle w:val="af4"/>
          <w:rFonts w:hint="cs"/>
          <w:rtl/>
        </w:rPr>
        <w:t>..</w:t>
      </w:r>
      <w:r w:rsidRPr="00392931">
        <w:rPr>
          <w:rStyle w:val="af4"/>
          <w:rtl/>
        </w:rPr>
        <w:t xml:space="preserve"> </w:t>
      </w:r>
      <w:r w:rsidRPr="00392931">
        <w:rPr>
          <w:rStyle w:val="af4"/>
          <w:rFonts w:hint="eastAsia"/>
          <w:rtl/>
        </w:rPr>
        <w:t>למה</w:t>
      </w:r>
      <w:r w:rsidRPr="00392931">
        <w:rPr>
          <w:rStyle w:val="af4"/>
          <w:rtl/>
        </w:rPr>
        <w:t xml:space="preserve"> </w:t>
      </w:r>
      <w:r w:rsidRPr="00392931">
        <w:rPr>
          <w:rStyle w:val="af4"/>
          <w:rFonts w:hint="eastAsia"/>
          <w:rtl/>
        </w:rPr>
        <w:t>הרגזתני</w:t>
      </w:r>
      <w:r w:rsidR="00FB1B9F">
        <w:rPr>
          <w:rStyle w:val="af4"/>
          <w:rFonts w:hint="cs"/>
          <w:rtl/>
        </w:rPr>
        <w:t>..</w:t>
      </w:r>
      <w:r w:rsidR="0090732E">
        <w:rPr>
          <w:rStyle w:val="af4"/>
          <w:rFonts w:hint="cs"/>
          <w:rtl/>
        </w:rPr>
        <w:t xml:space="preserve"> </w:t>
      </w:r>
      <w:r w:rsidR="005C7B20">
        <w:rPr>
          <w:rStyle w:val="af4"/>
          <w:rtl/>
        </w:rPr>
        <w:tab/>
      </w:r>
      <w:r w:rsidR="005C7B20">
        <w:rPr>
          <w:rStyle w:val="af4"/>
          <w:rtl/>
        </w:rPr>
        <w:tab/>
      </w:r>
      <w:r w:rsidR="0090732E">
        <w:rPr>
          <w:rStyle w:val="af4"/>
          <w:rFonts w:hint="cs"/>
          <w:rtl/>
        </w:rPr>
        <w:t>-</w:t>
      </w:r>
      <w:r w:rsidRPr="00392931">
        <w:rPr>
          <w:rStyle w:val="af4"/>
          <w:rtl/>
        </w:rPr>
        <w:t xml:space="preserve"> </w:t>
      </w:r>
      <w:r w:rsidR="0090732E">
        <w:rPr>
          <w:rFonts w:hint="cs"/>
          <w:rtl/>
        </w:rPr>
        <w:t>ש</w:t>
      </w:r>
      <w:r w:rsidRPr="00392931">
        <w:rPr>
          <w:rFonts w:hint="eastAsia"/>
          <w:rtl/>
        </w:rPr>
        <w:t>ירא</w:t>
      </w:r>
      <w:r w:rsidRPr="00392931">
        <w:rPr>
          <w:rtl/>
        </w:rPr>
        <w:t xml:space="preserve"> </w:t>
      </w:r>
      <w:r w:rsidRPr="00392931">
        <w:rPr>
          <w:rFonts w:hint="eastAsia"/>
          <w:rtl/>
        </w:rPr>
        <w:t>מהדין</w:t>
      </w:r>
      <w:r w:rsidR="004D6A79">
        <w:rPr>
          <w:rFonts w:hint="cs"/>
          <w:rtl/>
        </w:rPr>
        <w:t>,</w:t>
      </w:r>
      <w:r w:rsidRPr="00392931">
        <w:rPr>
          <w:rtl/>
        </w:rPr>
        <w:t xml:space="preserve"> </w:t>
      </w:r>
      <w:r w:rsidR="001A605D">
        <w:rPr>
          <w:rFonts w:hint="cs"/>
          <w:rtl/>
        </w:rPr>
        <w:t xml:space="preserve">ק''ו </w:t>
      </w:r>
      <w:r w:rsidRPr="00392931">
        <w:rPr>
          <w:rFonts w:hint="eastAsia"/>
          <w:rtl/>
        </w:rPr>
        <w:t>אנ</w:t>
      </w:r>
      <w:r w:rsidR="001A605D">
        <w:rPr>
          <w:rFonts w:hint="cs"/>
          <w:rtl/>
        </w:rPr>
        <w:t>חנ</w:t>
      </w:r>
      <w:r w:rsidRPr="00392931">
        <w:rPr>
          <w:rFonts w:hint="eastAsia"/>
          <w:rtl/>
        </w:rPr>
        <w:t>ו</w:t>
      </w:r>
      <w:r w:rsidR="004D6A79">
        <w:rPr>
          <w:rFonts w:hint="cs"/>
          <w:rtl/>
        </w:rPr>
        <w:t>.</w:t>
      </w:r>
    </w:p>
    <w:p w14:paraId="514D1F8A" w14:textId="3E2CD530" w:rsidR="00731582" w:rsidRDefault="0089324E" w:rsidP="00353D4B">
      <w:pPr>
        <w:pStyle w:val="36"/>
        <w:framePr w:wrap="notBeside"/>
        <w:rPr>
          <w:rtl/>
        </w:rPr>
      </w:pPr>
      <w:r w:rsidRPr="0087008C">
        <w:rPr>
          <w:rFonts w:hint="eastAsia"/>
          <w:rtl/>
        </w:rPr>
        <w:t>ר</w:t>
      </w:r>
      <w:r w:rsidR="00111446" w:rsidRPr="0087008C">
        <w:rPr>
          <w:rFonts w:hint="cs"/>
          <w:rtl/>
        </w:rPr>
        <w:t>'</w:t>
      </w:r>
      <w:r w:rsidRPr="0087008C">
        <w:rPr>
          <w:rtl/>
        </w:rPr>
        <w:t xml:space="preserve"> </w:t>
      </w:r>
      <w:r w:rsidRPr="0087008C">
        <w:rPr>
          <w:rFonts w:hint="eastAsia"/>
          <w:rtl/>
        </w:rPr>
        <w:t>אמי</w:t>
      </w:r>
      <w:r w:rsidR="005C7B20">
        <w:rPr>
          <w:rFonts w:hint="cs"/>
          <w:rtl/>
        </w:rPr>
        <w:t>: ה</w:t>
      </w:r>
      <w:r w:rsidR="009A01A4">
        <w:rPr>
          <w:rFonts w:hint="cs"/>
          <w:rtl/>
        </w:rPr>
        <w:t>.</w:t>
      </w:r>
    </w:p>
    <w:p w14:paraId="013045E4" w14:textId="46875823" w:rsidR="00111446" w:rsidRDefault="0089324E" w:rsidP="00731582">
      <w:pPr>
        <w:rPr>
          <w:rStyle w:val="af4"/>
          <w:rtl/>
        </w:rPr>
      </w:pPr>
      <w:r w:rsidRPr="00A824E4">
        <w:rPr>
          <w:rStyle w:val="af4"/>
          <w:rFonts w:hint="cs"/>
          <w:rtl/>
        </w:rPr>
        <w:t>יתן</w:t>
      </w:r>
      <w:r w:rsidRPr="00A824E4">
        <w:rPr>
          <w:rStyle w:val="af4"/>
          <w:rtl/>
        </w:rPr>
        <w:t xml:space="preserve"> </w:t>
      </w:r>
      <w:r w:rsidRPr="00A824E4">
        <w:rPr>
          <w:rStyle w:val="af4"/>
          <w:rFonts w:hint="cs"/>
          <w:rtl/>
        </w:rPr>
        <w:t>בעפר</w:t>
      </w:r>
      <w:r w:rsidRPr="00A824E4">
        <w:rPr>
          <w:rStyle w:val="af4"/>
          <w:rtl/>
        </w:rPr>
        <w:t xml:space="preserve"> </w:t>
      </w:r>
      <w:r w:rsidRPr="00A824E4">
        <w:rPr>
          <w:rStyle w:val="af4"/>
          <w:rFonts w:hint="cs"/>
          <w:rtl/>
        </w:rPr>
        <w:t>פיהו</w:t>
      </w:r>
      <w:r w:rsidRPr="00A824E4">
        <w:rPr>
          <w:rStyle w:val="af4"/>
          <w:rtl/>
        </w:rPr>
        <w:t xml:space="preserve"> </w:t>
      </w:r>
      <w:r w:rsidRPr="00FA50B2">
        <w:rPr>
          <w:rStyle w:val="af4"/>
          <w:rFonts w:hint="eastAsia"/>
          <w:b/>
          <w:bCs/>
          <w:rtl/>
        </w:rPr>
        <w:t>אולי</w:t>
      </w:r>
      <w:r w:rsidRPr="00A824E4">
        <w:rPr>
          <w:rStyle w:val="af4"/>
          <w:rtl/>
        </w:rPr>
        <w:t xml:space="preserve"> </w:t>
      </w:r>
      <w:r w:rsidRPr="00A824E4">
        <w:rPr>
          <w:rStyle w:val="af4"/>
          <w:rFonts w:hint="cs"/>
          <w:rtl/>
        </w:rPr>
        <w:t>יש</w:t>
      </w:r>
      <w:r w:rsidRPr="00A824E4">
        <w:rPr>
          <w:rStyle w:val="af4"/>
          <w:rtl/>
        </w:rPr>
        <w:t xml:space="preserve"> </w:t>
      </w:r>
      <w:r w:rsidRPr="00A824E4">
        <w:rPr>
          <w:rStyle w:val="af4"/>
          <w:rFonts w:hint="cs"/>
          <w:rtl/>
        </w:rPr>
        <w:t>תקוה</w:t>
      </w:r>
      <w:r w:rsidR="00111446">
        <w:rPr>
          <w:rStyle w:val="af4"/>
          <w:rFonts w:hint="cs"/>
          <w:rtl/>
        </w:rPr>
        <w:t xml:space="preserve"> </w:t>
      </w:r>
      <w:r w:rsidR="005C7B20">
        <w:rPr>
          <w:rStyle w:val="af4"/>
          <w:rtl/>
        </w:rPr>
        <w:tab/>
      </w:r>
      <w:r w:rsidR="005C7B20">
        <w:rPr>
          <w:rStyle w:val="af4"/>
          <w:rtl/>
        </w:rPr>
        <w:tab/>
      </w:r>
      <w:r w:rsidR="005C7B20">
        <w:rPr>
          <w:rStyle w:val="af4"/>
          <w:rtl/>
        </w:rPr>
        <w:tab/>
      </w:r>
      <w:r w:rsidR="00111446">
        <w:rPr>
          <w:rStyle w:val="af4"/>
          <w:rFonts w:hint="cs"/>
          <w:rtl/>
        </w:rPr>
        <w:t xml:space="preserve">- </w:t>
      </w:r>
      <w:r w:rsidR="00111446" w:rsidRPr="008A0BAE">
        <w:rPr>
          <w:rFonts w:hint="eastAsia"/>
          <w:rtl/>
        </w:rPr>
        <w:t>כולי</w:t>
      </w:r>
      <w:r w:rsidR="00111446" w:rsidRPr="008A0BAE">
        <w:rPr>
          <w:rtl/>
        </w:rPr>
        <w:t xml:space="preserve"> </w:t>
      </w:r>
      <w:r w:rsidR="00111446" w:rsidRPr="008A0BAE">
        <w:rPr>
          <w:rFonts w:hint="eastAsia"/>
          <w:rtl/>
        </w:rPr>
        <w:t>האי</w:t>
      </w:r>
      <w:r w:rsidR="00111446" w:rsidRPr="008A0BAE">
        <w:rPr>
          <w:rtl/>
        </w:rPr>
        <w:t xml:space="preserve"> ואולי.</w:t>
      </w:r>
    </w:p>
    <w:p w14:paraId="57841C7F" w14:textId="75F74610" w:rsidR="00731582" w:rsidRDefault="00111446" w:rsidP="00353D4B">
      <w:pPr>
        <w:pStyle w:val="36"/>
        <w:framePr w:wrap="notBeside"/>
        <w:rPr>
          <w:rtl/>
        </w:rPr>
      </w:pPr>
      <w:r w:rsidRPr="0087008C">
        <w:rPr>
          <w:rFonts w:hint="eastAsia"/>
          <w:rtl/>
        </w:rPr>
        <w:t>ו</w:t>
      </w:r>
      <w:r w:rsidR="00731582">
        <w:rPr>
          <w:rtl/>
        </w:rPr>
        <w:t>.</w:t>
      </w:r>
    </w:p>
    <w:p w14:paraId="7A41C51B" w14:textId="16BFCF65" w:rsidR="0089324E" w:rsidRPr="00FA50B2" w:rsidRDefault="0089324E" w:rsidP="00731582">
      <w:pPr>
        <w:rPr>
          <w:rtl/>
        </w:rPr>
      </w:pPr>
      <w:r w:rsidRPr="008A0BAE">
        <w:rPr>
          <w:rStyle w:val="af4"/>
          <w:rtl/>
        </w:rPr>
        <w:t xml:space="preserve">בקשו </w:t>
      </w:r>
      <w:r w:rsidRPr="008A0BAE">
        <w:rPr>
          <w:rStyle w:val="af4"/>
          <w:rFonts w:hint="eastAsia"/>
          <w:rtl/>
        </w:rPr>
        <w:t>צדק</w:t>
      </w:r>
      <w:r w:rsidR="00111446">
        <w:rPr>
          <w:rStyle w:val="af4"/>
          <w:rFonts w:hint="cs"/>
          <w:rtl/>
        </w:rPr>
        <w:t>..</w:t>
      </w:r>
      <w:r w:rsidRPr="008A0BAE">
        <w:rPr>
          <w:rStyle w:val="af4"/>
          <w:rtl/>
        </w:rPr>
        <w:t xml:space="preserve"> </w:t>
      </w:r>
      <w:r w:rsidRPr="008A0BAE">
        <w:rPr>
          <w:rStyle w:val="af4"/>
          <w:rFonts w:hint="eastAsia"/>
          <w:rtl/>
        </w:rPr>
        <w:t>אולי</w:t>
      </w:r>
      <w:r w:rsidRPr="008A0BAE">
        <w:rPr>
          <w:rStyle w:val="af4"/>
          <w:rtl/>
        </w:rPr>
        <w:t xml:space="preserve"> </w:t>
      </w:r>
      <w:r w:rsidRPr="008A0BAE">
        <w:rPr>
          <w:rStyle w:val="af4"/>
          <w:rFonts w:hint="eastAsia"/>
          <w:rtl/>
        </w:rPr>
        <w:t>תסתרו</w:t>
      </w:r>
      <w:r w:rsidRPr="008A0BAE">
        <w:rPr>
          <w:rStyle w:val="af4"/>
          <w:rtl/>
        </w:rPr>
        <w:t xml:space="preserve"> </w:t>
      </w:r>
      <w:r w:rsidRPr="008A0BAE">
        <w:rPr>
          <w:rStyle w:val="af4"/>
          <w:rFonts w:hint="eastAsia"/>
          <w:rtl/>
        </w:rPr>
        <w:t>ביום</w:t>
      </w:r>
      <w:r w:rsidRPr="008A0BAE">
        <w:rPr>
          <w:rStyle w:val="af4"/>
          <w:rtl/>
        </w:rPr>
        <w:t xml:space="preserve"> </w:t>
      </w:r>
      <w:r w:rsidRPr="008A0BAE">
        <w:rPr>
          <w:rStyle w:val="af4"/>
          <w:rFonts w:hint="eastAsia"/>
          <w:rtl/>
        </w:rPr>
        <w:t>אף</w:t>
      </w:r>
      <w:r w:rsidRPr="008A0BAE">
        <w:rPr>
          <w:rStyle w:val="af4"/>
          <w:rtl/>
        </w:rPr>
        <w:t xml:space="preserve"> ה</w:t>
      </w:r>
      <w:r w:rsidRPr="00FA50B2">
        <w:rPr>
          <w:rtl/>
        </w:rPr>
        <w:t>'</w:t>
      </w:r>
      <w:r w:rsidRPr="00AC6811">
        <w:rPr>
          <w:rtl/>
        </w:rPr>
        <w:t xml:space="preserve"> </w:t>
      </w:r>
      <w:r w:rsidR="00111446">
        <w:rPr>
          <w:rFonts w:hint="cs"/>
          <w:rtl/>
        </w:rPr>
        <w:t xml:space="preserve">- </w:t>
      </w:r>
      <w:r w:rsidR="00111446" w:rsidRPr="008549A0">
        <w:rPr>
          <w:rFonts w:hint="cs"/>
          <w:rtl/>
        </w:rPr>
        <w:t>כולי האי ואולי</w:t>
      </w:r>
      <w:r w:rsidR="00111446">
        <w:rPr>
          <w:rFonts w:hint="cs"/>
          <w:rtl/>
        </w:rPr>
        <w:t>.</w:t>
      </w:r>
    </w:p>
    <w:p w14:paraId="5850366D" w14:textId="3F44FF2C" w:rsidR="00731582" w:rsidRDefault="005C7B20" w:rsidP="00353D4B">
      <w:pPr>
        <w:pStyle w:val="36"/>
        <w:framePr w:wrap="notBeside"/>
        <w:rPr>
          <w:rtl/>
        </w:rPr>
      </w:pPr>
      <w:r>
        <w:rPr>
          <w:rFonts w:hint="cs"/>
          <w:rtl/>
        </w:rPr>
        <w:t>ר' אסי ז</w:t>
      </w:r>
      <w:r w:rsidR="009A01A4">
        <w:rPr>
          <w:rFonts w:hint="cs"/>
          <w:rtl/>
        </w:rPr>
        <w:t>.</w:t>
      </w:r>
    </w:p>
    <w:p w14:paraId="48339E6F" w14:textId="024626EE" w:rsidR="0089324E" w:rsidRDefault="0089324E" w:rsidP="00731582">
      <w:pPr>
        <w:rPr>
          <w:rFonts w:cs="PFT_Frank"/>
          <w:b/>
          <w:bCs/>
          <w:szCs w:val="14"/>
          <w:rtl/>
        </w:rPr>
      </w:pPr>
      <w:r w:rsidRPr="00A824E4">
        <w:rPr>
          <w:rStyle w:val="af4"/>
          <w:rFonts w:hint="cs"/>
          <w:rtl/>
        </w:rPr>
        <w:t>שנאו</w:t>
      </w:r>
      <w:r w:rsidRPr="00A824E4">
        <w:rPr>
          <w:rStyle w:val="af4"/>
          <w:rtl/>
        </w:rPr>
        <w:t xml:space="preserve"> </w:t>
      </w:r>
      <w:r w:rsidRPr="00A824E4">
        <w:rPr>
          <w:rStyle w:val="af4"/>
          <w:rFonts w:hint="cs"/>
          <w:rtl/>
        </w:rPr>
        <w:t>רע</w:t>
      </w:r>
      <w:r w:rsidR="009278D1">
        <w:rPr>
          <w:rStyle w:val="af4"/>
          <w:rFonts w:hint="cs"/>
          <w:rtl/>
        </w:rPr>
        <w:t>..</w:t>
      </w:r>
      <w:r w:rsidRPr="00A824E4">
        <w:rPr>
          <w:rStyle w:val="af4"/>
          <w:rtl/>
        </w:rPr>
        <w:t xml:space="preserve"> </w:t>
      </w:r>
      <w:r w:rsidRPr="00FA50B2">
        <w:rPr>
          <w:rStyle w:val="af4"/>
          <w:rFonts w:hint="eastAsia"/>
          <w:b/>
          <w:bCs/>
          <w:rtl/>
        </w:rPr>
        <w:t>אולי</w:t>
      </w:r>
      <w:r w:rsidRPr="00FA50B2">
        <w:rPr>
          <w:rStyle w:val="af4"/>
          <w:b/>
          <w:bCs/>
          <w:rtl/>
        </w:rPr>
        <w:t xml:space="preserve"> </w:t>
      </w:r>
      <w:r w:rsidRPr="00A824E4">
        <w:rPr>
          <w:rStyle w:val="af4"/>
          <w:rFonts w:hint="cs"/>
          <w:rtl/>
        </w:rPr>
        <w:t>יחנן</w:t>
      </w:r>
      <w:r w:rsidRPr="00A824E4">
        <w:rPr>
          <w:rStyle w:val="af4"/>
          <w:rtl/>
        </w:rPr>
        <w:t xml:space="preserve"> ה</w:t>
      </w:r>
      <w:r>
        <w:rPr>
          <w:rStyle w:val="af4"/>
          <w:rtl/>
        </w:rPr>
        <w:t>'</w:t>
      </w:r>
      <w:r w:rsidR="00111446">
        <w:rPr>
          <w:rStyle w:val="af4"/>
          <w:rFonts w:hint="cs"/>
          <w:rtl/>
        </w:rPr>
        <w:t xml:space="preserve"> </w:t>
      </w:r>
      <w:r w:rsidR="0095736D">
        <w:rPr>
          <w:rStyle w:val="af4"/>
          <w:rtl/>
        </w:rPr>
        <w:tab/>
      </w:r>
      <w:r w:rsidR="0095736D">
        <w:rPr>
          <w:rStyle w:val="af4"/>
          <w:rtl/>
        </w:rPr>
        <w:tab/>
      </w:r>
      <w:r w:rsidR="00111446">
        <w:rPr>
          <w:rStyle w:val="af4"/>
          <w:rFonts w:hint="cs"/>
          <w:rtl/>
        </w:rPr>
        <w:t>-</w:t>
      </w:r>
      <w:r w:rsidR="00111446" w:rsidRPr="005E6BC8">
        <w:rPr>
          <w:rFonts w:cs="PFT_Frank" w:hint="cs"/>
          <w:b/>
          <w:bCs/>
          <w:szCs w:val="14"/>
          <w:rtl/>
        </w:rPr>
        <w:t xml:space="preserve"> </w:t>
      </w:r>
      <w:r w:rsidR="00111446" w:rsidRPr="008549A0">
        <w:rPr>
          <w:rFonts w:hint="cs"/>
          <w:rtl/>
        </w:rPr>
        <w:t>כולי האי ואולי</w:t>
      </w:r>
      <w:r w:rsidR="00111446">
        <w:rPr>
          <w:rFonts w:hint="cs"/>
          <w:rtl/>
        </w:rPr>
        <w:t>.</w:t>
      </w:r>
    </w:p>
    <w:p w14:paraId="17F0DA45" w14:textId="77777777" w:rsidR="007B70FC" w:rsidRPr="005E6BC8" w:rsidRDefault="007B70FC" w:rsidP="00731582">
      <w:pPr>
        <w:rPr>
          <w:rFonts w:cs="PFT_Frank"/>
          <w:b/>
          <w:bCs/>
          <w:szCs w:val="14"/>
          <w:rtl/>
        </w:rPr>
      </w:pPr>
    </w:p>
    <w:p w14:paraId="23C93C02" w14:textId="67169EF3" w:rsidR="00731582" w:rsidRDefault="0089324E" w:rsidP="00353D4B">
      <w:pPr>
        <w:pStyle w:val="36"/>
        <w:framePr w:wrap="notBeside"/>
        <w:rPr>
          <w:rtl/>
        </w:rPr>
      </w:pPr>
      <w:r w:rsidRPr="0087008C">
        <w:rPr>
          <w:rFonts w:hint="eastAsia"/>
          <w:rtl/>
        </w:rPr>
        <w:t>ר</w:t>
      </w:r>
      <w:r w:rsidR="00111446" w:rsidRPr="0087008C">
        <w:rPr>
          <w:rFonts w:hint="cs"/>
          <w:rtl/>
        </w:rPr>
        <w:t>'</w:t>
      </w:r>
      <w:r w:rsidRPr="0087008C">
        <w:rPr>
          <w:rtl/>
        </w:rPr>
        <w:t xml:space="preserve"> </w:t>
      </w:r>
      <w:r w:rsidRPr="0087008C">
        <w:rPr>
          <w:rFonts w:hint="eastAsia"/>
          <w:rtl/>
        </w:rPr>
        <w:t>יוסף</w:t>
      </w:r>
      <w:r w:rsidR="00D67AD3">
        <w:rPr>
          <w:rFonts w:hint="cs"/>
          <w:rtl/>
        </w:rPr>
        <w:t>:</w:t>
      </w:r>
      <w:r w:rsidR="005C7B20" w:rsidRPr="005C7B20">
        <w:rPr>
          <w:rFonts w:hint="eastAsia"/>
          <w:rtl/>
        </w:rPr>
        <w:t xml:space="preserve"> </w:t>
      </w:r>
      <w:r w:rsidR="005C7B20" w:rsidRPr="0087008C">
        <w:rPr>
          <w:rFonts w:hint="eastAsia"/>
          <w:rtl/>
        </w:rPr>
        <w:t>ח</w:t>
      </w:r>
      <w:r w:rsidR="00731582">
        <w:rPr>
          <w:rtl/>
        </w:rPr>
        <w:t>.</w:t>
      </w:r>
    </w:p>
    <w:p w14:paraId="00E1033D" w14:textId="7AFAAD1C" w:rsidR="00EA2A01" w:rsidRDefault="0089324E" w:rsidP="00731582">
      <w:pPr>
        <w:rPr>
          <w:rtl/>
        </w:rPr>
      </w:pPr>
      <w:r w:rsidRPr="00A824E4">
        <w:rPr>
          <w:rStyle w:val="af4"/>
          <w:rFonts w:hint="cs"/>
          <w:rtl/>
        </w:rPr>
        <w:t>יש</w:t>
      </w:r>
      <w:r w:rsidRPr="00A824E4">
        <w:rPr>
          <w:rStyle w:val="af4"/>
          <w:rtl/>
        </w:rPr>
        <w:t xml:space="preserve"> </w:t>
      </w:r>
      <w:r w:rsidRPr="00A824E4">
        <w:rPr>
          <w:rStyle w:val="af4"/>
          <w:rFonts w:hint="cs"/>
          <w:rtl/>
        </w:rPr>
        <w:t>נספה</w:t>
      </w:r>
      <w:r w:rsidRPr="00A824E4">
        <w:rPr>
          <w:rStyle w:val="af4"/>
          <w:rtl/>
        </w:rPr>
        <w:t xml:space="preserve"> </w:t>
      </w:r>
      <w:r w:rsidRPr="00A824E4">
        <w:rPr>
          <w:rStyle w:val="af4"/>
          <w:rFonts w:hint="cs"/>
          <w:rtl/>
        </w:rPr>
        <w:t>בלא</w:t>
      </w:r>
      <w:r w:rsidRPr="00A824E4">
        <w:rPr>
          <w:rStyle w:val="af4"/>
          <w:rtl/>
        </w:rPr>
        <w:t xml:space="preserve"> </w:t>
      </w:r>
      <w:r w:rsidRPr="00A824E4">
        <w:rPr>
          <w:rStyle w:val="af4"/>
          <w:rFonts w:hint="cs"/>
          <w:rtl/>
        </w:rPr>
        <w:t>משפט</w:t>
      </w:r>
      <w:r w:rsidR="00EA2A01">
        <w:rPr>
          <w:rStyle w:val="af4"/>
          <w:rFonts w:hint="cs"/>
          <w:rtl/>
        </w:rPr>
        <w:t>,</w:t>
      </w:r>
      <w:r w:rsidR="0095736D">
        <w:rPr>
          <w:rFonts w:hint="cs"/>
          <w:rtl/>
        </w:rPr>
        <w:t xml:space="preserve"> </w:t>
      </w:r>
      <w:r w:rsidR="00EA2A01" w:rsidRPr="008A0BAE">
        <w:rPr>
          <w:rFonts w:hint="eastAsia"/>
          <w:rtl/>
        </w:rPr>
        <w:t>מי</w:t>
      </w:r>
      <w:r w:rsidR="009278D1" w:rsidRPr="00EA2A01">
        <w:rPr>
          <w:rFonts w:hint="cs"/>
          <w:rtl/>
        </w:rPr>
        <w:t xml:space="preserve"> </w:t>
      </w:r>
      <w:r w:rsidR="009278D1">
        <w:rPr>
          <w:rFonts w:hint="cs"/>
          <w:rtl/>
        </w:rPr>
        <w:t>הולך טרם זמנו?</w:t>
      </w:r>
      <w:r w:rsidR="00EA2A01">
        <w:rPr>
          <w:rStyle w:val="affc"/>
          <w:rFonts w:hint="cs"/>
          <w:rtl/>
        </w:rPr>
        <w:t xml:space="preserve"> </w:t>
      </w:r>
      <w:r w:rsidR="0095736D">
        <w:rPr>
          <w:rStyle w:val="affc"/>
          <w:rFonts w:hint="cs"/>
          <w:b w:val="0"/>
          <w:rtl/>
        </w:rPr>
        <w:t xml:space="preserve">- </w:t>
      </w:r>
      <w:r w:rsidR="00EA2A01" w:rsidRPr="008A0BAE">
        <w:rPr>
          <w:rStyle w:val="affc"/>
          <w:rFonts w:hint="eastAsia"/>
          <w:b w:val="0"/>
          <w:rtl/>
        </w:rPr>
        <w:t>כ</w:t>
      </w:r>
      <w:r w:rsidR="009278D1" w:rsidRPr="008A0BAE">
        <w:rPr>
          <w:rStyle w:val="affc"/>
          <w:rFonts w:hint="eastAsia"/>
          <w:b w:val="0"/>
          <w:rtl/>
        </w:rPr>
        <w:t>רבב</w:t>
      </w:r>
      <w:r w:rsidR="009278D1" w:rsidRPr="008A0BAE">
        <w:rPr>
          <w:rStyle w:val="affc"/>
          <w:b w:val="0"/>
          <w:rtl/>
        </w:rPr>
        <w:t>"א</w:t>
      </w:r>
      <w:r w:rsidR="0095736D">
        <w:rPr>
          <w:rStyle w:val="affc"/>
          <w:rFonts w:hint="cs"/>
          <w:b w:val="0"/>
          <w:rtl/>
        </w:rPr>
        <w:t>:</w:t>
      </w:r>
      <w:r w:rsidR="009278D1">
        <w:rPr>
          <w:rFonts w:hint="cs"/>
          <w:rtl/>
        </w:rPr>
        <w:t xml:space="preserve"> </w:t>
      </w:r>
      <w:r w:rsidR="00EA2A01">
        <w:rPr>
          <w:rFonts w:hint="cs"/>
          <w:rtl/>
        </w:rPr>
        <w:t>ש</w:t>
      </w:r>
      <w:r w:rsidR="009278D1">
        <w:rPr>
          <w:rFonts w:hint="cs"/>
          <w:rtl/>
        </w:rPr>
        <w:t xml:space="preserve">ראה </w:t>
      </w:r>
      <w:r w:rsidR="00EA2A01" w:rsidRPr="00E23DAD">
        <w:rPr>
          <w:rFonts w:cs="PFT_Frank" w:hint="eastAsia"/>
          <w:b/>
          <w:bCs/>
          <w:szCs w:val="14"/>
          <w:rtl/>
        </w:rPr>
        <w:t>למלאך</w:t>
      </w:r>
      <w:r w:rsidR="00EA2A01" w:rsidRPr="00E23DAD">
        <w:rPr>
          <w:rFonts w:cs="PFT_Frank"/>
          <w:b/>
          <w:bCs/>
          <w:szCs w:val="14"/>
          <w:rtl/>
        </w:rPr>
        <w:t xml:space="preserve"> </w:t>
      </w:r>
      <w:r w:rsidR="00EA2A01" w:rsidRPr="00E23DAD">
        <w:rPr>
          <w:rFonts w:cs="PFT_Frank" w:hint="eastAsia"/>
          <w:b/>
          <w:bCs/>
          <w:szCs w:val="14"/>
          <w:rtl/>
        </w:rPr>
        <w:t>המוות</w:t>
      </w:r>
      <w:r w:rsidR="00EA2A01">
        <w:rPr>
          <w:rFonts w:hint="cs"/>
          <w:rtl/>
        </w:rPr>
        <w:t xml:space="preserve"> </w:t>
      </w:r>
      <w:r w:rsidR="009278D1">
        <w:rPr>
          <w:rFonts w:hint="cs"/>
          <w:rtl/>
        </w:rPr>
        <w:t>ש</w:t>
      </w:r>
      <w:r w:rsidR="00EA2A01">
        <w:rPr>
          <w:rFonts w:hint="cs"/>
          <w:rtl/>
        </w:rPr>
        <w:t xml:space="preserve">אמר לשלוחו </w:t>
      </w:r>
      <w:r w:rsidR="009278D1">
        <w:rPr>
          <w:rFonts w:hint="cs"/>
          <w:rtl/>
        </w:rPr>
        <w:t>לקח</w:t>
      </w:r>
      <w:r w:rsidR="00EA2A01">
        <w:rPr>
          <w:rFonts w:hint="cs"/>
          <w:rtl/>
        </w:rPr>
        <w:t xml:space="preserve">ת מרים </w:t>
      </w:r>
      <w:r w:rsidR="00EA2A01" w:rsidRPr="00E23DAD">
        <w:rPr>
          <w:rFonts w:cs="PFT_Frank" w:hint="eastAsia"/>
          <w:b/>
          <w:bCs/>
          <w:szCs w:val="14"/>
          <w:rtl/>
        </w:rPr>
        <w:t>מגדלת</w:t>
      </w:r>
      <w:r w:rsidR="00EA2A01" w:rsidRPr="00E23DAD">
        <w:rPr>
          <w:rFonts w:cs="PFT_Frank"/>
          <w:b/>
          <w:bCs/>
          <w:szCs w:val="14"/>
          <w:rtl/>
        </w:rPr>
        <w:t xml:space="preserve"> </w:t>
      </w:r>
      <w:r w:rsidR="00EA2A01" w:rsidRPr="00E23DAD">
        <w:rPr>
          <w:rFonts w:cs="PFT_Frank" w:hint="eastAsia"/>
          <w:b/>
          <w:bCs/>
          <w:szCs w:val="14"/>
          <w:rtl/>
        </w:rPr>
        <w:t>שיער</w:t>
      </w:r>
      <w:r w:rsidR="00EA2A01" w:rsidRPr="00E23DAD">
        <w:rPr>
          <w:rFonts w:cs="PFT_Frank"/>
          <w:b/>
          <w:bCs/>
          <w:szCs w:val="14"/>
          <w:rtl/>
        </w:rPr>
        <w:t xml:space="preserve"> </w:t>
      </w:r>
      <w:r w:rsidR="00EA2A01" w:rsidRPr="00E23DAD">
        <w:rPr>
          <w:rFonts w:cs="PFT_Frank" w:hint="eastAsia"/>
          <w:b/>
          <w:bCs/>
          <w:szCs w:val="14"/>
          <w:rtl/>
        </w:rPr>
        <w:t>נשים</w:t>
      </w:r>
      <w:r w:rsidR="00EA2A01">
        <w:rPr>
          <w:rFonts w:hint="cs"/>
          <w:rtl/>
        </w:rPr>
        <w:t xml:space="preserve">, וטעה ולקח </w:t>
      </w:r>
      <w:r w:rsidR="00EA2A01" w:rsidRPr="00E23DAD">
        <w:rPr>
          <w:rFonts w:cs="PFT_Frank" w:hint="eastAsia"/>
          <w:b/>
          <w:bCs/>
          <w:szCs w:val="14"/>
          <w:rtl/>
        </w:rPr>
        <w:t>מגדלת</w:t>
      </w:r>
      <w:r w:rsidR="00EA2A01" w:rsidRPr="00E23DAD">
        <w:rPr>
          <w:rFonts w:cs="PFT_Frank"/>
          <w:b/>
          <w:bCs/>
          <w:szCs w:val="14"/>
          <w:rtl/>
        </w:rPr>
        <w:t xml:space="preserve"> </w:t>
      </w:r>
      <w:r w:rsidR="00EA2A01" w:rsidRPr="00E23DAD">
        <w:rPr>
          <w:rFonts w:cs="PFT_Frank" w:hint="eastAsia"/>
          <w:b/>
          <w:bCs/>
          <w:szCs w:val="14"/>
          <w:rtl/>
        </w:rPr>
        <w:t>תינוקות</w:t>
      </w:r>
      <w:r w:rsidR="00EA2A01">
        <w:rPr>
          <w:rFonts w:hint="cs"/>
          <w:rtl/>
        </w:rPr>
        <w:t>, שהורע מזלה בכוייה</w:t>
      </w:r>
      <w:r w:rsidR="00731582">
        <w:rPr>
          <w:rFonts w:hint="cs"/>
          <w:rtl/>
        </w:rPr>
        <w:t>,</w:t>
      </w:r>
    </w:p>
    <w:p w14:paraId="04C2A6E6" w14:textId="7B64E7E2" w:rsidR="0089324E" w:rsidRPr="00731582" w:rsidRDefault="00EA2A01" w:rsidP="00731582">
      <w:pPr>
        <w:pStyle w:val="affd"/>
        <w:spacing w:line="220" w:lineRule="exact"/>
        <w:rPr>
          <w:rtl/>
        </w:rPr>
      </w:pPr>
      <w:r w:rsidRPr="008A0BAE">
        <w:rPr>
          <w:rFonts w:hint="eastAsia"/>
          <w:b/>
          <w:bCs/>
          <w:rtl/>
        </w:rPr>
        <w:t>ולא</w:t>
      </w:r>
      <w:r w:rsidRPr="008A0BAE">
        <w:rPr>
          <w:b/>
          <w:bCs/>
          <w:rtl/>
        </w:rPr>
        <w:t xml:space="preserve"> </w:t>
      </w:r>
      <w:r w:rsidRPr="008A0BAE">
        <w:rPr>
          <w:rFonts w:hint="eastAsia"/>
          <w:b/>
          <w:bCs/>
          <w:rtl/>
        </w:rPr>
        <w:t>החזירה</w:t>
      </w:r>
      <w:r>
        <w:rPr>
          <w:rFonts w:hint="cs"/>
          <w:rtl/>
        </w:rPr>
        <w:t xml:space="preserve">, </w:t>
      </w:r>
      <w:r w:rsidRPr="008A0BAE">
        <w:rPr>
          <w:rFonts w:hint="eastAsia"/>
          <w:b/>
          <w:bCs/>
          <w:rtl/>
        </w:rPr>
        <w:t>וממתין</w:t>
      </w:r>
      <w:r>
        <w:rPr>
          <w:rFonts w:hint="cs"/>
          <w:rtl/>
        </w:rPr>
        <w:t xml:space="preserve"> מלמוסרם לדומה, </w:t>
      </w:r>
      <w:r w:rsidRPr="008A0BAE">
        <w:rPr>
          <w:rFonts w:hint="eastAsia"/>
          <w:b/>
          <w:bCs/>
          <w:rtl/>
        </w:rPr>
        <w:t>והשנים</w:t>
      </w:r>
      <w:r w:rsidR="009278D1" w:rsidRPr="006F178A">
        <w:rPr>
          <w:rFonts w:hint="cs"/>
          <w:rtl/>
        </w:rPr>
        <w:t xml:space="preserve"> </w:t>
      </w:r>
      <w:r w:rsidR="0089324E" w:rsidRPr="006F178A">
        <w:rPr>
          <w:rFonts w:hint="cs"/>
          <w:rtl/>
        </w:rPr>
        <w:t>נות</w:t>
      </w:r>
      <w:r w:rsidR="00AC6811">
        <w:rPr>
          <w:rFonts w:hint="cs"/>
          <w:rtl/>
        </w:rPr>
        <w:t>ן</w:t>
      </w:r>
      <w:r w:rsidR="0089324E" w:rsidRPr="006F178A">
        <w:rPr>
          <w:rFonts w:hint="cs"/>
          <w:rtl/>
        </w:rPr>
        <w:t xml:space="preserve"> </w:t>
      </w:r>
      <w:r w:rsidR="00AC6811">
        <w:rPr>
          <w:rFonts w:hint="cs"/>
          <w:rtl/>
        </w:rPr>
        <w:t>לת"ח</w:t>
      </w:r>
      <w:r w:rsidR="009278D1">
        <w:rPr>
          <w:rFonts w:hint="cs"/>
          <w:rtl/>
        </w:rPr>
        <w:t xml:space="preserve"> ה</w:t>
      </w:r>
      <w:r w:rsidR="0089324E" w:rsidRPr="006F178A">
        <w:rPr>
          <w:rFonts w:hint="cs"/>
          <w:rtl/>
        </w:rPr>
        <w:t xml:space="preserve">מעביר </w:t>
      </w:r>
      <w:r w:rsidR="007254D5">
        <w:rPr>
          <w:rFonts w:hint="cs"/>
          <w:rtl/>
        </w:rPr>
        <w:t>במידותיו</w:t>
      </w:r>
      <w:r w:rsidR="009278D1">
        <w:rPr>
          <w:rFonts w:hint="cs"/>
          <w:rtl/>
        </w:rPr>
        <w:t>.</w:t>
      </w:r>
    </w:p>
    <w:p w14:paraId="60E1FE86" w14:textId="77777777" w:rsidR="0089324E" w:rsidRPr="006F178A" w:rsidRDefault="0089324E" w:rsidP="00A7758B">
      <w:pPr>
        <w:pStyle w:val="afff3"/>
        <w:framePr w:wrap="around"/>
        <w:rPr>
          <w:rtl/>
        </w:rPr>
      </w:pPr>
      <w:r w:rsidRPr="006F178A">
        <w:rPr>
          <w:rFonts w:hint="cs"/>
          <w:rtl/>
        </w:rPr>
        <w:t>ה.</w:t>
      </w:r>
    </w:p>
    <w:p w14:paraId="4FDC81BA" w14:textId="53E6D681" w:rsidR="00731582" w:rsidRDefault="009278D1" w:rsidP="00353D4B">
      <w:pPr>
        <w:pStyle w:val="36"/>
        <w:framePr w:wrap="notBeside"/>
        <w:rPr>
          <w:rtl/>
        </w:rPr>
      </w:pPr>
      <w:r w:rsidRPr="0087008C">
        <w:rPr>
          <w:rFonts w:hint="eastAsia"/>
          <w:rtl/>
        </w:rPr>
        <w:t>רי</w:t>
      </w:r>
      <w:r w:rsidR="00772386" w:rsidRPr="0087008C">
        <w:rPr>
          <w:rFonts w:hint="cs"/>
          <w:rtl/>
        </w:rPr>
        <w:t>"</w:t>
      </w:r>
      <w:r w:rsidRPr="0087008C">
        <w:rPr>
          <w:rFonts w:hint="eastAsia"/>
          <w:rtl/>
        </w:rPr>
        <w:t>ו</w:t>
      </w:r>
      <w:r w:rsidR="00D67AD3">
        <w:rPr>
          <w:rFonts w:hint="cs"/>
          <w:rtl/>
        </w:rPr>
        <w:t>:</w:t>
      </w:r>
      <w:r w:rsidR="005C7B20" w:rsidRPr="005C7B20">
        <w:rPr>
          <w:rFonts w:hint="cs"/>
          <w:rtl/>
        </w:rPr>
        <w:t xml:space="preserve"> </w:t>
      </w:r>
      <w:r w:rsidR="005C7B20" w:rsidRPr="0087008C">
        <w:rPr>
          <w:rFonts w:hint="cs"/>
          <w:rtl/>
        </w:rPr>
        <w:t>ט</w:t>
      </w:r>
      <w:r w:rsidR="00731582">
        <w:rPr>
          <w:rFonts w:hint="cs"/>
          <w:rtl/>
        </w:rPr>
        <w:t>.</w:t>
      </w:r>
    </w:p>
    <w:p w14:paraId="58EE36B1" w14:textId="7A0FEBF8" w:rsidR="0089324E" w:rsidRPr="00D22086" w:rsidRDefault="0089324E" w:rsidP="00731582">
      <w:pPr>
        <w:rPr>
          <w:spacing w:val="-2"/>
          <w:rtl/>
        </w:rPr>
      </w:pPr>
      <w:r w:rsidRPr="005C7B20">
        <w:rPr>
          <w:rStyle w:val="af4"/>
          <w:rFonts w:hint="cs"/>
          <w:rtl/>
        </w:rPr>
        <w:t>ותסיתני</w:t>
      </w:r>
      <w:r w:rsidRPr="005C7B20">
        <w:rPr>
          <w:rStyle w:val="af4"/>
          <w:rtl/>
        </w:rPr>
        <w:t xml:space="preserve"> </w:t>
      </w:r>
      <w:r w:rsidRPr="005C7B20">
        <w:rPr>
          <w:rStyle w:val="af4"/>
          <w:rFonts w:hint="cs"/>
          <w:rtl/>
        </w:rPr>
        <w:t>בו</w:t>
      </w:r>
      <w:r w:rsidRPr="005C7B20">
        <w:rPr>
          <w:rStyle w:val="af4"/>
          <w:rtl/>
        </w:rPr>
        <w:t xml:space="preserve"> </w:t>
      </w:r>
      <w:r w:rsidRPr="005C7B20">
        <w:rPr>
          <w:rStyle w:val="af4"/>
          <w:rFonts w:hint="cs"/>
          <w:rtl/>
        </w:rPr>
        <w:t>לבלעו</w:t>
      </w:r>
      <w:r w:rsidRPr="005C7B20">
        <w:rPr>
          <w:rStyle w:val="af4"/>
          <w:rtl/>
        </w:rPr>
        <w:t xml:space="preserve"> </w:t>
      </w:r>
      <w:r w:rsidR="00772386" w:rsidRPr="005C7B20">
        <w:rPr>
          <w:rStyle w:val="af4"/>
          <w:rFonts w:hint="cs"/>
          <w:rtl/>
        </w:rPr>
        <w:t>-</w:t>
      </w:r>
      <w:r w:rsidR="00772386" w:rsidRPr="00D22086">
        <w:rPr>
          <w:rStyle w:val="af4"/>
          <w:rFonts w:hint="cs"/>
          <w:spacing w:val="-2"/>
          <w:rtl/>
        </w:rPr>
        <w:t xml:space="preserve"> </w:t>
      </w:r>
      <w:r w:rsidRPr="00D22086">
        <w:rPr>
          <w:rStyle w:val="affe"/>
          <w:rFonts w:hint="eastAsia"/>
          <w:spacing w:val="-2"/>
          <w:rtl/>
        </w:rPr>
        <w:t>עבד</w:t>
      </w:r>
      <w:r w:rsidRPr="00D22086">
        <w:rPr>
          <w:rFonts w:ascii="Fb Fontext" w:hAnsi="Fb Fontext"/>
          <w:spacing w:val="-2"/>
          <w:rtl/>
        </w:rPr>
        <w:t xml:space="preserve"> </w:t>
      </w:r>
      <w:r w:rsidR="00772386" w:rsidRPr="00D22086">
        <w:rPr>
          <w:rFonts w:ascii="Fb Fontext" w:hAnsi="Fb Fontext" w:hint="cs"/>
          <w:spacing w:val="-2"/>
          <w:rtl/>
        </w:rPr>
        <w:t xml:space="preserve">שמסיתין </w:t>
      </w:r>
      <w:r w:rsidR="00772386" w:rsidRPr="00D22086">
        <w:rPr>
          <w:rStyle w:val="affe"/>
          <w:rFonts w:hint="eastAsia"/>
          <w:spacing w:val="-2"/>
          <w:rtl/>
        </w:rPr>
        <w:t>ל</w:t>
      </w:r>
      <w:r w:rsidR="00AC6811" w:rsidRPr="00D22086">
        <w:rPr>
          <w:rStyle w:val="affe"/>
          <w:rFonts w:hint="eastAsia"/>
          <w:spacing w:val="-2"/>
          <w:rtl/>
        </w:rPr>
        <w:t>רבו</w:t>
      </w:r>
      <w:r w:rsidRPr="00D22086">
        <w:rPr>
          <w:rFonts w:ascii="Fb Fontext" w:hAnsi="Fb Fontext"/>
          <w:spacing w:val="-2"/>
          <w:rtl/>
        </w:rPr>
        <w:t xml:space="preserve"> </w:t>
      </w:r>
      <w:r w:rsidR="00772386" w:rsidRPr="00D22086">
        <w:rPr>
          <w:rFonts w:ascii="Fb Fontext" w:hAnsi="Fb Fontext" w:hint="cs"/>
          <w:spacing w:val="-2"/>
          <w:rtl/>
        </w:rPr>
        <w:t>וניסת</w:t>
      </w:r>
      <w:r w:rsidR="006B409A" w:rsidRPr="00D22086">
        <w:rPr>
          <w:rFonts w:ascii="Fb Fontext" w:hAnsi="Fb Fontext" w:hint="cs"/>
          <w:spacing w:val="-2"/>
          <w:rtl/>
        </w:rPr>
        <w:t>,</w:t>
      </w:r>
      <w:r w:rsidR="00772386" w:rsidRPr="00D22086">
        <w:rPr>
          <w:rFonts w:ascii="Fb Fontext" w:hAnsi="Fb Fontext" w:hint="cs"/>
          <w:spacing w:val="-2"/>
          <w:rtl/>
        </w:rPr>
        <w:t xml:space="preserve"> </w:t>
      </w:r>
      <w:r w:rsidR="0024614F" w:rsidRPr="00D22086">
        <w:rPr>
          <w:rFonts w:ascii="Fb Fontext" w:hAnsi="Fb Fontext" w:hint="cs"/>
          <w:spacing w:val="-2"/>
          <w:rtl/>
        </w:rPr>
        <w:t>יש לו תקנה</w:t>
      </w:r>
      <w:r w:rsidR="00772386" w:rsidRPr="00D22086">
        <w:rPr>
          <w:rFonts w:ascii="Fb Fontext" w:hAnsi="Fb Fontext" w:hint="cs"/>
          <w:spacing w:val="-2"/>
          <w:rtl/>
        </w:rPr>
        <w:t>?</w:t>
      </w:r>
    </w:p>
    <w:p w14:paraId="454B6E54" w14:textId="36CDFA30" w:rsidR="00731582" w:rsidRDefault="0089324E" w:rsidP="00353D4B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י</w:t>
      </w:r>
      <w:r w:rsidR="00731582">
        <w:rPr>
          <w:rFonts w:hint="cs"/>
          <w:rtl/>
        </w:rPr>
        <w:t>.</w:t>
      </w:r>
    </w:p>
    <w:p w14:paraId="5FF38F77" w14:textId="5969A77E" w:rsidR="006B409A" w:rsidRDefault="0089324E" w:rsidP="00A07C53">
      <w:pPr>
        <w:rPr>
          <w:rtl/>
        </w:rPr>
      </w:pPr>
      <w:r w:rsidRPr="005C7B20">
        <w:rPr>
          <w:rStyle w:val="af4"/>
          <w:rFonts w:hint="cs"/>
          <w:rtl/>
        </w:rPr>
        <w:t>הן</w:t>
      </w:r>
      <w:r w:rsidRPr="005C7B20">
        <w:rPr>
          <w:rStyle w:val="af4"/>
          <w:rtl/>
        </w:rPr>
        <w:t xml:space="preserve"> </w:t>
      </w:r>
      <w:r w:rsidRPr="005C7B20">
        <w:rPr>
          <w:rStyle w:val="af4"/>
          <w:rFonts w:hint="cs"/>
          <w:rtl/>
        </w:rPr>
        <w:t>בקדש</w:t>
      </w:r>
      <w:r w:rsidR="006B409A" w:rsidRPr="005C7B20">
        <w:rPr>
          <w:rStyle w:val="af4"/>
          <w:rFonts w:hint="cs"/>
          <w:rtl/>
        </w:rPr>
        <w:t>י</w:t>
      </w:r>
      <w:r w:rsidRPr="005C7B20">
        <w:rPr>
          <w:rStyle w:val="af4"/>
          <w:rFonts w:hint="cs"/>
          <w:rtl/>
        </w:rPr>
        <w:t>ו</w:t>
      </w:r>
      <w:r w:rsidRPr="005C7B20">
        <w:rPr>
          <w:rStyle w:val="af4"/>
          <w:rtl/>
        </w:rPr>
        <w:t xml:space="preserve"> </w:t>
      </w:r>
      <w:r w:rsidRPr="005C7B20">
        <w:rPr>
          <w:rStyle w:val="af4"/>
          <w:rFonts w:hint="cs"/>
          <w:rtl/>
        </w:rPr>
        <w:t>לא</w:t>
      </w:r>
      <w:r w:rsidRPr="005C7B20">
        <w:rPr>
          <w:rStyle w:val="af4"/>
          <w:rtl/>
        </w:rPr>
        <w:t xml:space="preserve"> </w:t>
      </w:r>
      <w:r w:rsidRPr="005C7B20">
        <w:rPr>
          <w:rStyle w:val="af4"/>
          <w:rFonts w:hint="cs"/>
          <w:rtl/>
        </w:rPr>
        <w:t>יאמין</w:t>
      </w:r>
      <w:r w:rsidRPr="00A824E4">
        <w:rPr>
          <w:rStyle w:val="af4"/>
          <w:rtl/>
        </w:rPr>
        <w:t xml:space="preserve"> </w:t>
      </w:r>
      <w:r w:rsidR="00772386">
        <w:rPr>
          <w:rFonts w:hint="cs"/>
          <w:rtl/>
        </w:rPr>
        <w:t>-</w:t>
      </w:r>
      <w:r w:rsidR="000B027D">
        <w:rPr>
          <w:rFonts w:hint="cs"/>
          <w:rtl/>
        </w:rPr>
        <w:t xml:space="preserve"> במי יאמין</w:t>
      </w:r>
      <w:r w:rsidR="006B409A">
        <w:rPr>
          <w:rFonts w:hint="cs"/>
          <w:rtl/>
        </w:rPr>
        <w:t>?</w:t>
      </w:r>
    </w:p>
    <w:p w14:paraId="01535FF6" w14:textId="77777777" w:rsidR="00C0473D" w:rsidRDefault="000B027D" w:rsidP="00731582">
      <w:pPr>
        <w:pStyle w:val="affd"/>
        <w:spacing w:line="220" w:lineRule="exact"/>
        <w:rPr>
          <w:rtl/>
        </w:rPr>
      </w:pPr>
      <w:r w:rsidRPr="00B4469C">
        <w:rPr>
          <w:rStyle w:val="affc"/>
          <w:rFonts w:hint="eastAsia"/>
          <w:b w:val="0"/>
          <w:rtl/>
        </w:rPr>
        <w:t>והבין</w:t>
      </w:r>
      <w:r w:rsidR="006B409A">
        <w:rPr>
          <w:rStyle w:val="affc"/>
          <w:rFonts w:hint="cs"/>
          <w:rtl/>
        </w:rPr>
        <w:t>:</w:t>
      </w:r>
      <w:r>
        <w:rPr>
          <w:rFonts w:hint="cs"/>
          <w:rtl/>
        </w:rPr>
        <w:t xml:space="preserve"> </w:t>
      </w:r>
      <w:r w:rsidR="006B409A">
        <w:rPr>
          <w:rFonts w:hint="cs"/>
          <w:rtl/>
        </w:rPr>
        <w:t xml:space="preserve">כשראה </w:t>
      </w:r>
      <w:r>
        <w:rPr>
          <w:rFonts w:hint="cs"/>
          <w:rtl/>
        </w:rPr>
        <w:t xml:space="preserve">אדם </w:t>
      </w:r>
      <w:r w:rsidR="006B409A">
        <w:rPr>
          <w:rFonts w:hint="cs"/>
          <w:rtl/>
        </w:rPr>
        <w:t xml:space="preserve">שלא </w:t>
      </w:r>
      <w:r>
        <w:rPr>
          <w:rFonts w:hint="cs"/>
          <w:rtl/>
        </w:rPr>
        <w:t xml:space="preserve">לוקח </w:t>
      </w:r>
      <w:r w:rsidRPr="00B4469C">
        <w:rPr>
          <w:rFonts w:hint="eastAsia"/>
          <w:b/>
          <w:bCs/>
          <w:rtl/>
        </w:rPr>
        <w:t>תאנים</w:t>
      </w:r>
      <w:r w:rsidRPr="00B4469C">
        <w:rPr>
          <w:b/>
          <w:bCs/>
          <w:rtl/>
        </w:rPr>
        <w:t xml:space="preserve"> </w:t>
      </w:r>
      <w:r w:rsidRPr="00B4469C">
        <w:rPr>
          <w:rFonts w:hint="eastAsia"/>
          <w:b/>
          <w:bCs/>
          <w:rtl/>
        </w:rPr>
        <w:t>בשלות</w:t>
      </w:r>
      <w:r>
        <w:rPr>
          <w:rFonts w:hint="cs"/>
          <w:rtl/>
        </w:rPr>
        <w:t xml:space="preserve"> </w:t>
      </w:r>
      <w:r w:rsidR="006B409A">
        <w:rPr>
          <w:rFonts w:hint="cs"/>
          <w:rtl/>
        </w:rPr>
        <w:t xml:space="preserve">לדרך, </w:t>
      </w:r>
      <w:r>
        <w:rPr>
          <w:rFonts w:hint="cs"/>
          <w:rtl/>
        </w:rPr>
        <w:t>ש</w:t>
      </w:r>
      <w:r w:rsidR="006B409A">
        <w:rPr>
          <w:rFonts w:hint="cs"/>
          <w:rtl/>
        </w:rPr>
        <w:t>מ</w:t>
      </w:r>
      <w:r>
        <w:rPr>
          <w:rFonts w:hint="cs"/>
          <w:rtl/>
        </w:rPr>
        <w:t>תקלקל</w:t>
      </w:r>
      <w:r w:rsidR="006B409A">
        <w:rPr>
          <w:rFonts w:hint="cs"/>
          <w:rtl/>
        </w:rPr>
        <w:t>ות.</w:t>
      </w:r>
    </w:p>
    <w:p w14:paraId="6741A1E1" w14:textId="61CC9A96" w:rsidR="00731582" w:rsidRDefault="0089324E" w:rsidP="00353D4B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י</w:t>
      </w:r>
      <w:r w:rsidR="00772386" w:rsidRPr="0087008C">
        <w:rPr>
          <w:rFonts w:hint="cs"/>
          <w:rtl/>
        </w:rPr>
        <w:t>א</w:t>
      </w:r>
      <w:r w:rsidR="00731582">
        <w:rPr>
          <w:rFonts w:hint="cs"/>
          <w:rtl/>
        </w:rPr>
        <w:t>.</w:t>
      </w:r>
    </w:p>
    <w:p w14:paraId="26C0783F" w14:textId="79D47962" w:rsidR="00AC6811" w:rsidRPr="006B409A" w:rsidRDefault="0089324E" w:rsidP="00A07C53">
      <w:pPr>
        <w:rPr>
          <w:rtl/>
        </w:rPr>
      </w:pPr>
      <w:r w:rsidRPr="00B4469C">
        <w:rPr>
          <w:rStyle w:val="af4"/>
          <w:rFonts w:hint="eastAsia"/>
          <w:b/>
          <w:bCs/>
          <w:rtl/>
        </w:rPr>
        <w:t>וקרבתי</w:t>
      </w:r>
      <w:r w:rsidRPr="006B409A">
        <w:rPr>
          <w:rStyle w:val="af4"/>
          <w:rtl/>
        </w:rPr>
        <w:t xml:space="preserve"> </w:t>
      </w:r>
      <w:r w:rsidRPr="006B409A">
        <w:rPr>
          <w:rStyle w:val="af4"/>
          <w:rFonts w:hint="eastAsia"/>
          <w:rtl/>
        </w:rPr>
        <w:t>אליכם</w:t>
      </w:r>
      <w:r w:rsidRPr="006B409A">
        <w:rPr>
          <w:rStyle w:val="af4"/>
          <w:rtl/>
        </w:rPr>
        <w:t xml:space="preserve"> </w:t>
      </w:r>
      <w:r w:rsidR="006B409A" w:rsidRPr="006B409A">
        <w:rPr>
          <w:rStyle w:val="af4"/>
          <w:rFonts w:hint="cs"/>
          <w:rtl/>
        </w:rPr>
        <w:t xml:space="preserve">למשפט, </w:t>
      </w:r>
      <w:r w:rsidRPr="006B409A">
        <w:rPr>
          <w:rStyle w:val="af4"/>
          <w:rFonts w:hint="eastAsia"/>
          <w:rtl/>
        </w:rPr>
        <w:t>והייתי</w:t>
      </w:r>
      <w:r w:rsidRPr="006B409A">
        <w:rPr>
          <w:rStyle w:val="af4"/>
          <w:rtl/>
        </w:rPr>
        <w:t xml:space="preserve"> </w:t>
      </w:r>
      <w:r w:rsidRPr="006B409A">
        <w:rPr>
          <w:rStyle w:val="af4"/>
          <w:rFonts w:hint="eastAsia"/>
          <w:rtl/>
        </w:rPr>
        <w:t>עד</w:t>
      </w:r>
      <w:r w:rsidR="006B409A" w:rsidRPr="00B4469C">
        <w:rPr>
          <w:rStyle w:val="af4"/>
          <w:rtl/>
        </w:rPr>
        <w:t xml:space="preserve"> </w:t>
      </w:r>
      <w:r w:rsidR="006B409A" w:rsidRPr="00B4469C">
        <w:rPr>
          <w:rStyle w:val="af4"/>
          <w:rFonts w:hint="eastAsia"/>
          <w:b/>
          <w:bCs/>
          <w:rtl/>
        </w:rPr>
        <w:t>ממהר</w:t>
      </w:r>
      <w:r w:rsidR="006B409A">
        <w:rPr>
          <w:rStyle w:val="af4"/>
          <w:rFonts w:hint="cs"/>
          <w:b/>
          <w:bCs/>
          <w:rtl/>
        </w:rPr>
        <w:t>..</w:t>
      </w:r>
      <w:r w:rsidR="006B409A" w:rsidRPr="00B4469C">
        <w:rPr>
          <w:rtl/>
        </w:rPr>
        <w:t xml:space="preserve"> </w:t>
      </w:r>
      <w:r w:rsidR="006B409A">
        <w:rPr>
          <w:rFonts w:hint="cs"/>
          <w:rtl/>
        </w:rPr>
        <w:t>-</w:t>
      </w:r>
      <w:r w:rsidR="006B409A" w:rsidRPr="006B409A">
        <w:rPr>
          <w:rFonts w:hint="cs"/>
          <w:rtl/>
        </w:rPr>
        <w:t xml:space="preserve"> </w:t>
      </w:r>
      <w:r w:rsidR="006B409A" w:rsidRPr="00B4469C">
        <w:rPr>
          <w:rStyle w:val="affe"/>
          <w:rFonts w:hint="eastAsia"/>
          <w:rtl/>
        </w:rPr>
        <w:t>עבד</w:t>
      </w:r>
      <w:r w:rsidR="006B409A" w:rsidRPr="00B4469C">
        <w:rPr>
          <w:rStyle w:val="affe"/>
          <w:rtl/>
        </w:rPr>
        <w:t xml:space="preserve"> כזה </w:t>
      </w:r>
      <w:r w:rsidR="006B409A" w:rsidRPr="006B409A">
        <w:rPr>
          <w:rFonts w:hint="cs"/>
          <w:rtl/>
        </w:rPr>
        <w:t>תקנה לו?</w:t>
      </w:r>
    </w:p>
    <w:p w14:paraId="241D57F7" w14:textId="74DFB574" w:rsidR="006B409A" w:rsidRPr="00B4469C" w:rsidRDefault="00986C75" w:rsidP="00A07C53">
      <w:pPr>
        <w:rPr>
          <w:rStyle w:val="affe"/>
          <w:rtl/>
        </w:rPr>
      </w:pPr>
      <w:r w:rsidRPr="005C7B20">
        <w:rPr>
          <w:rStyle w:val="af4"/>
          <w:rFonts w:hint="cs"/>
          <w:rtl/>
        </w:rPr>
        <w:t>ב</w:t>
      </w:r>
      <w:r w:rsidR="006B409A" w:rsidRPr="005C7B20">
        <w:rPr>
          <w:rStyle w:val="af4"/>
          <w:rFonts w:hint="eastAsia"/>
          <w:rtl/>
        </w:rPr>
        <w:t>מכשפים</w:t>
      </w:r>
      <w:r w:rsidR="006B409A" w:rsidRPr="005C7B20">
        <w:rPr>
          <w:rStyle w:val="af4"/>
          <w:rtl/>
        </w:rPr>
        <w:t xml:space="preserve"> </w:t>
      </w:r>
      <w:r w:rsidR="006B409A" w:rsidRPr="005C7B20">
        <w:rPr>
          <w:rStyle w:val="af4"/>
          <w:rFonts w:hint="eastAsia"/>
          <w:rtl/>
        </w:rPr>
        <w:t>ובמנאפים</w:t>
      </w:r>
      <w:r w:rsidR="006B409A" w:rsidRPr="005C7B20">
        <w:rPr>
          <w:rStyle w:val="af4"/>
          <w:rtl/>
        </w:rPr>
        <w:t xml:space="preserve">.. </w:t>
      </w:r>
      <w:r w:rsidR="006B409A" w:rsidRPr="005C7B20">
        <w:rPr>
          <w:rStyle w:val="af4"/>
          <w:rFonts w:hint="eastAsia"/>
          <w:rtl/>
        </w:rPr>
        <w:t>ובעושקי</w:t>
      </w:r>
      <w:r w:rsidR="006B409A" w:rsidRPr="005C7B20">
        <w:rPr>
          <w:rStyle w:val="af4"/>
          <w:rtl/>
        </w:rPr>
        <w:t xml:space="preserve"> </w:t>
      </w:r>
      <w:r w:rsidR="006B409A" w:rsidRPr="005C7B20">
        <w:rPr>
          <w:rStyle w:val="af4"/>
          <w:rFonts w:hint="eastAsia"/>
          <w:rtl/>
        </w:rPr>
        <w:t>שכר</w:t>
      </w:r>
      <w:r w:rsidRPr="005C7B20">
        <w:rPr>
          <w:rStyle w:val="af4"/>
          <w:rtl/>
        </w:rPr>
        <w:t xml:space="preserve"> שכיר</w:t>
      </w:r>
      <w:r w:rsidRPr="00986C75">
        <w:rPr>
          <w:rFonts w:hint="cs"/>
          <w:rtl/>
        </w:rPr>
        <w:t xml:space="preserve"> </w:t>
      </w:r>
      <w:r>
        <w:rPr>
          <w:rFonts w:hint="cs"/>
          <w:rtl/>
        </w:rPr>
        <w:t>-</w:t>
      </w:r>
      <w:r w:rsidRPr="00986C75">
        <w:rPr>
          <w:rFonts w:hint="cs"/>
          <w:rtl/>
        </w:rPr>
        <w:t xml:space="preserve"> </w:t>
      </w:r>
      <w:r w:rsidRPr="00B4469C">
        <w:rPr>
          <w:rStyle w:val="affe"/>
          <w:rFonts w:hint="eastAsia"/>
          <w:rtl/>
        </w:rPr>
        <w:t>קלות</w:t>
      </w:r>
      <w:r w:rsidRPr="00B4469C">
        <w:rPr>
          <w:rStyle w:val="affe"/>
          <w:rtl/>
        </w:rPr>
        <w:t xml:space="preserve"> </w:t>
      </w:r>
      <w:r w:rsidRPr="00B4469C">
        <w:rPr>
          <w:rStyle w:val="affe"/>
          <w:rFonts w:hint="eastAsia"/>
          <w:rtl/>
        </w:rPr>
        <w:t>כחמורות</w:t>
      </w:r>
      <w:r w:rsidRPr="00B4469C">
        <w:rPr>
          <w:rStyle w:val="affe"/>
          <w:rtl/>
        </w:rPr>
        <w:t>,</w:t>
      </w:r>
    </w:p>
    <w:p w14:paraId="1C34FDB7" w14:textId="50D2F2A5" w:rsidR="0089324E" w:rsidRPr="006F178A" w:rsidRDefault="0089324E" w:rsidP="00731582">
      <w:pPr>
        <w:rPr>
          <w:rtl/>
        </w:rPr>
      </w:pPr>
      <w:r w:rsidRPr="00FA50B2">
        <w:rPr>
          <w:rStyle w:val="af4"/>
          <w:rFonts w:hint="eastAsia"/>
          <w:rtl/>
        </w:rPr>
        <w:t>ומט</w:t>
      </w:r>
      <w:r w:rsidR="00986C75">
        <w:rPr>
          <w:rStyle w:val="af4"/>
          <w:rFonts w:hint="cs"/>
          <w:rtl/>
        </w:rPr>
        <w:t>ֵ</w:t>
      </w:r>
      <w:r w:rsidRPr="00FA50B2">
        <w:rPr>
          <w:rStyle w:val="af4"/>
          <w:rFonts w:hint="eastAsia"/>
          <w:rtl/>
        </w:rPr>
        <w:t>י</w:t>
      </w:r>
      <w:r w:rsidRPr="00FA50B2">
        <w:rPr>
          <w:rStyle w:val="af4"/>
          <w:rtl/>
        </w:rPr>
        <w:t xml:space="preserve"> </w:t>
      </w:r>
      <w:r w:rsidRPr="00FA50B2">
        <w:rPr>
          <w:rStyle w:val="af4"/>
          <w:rFonts w:hint="eastAsia"/>
          <w:rtl/>
        </w:rPr>
        <w:t>גר</w:t>
      </w:r>
      <w:r w:rsidR="006731ED">
        <w:rPr>
          <w:rStyle w:val="af4"/>
          <w:rFonts w:hint="cs"/>
          <w:rtl/>
        </w:rPr>
        <w:t xml:space="preserve"> </w:t>
      </w:r>
      <w:r w:rsidR="00DD0A64">
        <w:rPr>
          <w:rStyle w:val="af4"/>
          <w:rFonts w:hint="cs"/>
          <w:rtl/>
        </w:rPr>
        <w:t>-</w:t>
      </w:r>
      <w:r w:rsidR="00DD0A64" w:rsidRPr="008549A0">
        <w:rPr>
          <w:rStyle w:val="affe"/>
          <w:rFonts w:hint="cs"/>
          <w:rtl/>
        </w:rPr>
        <w:t>[</w:t>
      </w:r>
      <w:r w:rsidR="00DD0A64" w:rsidRPr="008549A0">
        <w:rPr>
          <w:rStyle w:val="af4"/>
          <w:rFonts w:hint="cs"/>
          <w:rtl/>
        </w:rPr>
        <w:t>ומטִ</w:t>
      </w:r>
      <w:r w:rsidR="00DD0A64">
        <w:rPr>
          <w:rStyle w:val="af4"/>
          <w:rFonts w:hint="cs"/>
          <w:rtl/>
        </w:rPr>
        <w:t>י</w:t>
      </w:r>
      <w:r w:rsidR="00DD0A64" w:rsidRPr="008549A0">
        <w:rPr>
          <w:rStyle w:val="affe"/>
          <w:rFonts w:hint="cs"/>
          <w:rtl/>
        </w:rPr>
        <w:t>]</w:t>
      </w:r>
      <w:r w:rsidR="00DD0A64" w:rsidRPr="004D6A79">
        <w:rPr>
          <w:rStyle w:val="affc"/>
          <w:rFonts w:hint="cs"/>
          <w:rtl/>
        </w:rPr>
        <w:t xml:space="preserve"> </w:t>
      </w:r>
      <w:r w:rsidR="00633DDC">
        <w:rPr>
          <w:rStyle w:val="affe"/>
          <w:rFonts w:hint="cs"/>
          <w:rtl/>
        </w:rPr>
        <w:t xml:space="preserve">- </w:t>
      </w:r>
      <w:r w:rsidRPr="00B4469C">
        <w:rPr>
          <w:rStyle w:val="affe"/>
          <w:rFonts w:hint="eastAsia"/>
          <w:rtl/>
        </w:rPr>
        <w:t>כמטה</w:t>
      </w:r>
      <w:r w:rsidRPr="00B4469C">
        <w:rPr>
          <w:rStyle w:val="affe"/>
          <w:rtl/>
        </w:rPr>
        <w:t xml:space="preserve"> </w:t>
      </w:r>
      <w:r w:rsidRPr="00B4469C">
        <w:rPr>
          <w:rStyle w:val="affe"/>
          <w:rFonts w:hint="eastAsia"/>
          <w:rtl/>
        </w:rPr>
        <w:t>די</w:t>
      </w:r>
      <w:r w:rsidR="00CC1A44" w:rsidRPr="00B4469C">
        <w:rPr>
          <w:rStyle w:val="affe"/>
          <w:rFonts w:hint="eastAsia"/>
          <w:rtl/>
        </w:rPr>
        <w:t>ן</w:t>
      </w:r>
      <w:r w:rsidRPr="00B4469C">
        <w:rPr>
          <w:rStyle w:val="affe"/>
          <w:rtl/>
        </w:rPr>
        <w:t xml:space="preserve"> </w:t>
      </w:r>
      <w:r w:rsidRPr="00B4469C">
        <w:rPr>
          <w:rStyle w:val="affe"/>
          <w:rFonts w:hint="eastAsia"/>
          <w:rtl/>
        </w:rPr>
        <w:t>ש</w:t>
      </w:r>
      <w:r w:rsidR="00CC1A44" w:rsidRPr="00B4469C">
        <w:rPr>
          <w:rStyle w:val="affe"/>
          <w:rFonts w:hint="eastAsia"/>
          <w:rtl/>
        </w:rPr>
        <w:t>מים</w:t>
      </w:r>
      <w:r w:rsidR="00DD0A64" w:rsidRPr="00B4469C">
        <w:rPr>
          <w:rStyle w:val="affe"/>
          <w:rtl/>
        </w:rPr>
        <w:t>,</w:t>
      </w:r>
      <w:r w:rsidR="00DD0A64">
        <w:rPr>
          <w:rFonts w:hint="cs"/>
          <w:rtl/>
        </w:rPr>
        <w:t xml:space="preserve"> </w:t>
      </w:r>
      <w:r w:rsidRPr="00FA50B2">
        <w:rPr>
          <w:rStyle w:val="af4"/>
          <w:rFonts w:hint="eastAsia"/>
          <w:rtl/>
        </w:rPr>
        <w:t>ולא</w:t>
      </w:r>
      <w:r w:rsidRPr="00FA50B2">
        <w:rPr>
          <w:rStyle w:val="af4"/>
          <w:rtl/>
        </w:rPr>
        <w:t xml:space="preserve"> </w:t>
      </w:r>
      <w:r w:rsidRPr="00FA50B2">
        <w:rPr>
          <w:rStyle w:val="af4"/>
          <w:rFonts w:hint="eastAsia"/>
          <w:rtl/>
        </w:rPr>
        <w:t>יראוני</w:t>
      </w:r>
      <w:r w:rsidRPr="005E6BC8">
        <w:rPr>
          <w:rStyle w:val="afffd"/>
          <w:rFonts w:ascii="Fb Fontext" w:hAnsi="Fb Fontext" w:cs="PFT_Frank"/>
          <w:szCs w:val="14"/>
          <w:rtl/>
        </w:rPr>
        <w:t xml:space="preserve"> </w:t>
      </w:r>
      <w:r w:rsidR="00633DDC">
        <w:rPr>
          <w:rStyle w:val="affe"/>
          <w:rFonts w:hint="cs"/>
          <w:rtl/>
        </w:rPr>
        <w:t xml:space="preserve">- </w:t>
      </w:r>
      <w:r w:rsidR="003A09C4" w:rsidRPr="003A09C4">
        <w:rPr>
          <w:rStyle w:val="affe"/>
          <w:rFonts w:hint="cs"/>
          <w:rtl/>
        </w:rPr>
        <w:t>ש</w:t>
      </w:r>
      <w:r w:rsidR="00DD0A64" w:rsidRPr="00B4469C">
        <w:rPr>
          <w:rStyle w:val="affe"/>
          <w:rFonts w:hint="eastAsia"/>
          <w:rtl/>
        </w:rPr>
        <w:t>א</w:t>
      </w:r>
      <w:r w:rsidR="00DD0A64" w:rsidRPr="00B4469C">
        <w:rPr>
          <w:rStyle w:val="affe"/>
          <w:rtl/>
        </w:rPr>
        <w:t>"כ</w:t>
      </w:r>
      <w:r w:rsidR="00755917">
        <w:rPr>
          <w:rStyle w:val="affe"/>
          <w:rFonts w:hint="cs"/>
          <w:rtl/>
        </w:rPr>
        <w:t>,</w:t>
      </w:r>
      <w:r w:rsidR="00DD0A64" w:rsidRPr="00B4469C">
        <w:rPr>
          <w:rStyle w:val="affe"/>
          <w:rtl/>
        </w:rPr>
        <w:t xml:space="preserve"> </w:t>
      </w:r>
      <w:r w:rsidR="00AC6811" w:rsidRPr="00B4469C">
        <w:rPr>
          <w:rStyle w:val="affe"/>
          <w:rFonts w:hint="eastAsia"/>
          <w:rtl/>
        </w:rPr>
        <w:t>מוחלין</w:t>
      </w:r>
      <w:r w:rsidR="00AC6811" w:rsidRPr="00B4469C">
        <w:rPr>
          <w:rStyle w:val="affe"/>
          <w:rtl/>
        </w:rPr>
        <w:t xml:space="preserve"> </w:t>
      </w:r>
      <w:r w:rsidR="00DD0A64" w:rsidRPr="00B4469C">
        <w:rPr>
          <w:rStyle w:val="affe"/>
          <w:rFonts w:hint="eastAsia"/>
          <w:rtl/>
        </w:rPr>
        <w:t>מיד</w:t>
      </w:r>
      <w:r w:rsidR="00633DDC">
        <w:rPr>
          <w:rFonts w:hint="cs"/>
          <w:rtl/>
        </w:rPr>
        <w:t>.</w:t>
      </w:r>
    </w:p>
    <w:p w14:paraId="0E02E6E2" w14:textId="1ED2F82F" w:rsidR="00731582" w:rsidRDefault="00633DDC" w:rsidP="00353D4B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יב</w:t>
      </w:r>
      <w:r w:rsidR="00731582">
        <w:rPr>
          <w:rFonts w:hint="cs"/>
          <w:rtl/>
        </w:rPr>
        <w:t>.</w:t>
      </w:r>
    </w:p>
    <w:p w14:paraId="4F9FFD38" w14:textId="77777777" w:rsidR="00C0473D" w:rsidRDefault="0089324E" w:rsidP="00A07C53">
      <w:pPr>
        <w:rPr>
          <w:rtl/>
        </w:rPr>
      </w:pPr>
      <w:r w:rsidRPr="00FA50B2">
        <w:rPr>
          <w:rStyle w:val="af4"/>
          <w:rFonts w:hint="eastAsia"/>
          <w:rtl/>
        </w:rPr>
        <w:t>יב</w:t>
      </w:r>
      <w:r w:rsidR="006731ED">
        <w:rPr>
          <w:rStyle w:val="af4"/>
          <w:rFonts w:hint="cs"/>
          <w:rtl/>
        </w:rPr>
        <w:t>י</w:t>
      </w:r>
      <w:r w:rsidRPr="00FA50B2">
        <w:rPr>
          <w:rStyle w:val="af4"/>
          <w:rFonts w:hint="eastAsia"/>
          <w:rtl/>
        </w:rPr>
        <w:t>א</w:t>
      </w:r>
      <w:r w:rsidR="006731ED">
        <w:rPr>
          <w:rStyle w:val="af4"/>
          <w:rFonts w:hint="cs"/>
          <w:rtl/>
        </w:rPr>
        <w:t xml:space="preserve"> במשפט</w:t>
      </w:r>
      <w:r w:rsidR="00AC6811" w:rsidRPr="00FA50B2">
        <w:rPr>
          <w:rStyle w:val="af4"/>
          <w:rtl/>
        </w:rPr>
        <w:t xml:space="preserve"> </w:t>
      </w:r>
      <w:r w:rsidRPr="00FA50B2">
        <w:rPr>
          <w:rStyle w:val="af4"/>
          <w:rFonts w:hint="eastAsia"/>
          <w:rtl/>
        </w:rPr>
        <w:t>על</w:t>
      </w:r>
      <w:r w:rsidRPr="00FA50B2">
        <w:rPr>
          <w:rStyle w:val="af4"/>
          <w:rtl/>
        </w:rPr>
        <w:t xml:space="preserve"> </w:t>
      </w:r>
      <w:r w:rsidRPr="00FA50B2">
        <w:rPr>
          <w:rStyle w:val="af4"/>
          <w:rFonts w:hint="eastAsia"/>
          <w:rtl/>
        </w:rPr>
        <w:t>כל</w:t>
      </w:r>
      <w:r w:rsidRPr="00FA50B2">
        <w:rPr>
          <w:rStyle w:val="af4"/>
          <w:rtl/>
        </w:rPr>
        <w:t xml:space="preserve"> </w:t>
      </w:r>
      <w:r w:rsidRPr="00B4469C">
        <w:rPr>
          <w:rStyle w:val="af4"/>
          <w:rFonts w:hint="eastAsia"/>
          <w:b/>
          <w:bCs/>
          <w:rtl/>
        </w:rPr>
        <w:t>נעלם</w:t>
      </w:r>
      <w:r w:rsidR="006731ED">
        <w:t xml:space="preserve"> </w:t>
      </w:r>
      <w:r w:rsidR="006731ED">
        <w:rPr>
          <w:rStyle w:val="af4"/>
          <w:rFonts w:hint="cs"/>
          <w:b/>
          <w:bCs/>
          <w:rtl/>
        </w:rPr>
        <w:t xml:space="preserve">- </w:t>
      </w:r>
      <w:r w:rsidRPr="006F178A">
        <w:rPr>
          <w:rFonts w:hint="cs"/>
          <w:rtl/>
        </w:rPr>
        <w:t>שגג</w:t>
      </w:r>
      <w:r w:rsidR="00CC1A44">
        <w:rPr>
          <w:rFonts w:hint="cs"/>
          <w:rtl/>
        </w:rPr>
        <w:t>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כזדו</w:t>
      </w:r>
      <w:r w:rsidR="00CC1A44">
        <w:rPr>
          <w:rFonts w:hint="cs"/>
          <w:rtl/>
        </w:rPr>
        <w:t>ן</w:t>
      </w:r>
      <w:r w:rsidR="006731ED">
        <w:rPr>
          <w:rFonts w:hint="cs"/>
          <w:rtl/>
        </w:rPr>
        <w:t>, תקנה לו?</w:t>
      </w:r>
    </w:p>
    <w:p w14:paraId="5BFA1B67" w14:textId="76951051" w:rsidR="0089324E" w:rsidRPr="006F178A" w:rsidRDefault="006731ED" w:rsidP="00353D4B">
      <w:pPr>
        <w:rPr>
          <w:rtl/>
        </w:rPr>
      </w:pPr>
      <w:r w:rsidRPr="00B4469C">
        <w:rPr>
          <w:rStyle w:val="af4"/>
          <w:rFonts w:hint="eastAsia"/>
          <w:b/>
          <w:bCs/>
          <w:rtl/>
        </w:rPr>
        <w:t>כל</w:t>
      </w:r>
      <w:r w:rsidRPr="00FA50B2">
        <w:rPr>
          <w:rStyle w:val="af4"/>
          <w:rtl/>
        </w:rPr>
        <w:t xml:space="preserve"> </w:t>
      </w:r>
      <w:r w:rsidRPr="00B4469C">
        <w:rPr>
          <w:rStyle w:val="af4"/>
          <w:rFonts w:hint="eastAsia"/>
          <w:rtl/>
        </w:rPr>
        <w:t>נעלם</w:t>
      </w:r>
      <w:r w:rsidR="00E02B9F">
        <w:rPr>
          <w:rStyle w:val="af4"/>
          <w:rtl/>
        </w:rPr>
        <w:tab/>
      </w:r>
      <w:r w:rsidR="00E02B9F">
        <w:rPr>
          <w:rStyle w:val="af4"/>
          <w:rtl/>
        </w:rPr>
        <w:tab/>
      </w:r>
      <w:r w:rsidR="00E02B9F">
        <w:rPr>
          <w:rStyle w:val="af4"/>
          <w:rtl/>
        </w:rPr>
        <w:tab/>
      </w:r>
      <w:r w:rsidR="00E02B9F">
        <w:rPr>
          <w:rtl/>
        </w:rPr>
        <w:tab/>
      </w:r>
      <w:r w:rsidR="00E02B9F">
        <w:rPr>
          <w:rFonts w:hint="cs"/>
          <w:rtl/>
        </w:rPr>
        <w:t xml:space="preserve">- </w:t>
      </w:r>
      <w:r w:rsidR="00625531" w:rsidRPr="00B4469C">
        <w:rPr>
          <w:rStyle w:val="affe"/>
          <w:rFonts w:hint="eastAsia"/>
          <w:rtl/>
        </w:rPr>
        <w:t>ה</w:t>
      </w:r>
      <w:r w:rsidR="0089324E" w:rsidRPr="00B4469C">
        <w:rPr>
          <w:rStyle w:val="affe"/>
          <w:rFonts w:hint="eastAsia"/>
          <w:rtl/>
        </w:rPr>
        <w:t>הורג</w:t>
      </w:r>
      <w:r w:rsidR="0089324E" w:rsidRPr="00B4469C">
        <w:rPr>
          <w:rStyle w:val="affe"/>
          <w:rtl/>
        </w:rPr>
        <w:t xml:space="preserve"> </w:t>
      </w:r>
      <w:r w:rsidR="0089324E" w:rsidRPr="00B4469C">
        <w:rPr>
          <w:rStyle w:val="affe"/>
          <w:rFonts w:hint="eastAsia"/>
          <w:rtl/>
        </w:rPr>
        <w:t>כינה</w:t>
      </w:r>
      <w:r w:rsidR="0089324E" w:rsidRPr="00B4469C">
        <w:rPr>
          <w:rStyle w:val="affe"/>
          <w:rtl/>
        </w:rPr>
        <w:t xml:space="preserve"> </w:t>
      </w:r>
      <w:r w:rsidR="00AC6811" w:rsidRPr="00B4469C">
        <w:rPr>
          <w:rStyle w:val="affe"/>
          <w:rFonts w:hint="eastAsia"/>
          <w:rtl/>
        </w:rPr>
        <w:t>מול</w:t>
      </w:r>
      <w:r w:rsidR="00AC6811" w:rsidRPr="00B4469C">
        <w:rPr>
          <w:rStyle w:val="affe"/>
          <w:rtl/>
        </w:rPr>
        <w:t xml:space="preserve"> </w:t>
      </w:r>
      <w:r w:rsidR="0089324E" w:rsidRPr="00B4469C">
        <w:rPr>
          <w:rStyle w:val="affe"/>
          <w:rFonts w:hint="eastAsia"/>
          <w:rtl/>
        </w:rPr>
        <w:t>חברו</w:t>
      </w:r>
      <w:r w:rsidR="0089324E" w:rsidRPr="00B4469C">
        <w:rPr>
          <w:rStyle w:val="affe"/>
          <w:rtl/>
        </w:rPr>
        <w:t xml:space="preserve"> </w:t>
      </w:r>
      <w:r w:rsidR="0009141B" w:rsidRPr="00B4469C">
        <w:rPr>
          <w:rStyle w:val="affe"/>
          <w:rFonts w:hint="eastAsia"/>
          <w:b/>
          <w:bCs/>
          <w:rtl/>
        </w:rPr>
        <w:t>או</w:t>
      </w:r>
      <w:r w:rsidR="0089324E" w:rsidRPr="00B4469C">
        <w:rPr>
          <w:rStyle w:val="affe"/>
          <w:rtl/>
        </w:rPr>
        <w:t xml:space="preserve"> </w:t>
      </w:r>
      <w:r w:rsidR="0009141B" w:rsidRPr="00B4469C">
        <w:rPr>
          <w:rStyle w:val="affe"/>
          <w:rFonts w:hint="eastAsia"/>
          <w:rtl/>
        </w:rPr>
        <w:t>יו</w:t>
      </w:r>
      <w:r w:rsidR="0089324E" w:rsidRPr="00B4469C">
        <w:rPr>
          <w:rStyle w:val="affe"/>
          <w:rFonts w:hint="eastAsia"/>
          <w:rtl/>
        </w:rPr>
        <w:t>רק</w:t>
      </w:r>
      <w:r w:rsidR="0089324E" w:rsidRPr="00B4469C">
        <w:rPr>
          <w:rStyle w:val="affe"/>
          <w:rtl/>
        </w:rPr>
        <w:t xml:space="preserve"> </w:t>
      </w:r>
      <w:r w:rsidR="0089324E" w:rsidRPr="00B4469C">
        <w:rPr>
          <w:rStyle w:val="affe"/>
          <w:rFonts w:hint="eastAsia"/>
          <w:rtl/>
        </w:rPr>
        <w:t>בפניו</w:t>
      </w:r>
      <w:r w:rsidR="00C12CA7">
        <w:rPr>
          <w:rStyle w:val="affe"/>
          <w:rFonts w:hint="cs"/>
          <w:rtl/>
        </w:rPr>
        <w:t xml:space="preserve"> [ונמאס],</w:t>
      </w:r>
    </w:p>
    <w:p w14:paraId="32E03F9A" w14:textId="60100A78" w:rsidR="00633DDC" w:rsidRPr="006F178A" w:rsidRDefault="0089324E" w:rsidP="00353D4B">
      <w:pPr>
        <w:pStyle w:val="affd"/>
        <w:rPr>
          <w:rtl/>
        </w:rPr>
      </w:pPr>
      <w:r w:rsidRPr="00FA50B2">
        <w:rPr>
          <w:rStyle w:val="af4"/>
          <w:rFonts w:hint="eastAsia"/>
          <w:rtl/>
        </w:rPr>
        <w:t>אם</w:t>
      </w:r>
      <w:r w:rsidRPr="00FA50B2">
        <w:rPr>
          <w:rStyle w:val="af4"/>
          <w:rtl/>
        </w:rPr>
        <w:t xml:space="preserve"> </w:t>
      </w:r>
      <w:r w:rsidRPr="00B4469C">
        <w:rPr>
          <w:rStyle w:val="af4"/>
          <w:rFonts w:hint="eastAsia"/>
          <w:b/>
          <w:bCs/>
          <w:rtl/>
        </w:rPr>
        <w:t>טוב</w:t>
      </w:r>
      <w:r w:rsidRPr="00FA50B2">
        <w:rPr>
          <w:rStyle w:val="af4"/>
          <w:rtl/>
        </w:rPr>
        <w:t xml:space="preserve"> </w:t>
      </w:r>
      <w:r w:rsidRPr="00FA50B2">
        <w:rPr>
          <w:rStyle w:val="af4"/>
          <w:rFonts w:hint="eastAsia"/>
          <w:rtl/>
        </w:rPr>
        <w:t>ואם</w:t>
      </w:r>
      <w:r w:rsidRPr="00FA50B2">
        <w:rPr>
          <w:rStyle w:val="af4"/>
          <w:rtl/>
        </w:rPr>
        <w:t xml:space="preserve"> </w:t>
      </w:r>
      <w:r w:rsidRPr="00FA50B2">
        <w:rPr>
          <w:rStyle w:val="af4"/>
          <w:rFonts w:hint="eastAsia"/>
          <w:rtl/>
        </w:rPr>
        <w:t>רע</w:t>
      </w:r>
      <w:r w:rsidRPr="005E6BC8">
        <w:rPr>
          <w:rStyle w:val="afffd"/>
          <w:rFonts w:ascii="Fb Fontext" w:hAnsi="Fb Fontext" w:cs="PFT_Frank"/>
          <w:szCs w:val="14"/>
          <w:rtl/>
        </w:rPr>
        <w:t xml:space="preserve"> </w:t>
      </w:r>
      <w:r w:rsidR="00E02B9F">
        <w:rPr>
          <w:rStyle w:val="afffd"/>
          <w:rFonts w:ascii="Fb Fontext" w:hAnsi="Fb Fontext" w:cs="PFT_Frank"/>
          <w:szCs w:val="14"/>
          <w:rtl/>
        </w:rPr>
        <w:tab/>
      </w:r>
      <w:r w:rsidR="00E02B9F">
        <w:rPr>
          <w:rStyle w:val="afffd"/>
          <w:rFonts w:ascii="Fb Fontext" w:hAnsi="Fb Fontext" w:cs="PFT_Frank"/>
          <w:szCs w:val="14"/>
          <w:rtl/>
        </w:rPr>
        <w:tab/>
      </w:r>
      <w:r w:rsidR="0009141B">
        <w:rPr>
          <w:rStyle w:val="affc"/>
          <w:rFonts w:hint="cs"/>
          <w:rtl/>
        </w:rPr>
        <w:t xml:space="preserve">- </w:t>
      </w:r>
      <w:r w:rsidRPr="006F178A">
        <w:rPr>
          <w:rFonts w:hint="cs"/>
          <w:rtl/>
        </w:rPr>
        <w:t>צדקה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לעני</w:t>
      </w:r>
      <w:r w:rsidRPr="006F178A">
        <w:rPr>
          <w:rtl/>
        </w:rPr>
        <w:t xml:space="preserve"> </w:t>
      </w:r>
      <w:r w:rsidR="00AC6811">
        <w:rPr>
          <w:rFonts w:hint="cs"/>
          <w:rtl/>
        </w:rPr>
        <w:t xml:space="preserve">ברבים </w:t>
      </w:r>
      <w:r w:rsidR="00633DDC">
        <w:rPr>
          <w:rFonts w:hint="cs"/>
          <w:rtl/>
        </w:rPr>
        <w:t>[</w:t>
      </w:r>
      <w:r w:rsidR="00AC6811" w:rsidRPr="00B4469C">
        <w:rPr>
          <w:rFonts w:hint="eastAsia"/>
          <w:rtl/>
        </w:rPr>
        <w:t>מביישו</w:t>
      </w:r>
      <w:r w:rsidR="00633DDC">
        <w:rPr>
          <w:rFonts w:hint="cs"/>
          <w:rtl/>
        </w:rPr>
        <w:t>]</w:t>
      </w:r>
      <w:r w:rsidR="0009141B">
        <w:rPr>
          <w:rFonts w:hint="cs"/>
          <w:rtl/>
        </w:rPr>
        <w:t xml:space="preserve">, </w:t>
      </w:r>
      <w:r w:rsidR="0009141B" w:rsidRPr="00F92204">
        <w:rPr>
          <w:rFonts w:hint="eastAsia"/>
          <w:b/>
          <w:bCs/>
          <w:rtl/>
        </w:rPr>
        <w:t>או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בסתר</w:t>
      </w:r>
      <w:r w:rsidR="00633DDC">
        <w:rPr>
          <w:rFonts w:hint="cs"/>
          <w:rtl/>
        </w:rPr>
        <w:t xml:space="preserve"> [</w:t>
      </w:r>
      <w:r w:rsidR="00CC1A44" w:rsidRPr="00633DDC">
        <w:rPr>
          <w:rFonts w:hint="cs"/>
          <w:rtl/>
        </w:rPr>
        <w:t>חשד</w:t>
      </w:r>
      <w:r w:rsidR="00633DDC">
        <w:rPr>
          <w:rFonts w:hint="cs"/>
          <w:rtl/>
        </w:rPr>
        <w:t>]</w:t>
      </w:r>
      <w:r w:rsidR="0009141B">
        <w:rPr>
          <w:rFonts w:hint="cs"/>
          <w:rtl/>
        </w:rPr>
        <w:t>,</w:t>
      </w:r>
    </w:p>
    <w:p w14:paraId="4AA3C2AC" w14:textId="2B8A58F1" w:rsidR="0009141B" w:rsidRDefault="0089324E" w:rsidP="00731582">
      <w:pPr>
        <w:pStyle w:val="affd"/>
        <w:spacing w:line="220" w:lineRule="exact"/>
        <w:rPr>
          <w:rStyle w:val="affc"/>
          <w:rtl/>
        </w:rPr>
      </w:pPr>
      <w:r w:rsidRPr="00CC1A44">
        <w:rPr>
          <w:rtl/>
        </w:rPr>
        <w:t xml:space="preserve"> </w:t>
      </w:r>
      <w:r w:rsidR="00633DDC">
        <w:rPr>
          <w:rtl/>
        </w:rPr>
        <w:tab/>
      </w:r>
      <w:r w:rsidR="00633DDC">
        <w:rPr>
          <w:rtl/>
        </w:rPr>
        <w:tab/>
      </w:r>
      <w:r w:rsidR="00633DDC">
        <w:rPr>
          <w:rtl/>
        </w:rPr>
        <w:tab/>
      </w:r>
      <w:r w:rsidR="00633DDC">
        <w:rPr>
          <w:rtl/>
        </w:rPr>
        <w:tab/>
      </w:r>
      <w:r w:rsidR="00633DDC">
        <w:rPr>
          <w:rtl/>
        </w:rPr>
        <w:tab/>
      </w:r>
      <w:r w:rsidR="00C12CA7">
        <w:rPr>
          <w:rtl/>
        </w:rPr>
        <w:tab/>
      </w:r>
      <w:r w:rsidR="00633DDC" w:rsidRPr="00B4469C">
        <w:rPr>
          <w:rFonts w:hint="eastAsia"/>
          <w:b/>
          <w:bCs/>
          <w:rtl/>
        </w:rPr>
        <w:t>או</w:t>
      </w:r>
      <w:r w:rsidR="00633DDC" w:rsidRPr="00B4469C">
        <w:rPr>
          <w:b/>
          <w:bCs/>
          <w:rtl/>
        </w:rPr>
        <w:t xml:space="preserve"> </w:t>
      </w:r>
      <w:r w:rsidR="0009141B">
        <w:rPr>
          <w:rFonts w:hint="cs"/>
          <w:rtl/>
        </w:rPr>
        <w:t xml:space="preserve">לאשתו </w:t>
      </w:r>
      <w:r w:rsidRPr="00CC1A44">
        <w:rPr>
          <w:rFonts w:hint="eastAsia"/>
          <w:rtl/>
        </w:rPr>
        <w:t>בשר</w:t>
      </w:r>
      <w:r w:rsidRPr="00CC1A44">
        <w:rPr>
          <w:rtl/>
        </w:rPr>
        <w:t xml:space="preserve"> </w:t>
      </w:r>
      <w:r w:rsidR="00AC6811" w:rsidRPr="00CC1A44">
        <w:rPr>
          <w:rFonts w:hint="eastAsia"/>
          <w:rtl/>
        </w:rPr>
        <w:t>לא</w:t>
      </w:r>
      <w:r w:rsidR="00AC6811" w:rsidRPr="00CC1A44">
        <w:rPr>
          <w:rtl/>
        </w:rPr>
        <w:t xml:space="preserve"> </w:t>
      </w:r>
      <w:r w:rsidR="0009141B">
        <w:rPr>
          <w:rFonts w:hint="cs"/>
          <w:rtl/>
        </w:rPr>
        <w:t>מנוקר</w:t>
      </w:r>
      <w:r w:rsidR="0009141B" w:rsidRPr="00CC1A44">
        <w:rPr>
          <w:rtl/>
        </w:rPr>
        <w:t xml:space="preserve"> </w:t>
      </w:r>
      <w:r>
        <w:rPr>
          <w:rStyle w:val="affc"/>
          <w:rFonts w:hint="eastAsia"/>
          <w:rtl/>
          <w:rPrChange w:id="9001" w:author="מנוע אמוראים" w:date="2026-10-05T16:41:31Z">
            <w:rPr>
              <w:rFonts w:hint="eastAsia"/>
              <w:rtl/>
            </w:rPr>
          </w:rPrChange>
        </w:rPr>
        <w:t xml:space="preserve">בער</w:t>
      </w:r>
      <w:r>
        <w:rPr>
          <w:rStyle w:val="affc"/>
          <w:rFonts w:hint="cs"/>
          <w:sz w:val="18"/>
          <w:szCs w:val="18"/>
          <w:rtl/>
          <w:rPrChange w:id="9002" w:author="מנוע אמוראים" w:date="2026-10-05T16:41:31Z">
            <w:rPr>
              <w:rFonts w:hint="cs"/>
              <w:sz w:val="18"/>
              <w:szCs w:val="18"/>
              <w:rtl/>
            </w:rPr>
          </w:rPrChange>
        </w:rPr>
        <w:t xml:space="preserve">"</w:t>
      </w:r>
      <w:r>
        <w:rPr>
          <w:rStyle w:val="affc"/>
          <w:rFonts w:hint="eastAsia"/>
          <w:rtl/>
          <w:rPrChange w:id="9003" w:author="מנוע אמוראים" w:date="2026-10-05T16:41:31Z">
            <w:rPr>
              <w:rFonts w:hint="eastAsia"/>
              <w:rtl/>
            </w:rPr>
          </w:rPrChange>
        </w:rPr>
        <w:t xml:space="preserve">ש</w:t>
      </w:r>
      <w:r w:rsidR="0009141B">
        <w:rPr>
          <w:rFonts w:hint="cs"/>
          <w:rtl/>
        </w:rPr>
        <w:t xml:space="preserve"> </w:t>
      </w:r>
      <w:r w:rsidR="00001922">
        <w:rPr>
          <w:rFonts w:hint="cs"/>
          <w:rtl/>
        </w:rPr>
        <w:t>[</w:t>
      </w:r>
      <w:r w:rsidR="0009141B" w:rsidRPr="00633DDC">
        <w:rPr>
          <w:rFonts w:hint="cs"/>
          <w:rtl/>
        </w:rPr>
        <w:t>מכשילה</w:t>
      </w:r>
      <w:r w:rsidR="00001922">
        <w:rPr>
          <w:rFonts w:hint="cs"/>
          <w:rtl/>
        </w:rPr>
        <w:t>]</w:t>
      </w:r>
      <w:r w:rsidR="0009141B" w:rsidRPr="00B4469C">
        <w:rPr>
          <w:rtl/>
        </w:rPr>
        <w:t>.</w:t>
      </w:r>
    </w:p>
    <w:p w14:paraId="2479ED7D" w14:textId="5CFC685C" w:rsidR="00731582" w:rsidRDefault="00633DDC" w:rsidP="00353D4B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יג</w:t>
      </w:r>
      <w:r w:rsidR="00731582">
        <w:rPr>
          <w:rFonts w:hint="cs"/>
          <w:rtl/>
        </w:rPr>
        <w:t>.</w:t>
      </w:r>
    </w:p>
    <w:p w14:paraId="005A313F" w14:textId="77777777" w:rsidR="00C0473D" w:rsidRDefault="0089324E" w:rsidP="00A07C53">
      <w:pPr>
        <w:rPr>
          <w:spacing w:val="-2"/>
          <w:rtl/>
        </w:rPr>
      </w:pPr>
      <w:r w:rsidRPr="00D22086">
        <w:rPr>
          <w:rStyle w:val="af4"/>
          <w:rFonts w:hint="eastAsia"/>
          <w:spacing w:val="-2"/>
          <w:rtl/>
        </w:rPr>
        <w:t>כי</w:t>
      </w:r>
      <w:r w:rsidRPr="00D22086">
        <w:rPr>
          <w:rStyle w:val="af4"/>
          <w:spacing w:val="-2"/>
          <w:rtl/>
        </w:rPr>
        <w:t xml:space="preserve"> </w:t>
      </w:r>
      <w:r w:rsidRPr="00D22086">
        <w:rPr>
          <w:rStyle w:val="af4"/>
          <w:rFonts w:hint="cs"/>
          <w:b/>
          <w:bCs/>
          <w:spacing w:val="-2"/>
          <w:rtl/>
        </w:rPr>
        <w:t>תמצאן</w:t>
      </w:r>
      <w:r w:rsidRPr="00D22086">
        <w:rPr>
          <w:rStyle w:val="af4"/>
          <w:spacing w:val="-2"/>
          <w:rtl/>
        </w:rPr>
        <w:t xml:space="preserve"> </w:t>
      </w:r>
      <w:r w:rsidRPr="00D22086">
        <w:rPr>
          <w:rStyle w:val="af4"/>
          <w:rFonts w:hint="eastAsia"/>
          <w:spacing w:val="-2"/>
          <w:rtl/>
        </w:rPr>
        <w:t>אתו</w:t>
      </w:r>
      <w:r w:rsidRPr="00D22086">
        <w:rPr>
          <w:rStyle w:val="af4"/>
          <w:spacing w:val="-2"/>
          <w:rtl/>
        </w:rPr>
        <w:t xml:space="preserve"> </w:t>
      </w:r>
      <w:r w:rsidRPr="00D22086">
        <w:rPr>
          <w:rStyle w:val="af4"/>
          <w:rFonts w:hint="cs"/>
          <w:b/>
          <w:bCs/>
          <w:spacing w:val="-2"/>
          <w:rtl/>
        </w:rPr>
        <w:t>רעות</w:t>
      </w:r>
      <w:r w:rsidR="00633DDC" w:rsidRPr="00D22086">
        <w:rPr>
          <w:rStyle w:val="af4"/>
          <w:b/>
          <w:bCs/>
          <w:spacing w:val="-2"/>
          <w:rtl/>
        </w:rPr>
        <w:t>..</w:t>
      </w:r>
      <w:r w:rsidRPr="00D22086">
        <w:rPr>
          <w:rStyle w:val="af4"/>
          <w:b/>
          <w:bCs/>
          <w:spacing w:val="-2"/>
          <w:rtl/>
        </w:rPr>
        <w:t xml:space="preserve"> </w:t>
      </w:r>
      <w:r w:rsidRPr="00D22086">
        <w:rPr>
          <w:rStyle w:val="af4"/>
          <w:rFonts w:hint="cs"/>
          <w:b/>
          <w:bCs/>
          <w:spacing w:val="-2"/>
          <w:rtl/>
        </w:rPr>
        <w:t>וצרות</w:t>
      </w:r>
      <w:r w:rsidR="00633DDC" w:rsidRPr="00D22086">
        <w:rPr>
          <w:rFonts w:hint="cs"/>
          <w:spacing w:val="-2"/>
          <w:rtl/>
        </w:rPr>
        <w:t xml:space="preserve"> -</w:t>
      </w:r>
      <w:r w:rsidRPr="00D22086">
        <w:rPr>
          <w:spacing w:val="-2"/>
          <w:rtl/>
        </w:rPr>
        <w:t xml:space="preserve"> </w:t>
      </w:r>
      <w:r w:rsidRPr="00D22086">
        <w:rPr>
          <w:rFonts w:hint="cs"/>
          <w:spacing w:val="-2"/>
          <w:rtl/>
        </w:rPr>
        <w:t>ממציא</w:t>
      </w:r>
      <w:r w:rsidRPr="00D22086">
        <w:rPr>
          <w:spacing w:val="-2"/>
          <w:rtl/>
        </w:rPr>
        <w:t xml:space="preserve"> </w:t>
      </w:r>
      <w:r w:rsidRPr="00D22086">
        <w:rPr>
          <w:rFonts w:hint="cs"/>
          <w:spacing w:val="-2"/>
          <w:rtl/>
        </w:rPr>
        <w:t>לו</w:t>
      </w:r>
      <w:r w:rsidRPr="00D22086">
        <w:rPr>
          <w:spacing w:val="-2"/>
          <w:rtl/>
        </w:rPr>
        <w:t xml:space="preserve"> </w:t>
      </w:r>
      <w:r w:rsidRPr="00D22086">
        <w:rPr>
          <w:rStyle w:val="affe"/>
          <w:rFonts w:hint="cs"/>
          <w:spacing w:val="-2"/>
          <w:rtl/>
        </w:rPr>
        <w:t>רעות</w:t>
      </w:r>
      <w:r w:rsidRPr="00D22086">
        <w:rPr>
          <w:rStyle w:val="affe"/>
          <w:spacing w:val="-2"/>
          <w:rtl/>
        </w:rPr>
        <w:t xml:space="preserve"> </w:t>
      </w:r>
      <w:r w:rsidRPr="00D22086">
        <w:rPr>
          <w:rStyle w:val="affe"/>
          <w:rFonts w:hint="cs"/>
          <w:spacing w:val="-2"/>
          <w:rtl/>
        </w:rPr>
        <w:t>וצרות</w:t>
      </w:r>
      <w:r w:rsidR="00633DDC" w:rsidRPr="00D22086">
        <w:rPr>
          <w:rStyle w:val="affe"/>
          <w:rFonts w:hint="cs"/>
          <w:spacing w:val="-2"/>
          <w:rtl/>
        </w:rPr>
        <w:t>,</w:t>
      </w:r>
      <w:r w:rsidRPr="00D22086">
        <w:rPr>
          <w:spacing w:val="-2"/>
          <w:rtl/>
        </w:rPr>
        <w:t xml:space="preserve"> </w:t>
      </w:r>
      <w:r w:rsidR="007B4B7C" w:rsidRPr="00D22086">
        <w:rPr>
          <w:rFonts w:hint="cs"/>
          <w:spacing w:val="-2"/>
          <w:rtl/>
        </w:rPr>
        <w:t xml:space="preserve">יש לו </w:t>
      </w:r>
      <w:r w:rsidRPr="00D22086">
        <w:rPr>
          <w:rFonts w:hint="cs"/>
          <w:spacing w:val="-2"/>
          <w:rtl/>
        </w:rPr>
        <w:t>תקנה</w:t>
      </w:r>
      <w:r w:rsidR="007B4B7C" w:rsidRPr="00D22086">
        <w:rPr>
          <w:rFonts w:hint="cs"/>
          <w:spacing w:val="-2"/>
          <w:rtl/>
        </w:rPr>
        <w:t>?</w:t>
      </w:r>
    </w:p>
    <w:p w14:paraId="29C89ECC" w14:textId="47C23438" w:rsidR="002D4E53" w:rsidRPr="006F178A" w:rsidRDefault="0089324E" w:rsidP="00353D4B">
      <w:pPr>
        <w:pStyle w:val="affd"/>
        <w:rPr>
          <w:rFonts w:cs="Guttman Vilna"/>
          <w:b/>
          <w:bCs/>
          <w:rtl/>
        </w:rPr>
      </w:pPr>
      <w:r w:rsidRPr="007B4B7C">
        <w:rPr>
          <w:rFonts w:hint="cs"/>
          <w:b/>
          <w:bCs/>
          <w:rtl/>
        </w:rPr>
        <w:t>רעות</w:t>
      </w:r>
      <w:r w:rsidR="00AC6811" w:rsidRPr="007B4B7C">
        <w:rPr>
          <w:b/>
          <w:bCs/>
          <w:rtl/>
        </w:rPr>
        <w:t xml:space="preserve"> </w:t>
      </w:r>
      <w:r w:rsidRPr="007B4B7C">
        <w:rPr>
          <w:rFonts w:hint="cs"/>
          <w:b/>
          <w:bCs/>
          <w:rtl/>
        </w:rPr>
        <w:t>שצרות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זו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לזו</w:t>
      </w:r>
      <w:r w:rsidRPr="006F178A">
        <w:rPr>
          <w:rtl/>
        </w:rPr>
        <w:t xml:space="preserve"> </w:t>
      </w:r>
      <w:r w:rsidR="00633DDC" w:rsidRPr="007F2C2A">
        <w:rPr>
          <w:rtl/>
        </w:rPr>
        <w:t>[</w:t>
      </w:r>
      <w:r w:rsidR="00633DDC" w:rsidRPr="00633DDC">
        <w:rPr>
          <w:rFonts w:hint="cs"/>
          <w:rtl/>
        </w:rPr>
        <w:t>צרעה</w:t>
      </w:r>
      <w:r w:rsidRPr="007B4B7C">
        <w:rPr>
          <w:rtl/>
        </w:rPr>
        <w:t xml:space="preserve"> </w:t>
      </w:r>
      <w:r w:rsidRPr="007B4B7C">
        <w:rPr>
          <w:rFonts w:hint="cs"/>
          <w:rtl/>
        </w:rPr>
        <w:t>עקרב</w:t>
      </w:r>
      <w:r w:rsidR="00633DDC" w:rsidRPr="007B4B7C">
        <w:rPr>
          <w:rtl/>
        </w:rPr>
        <w:t>]</w:t>
      </w:r>
      <w:r w:rsidR="00633DDC">
        <w:rPr>
          <w:rFonts w:hint="cs"/>
          <w:rtl/>
        </w:rPr>
        <w:t xml:space="preserve"> </w:t>
      </w:r>
      <w:r w:rsidR="00633DDC" w:rsidRPr="007B4B7C">
        <w:rPr>
          <w:rFonts w:hint="cs"/>
          <w:b/>
          <w:bCs/>
          <w:rtl/>
        </w:rPr>
        <w:t>או</w:t>
      </w:r>
      <w:r w:rsidR="00633DDC">
        <w:rPr>
          <w:rFonts w:hint="cs"/>
          <w:rtl/>
        </w:rPr>
        <w:t xml:space="preserve"> </w:t>
      </w:r>
      <w:r w:rsidRPr="006F178A">
        <w:rPr>
          <w:rFonts w:hint="cs"/>
          <w:rtl/>
        </w:rPr>
        <w:t>מעות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לעני</w:t>
      </w:r>
      <w:r w:rsidRPr="006F178A">
        <w:rPr>
          <w:rtl/>
        </w:rPr>
        <w:t xml:space="preserve"> </w:t>
      </w:r>
      <w:r w:rsidR="00633DDC">
        <w:rPr>
          <w:rFonts w:hint="cs"/>
          <w:rtl/>
        </w:rPr>
        <w:t>בדחקו [הנוגשים לוקחים]</w:t>
      </w:r>
    </w:p>
    <w:p w14:paraId="52A5CDE6" w14:textId="6B87EB07" w:rsidR="00353D4B" w:rsidRDefault="0089324E" w:rsidP="00353D4B">
      <w:pPr>
        <w:pStyle w:val="affd"/>
        <w:rPr>
          <w:rtl/>
        </w:rPr>
      </w:pPr>
      <w:r w:rsidRPr="00FA50B2">
        <w:rPr>
          <w:rStyle w:val="af4"/>
          <w:rFonts w:hint="eastAsia"/>
          <w:rtl/>
        </w:rPr>
        <w:t>והסתרתי</w:t>
      </w:r>
      <w:r w:rsidRPr="00FA50B2">
        <w:rPr>
          <w:rStyle w:val="af4"/>
          <w:rtl/>
        </w:rPr>
        <w:t xml:space="preserve"> </w:t>
      </w:r>
      <w:r w:rsidRPr="00FA50B2">
        <w:rPr>
          <w:rStyle w:val="af4"/>
          <w:rFonts w:hint="eastAsia"/>
          <w:rtl/>
        </w:rPr>
        <w:t>פני</w:t>
      </w:r>
      <w:r w:rsidRPr="00FA50B2">
        <w:rPr>
          <w:rStyle w:val="af4"/>
          <w:rtl/>
        </w:rPr>
        <w:t xml:space="preserve"> </w:t>
      </w:r>
      <w:r w:rsidRPr="00FA50B2">
        <w:rPr>
          <w:rStyle w:val="af4"/>
          <w:rFonts w:hint="eastAsia"/>
          <w:rtl/>
        </w:rPr>
        <w:t>מ</w:t>
      </w:r>
      <w:r w:rsidR="002D4E53">
        <w:rPr>
          <w:rStyle w:val="af4"/>
          <w:rFonts w:hint="cs"/>
          <w:rtl/>
        </w:rPr>
        <w:t>ה</w:t>
      </w:r>
      <w:r w:rsidRPr="002D4E53">
        <w:rPr>
          <w:rStyle w:val="af4"/>
          <w:rFonts w:hint="eastAsia"/>
          <w:rtl/>
        </w:rPr>
        <w:t>ם</w:t>
      </w:r>
      <w:r w:rsidR="002D4E53">
        <w:rPr>
          <w:rStyle w:val="af4"/>
          <w:rFonts w:hint="cs"/>
          <w:rtl/>
        </w:rPr>
        <w:t>,</w:t>
      </w:r>
      <w:r w:rsidR="002D4E53" w:rsidRPr="007B4B7C">
        <w:rPr>
          <w:rStyle w:val="af4"/>
          <w:rtl/>
        </w:rPr>
        <w:t xml:space="preserve"> והיה לאכול</w:t>
      </w:r>
      <w:r w:rsidRPr="006F178A">
        <w:rPr>
          <w:rtl/>
        </w:rPr>
        <w:t xml:space="preserve"> </w:t>
      </w:r>
      <w:r w:rsidR="001366E2">
        <w:rPr>
          <w:rtl/>
        </w:rPr>
        <w:tab/>
      </w:r>
      <w:r w:rsidR="002D4E53">
        <w:rPr>
          <w:rFonts w:hint="cs"/>
          <w:rtl/>
        </w:rPr>
        <w:t>-</w:t>
      </w:r>
      <w:r w:rsidR="002D4E53" w:rsidRPr="006F178A">
        <w:rPr>
          <w:rFonts w:hint="cs"/>
          <w:rtl/>
        </w:rPr>
        <w:t xml:space="preserve"> </w:t>
      </w:r>
      <w:r w:rsidRPr="006F178A">
        <w:rPr>
          <w:rFonts w:hint="cs"/>
          <w:rtl/>
        </w:rPr>
        <w:t xml:space="preserve">שאינו </w:t>
      </w:r>
      <w:r w:rsidR="002D4E53">
        <w:rPr>
          <w:rFonts w:hint="cs"/>
          <w:rtl/>
        </w:rPr>
        <w:t xml:space="preserve">באלו, </w:t>
      </w:r>
      <w:r w:rsidRPr="006F178A">
        <w:rPr>
          <w:rFonts w:hint="cs"/>
          <w:rtl/>
        </w:rPr>
        <w:t xml:space="preserve">אינו </w:t>
      </w:r>
      <w:r w:rsidR="00AC6811">
        <w:rPr>
          <w:rFonts w:hint="cs"/>
          <w:rtl/>
        </w:rPr>
        <w:t>מישראל</w:t>
      </w:r>
      <w:r w:rsidR="002D4E53">
        <w:rPr>
          <w:rFonts w:hint="cs"/>
          <w:rtl/>
        </w:rPr>
        <w:t>.</w:t>
      </w:r>
    </w:p>
    <w:p w14:paraId="7738C900" w14:textId="3A8F9CB3" w:rsidR="00DE4C17" w:rsidRPr="00353D4B" w:rsidRDefault="0089324E" w:rsidP="00353D4B">
      <w:pPr>
        <w:pStyle w:val="affd"/>
        <w:rPr>
          <w:rtl/>
        </w:rPr>
      </w:pPr>
      <w:r w:rsidRPr="00FA50B2">
        <w:rPr>
          <w:rStyle w:val="af4"/>
          <w:rFonts w:hint="eastAsia"/>
          <w:rtl/>
        </w:rPr>
        <w:t>אסתיר</w:t>
      </w:r>
      <w:r w:rsidRPr="00FA50B2">
        <w:rPr>
          <w:rStyle w:val="af4"/>
          <w:rtl/>
        </w:rPr>
        <w:t xml:space="preserve"> </w:t>
      </w:r>
      <w:r w:rsidRPr="00FA50B2">
        <w:rPr>
          <w:rStyle w:val="af4"/>
          <w:rFonts w:hint="eastAsia"/>
          <w:rtl/>
        </w:rPr>
        <w:t>פני</w:t>
      </w:r>
      <w:r w:rsidRPr="00FA50B2">
        <w:rPr>
          <w:rStyle w:val="af4"/>
          <w:rtl/>
        </w:rPr>
        <w:t xml:space="preserve"> </w:t>
      </w:r>
      <w:r w:rsidRPr="007B4B7C">
        <w:rPr>
          <w:rStyle w:val="af4"/>
          <w:rFonts w:hint="cs"/>
          <w:b/>
          <w:bCs/>
          <w:rtl/>
        </w:rPr>
        <w:t>ביום</w:t>
      </w:r>
      <w:r w:rsidRPr="00FA50B2">
        <w:rPr>
          <w:rStyle w:val="af4"/>
          <w:rtl/>
        </w:rPr>
        <w:t xml:space="preserve"> </w:t>
      </w:r>
      <w:r w:rsidRPr="00FA50B2">
        <w:rPr>
          <w:rStyle w:val="af4"/>
          <w:rFonts w:hint="eastAsia"/>
          <w:rtl/>
        </w:rPr>
        <w:t>ההוא</w:t>
      </w:r>
      <w:r w:rsidR="00C13BC8">
        <w:rPr>
          <w:rFonts w:hint="cs"/>
          <w:rtl/>
        </w:rPr>
        <w:t xml:space="preserve"> </w:t>
      </w:r>
      <w:r w:rsidR="001366E2">
        <w:rPr>
          <w:rtl/>
        </w:rPr>
        <w:tab/>
      </w:r>
      <w:r w:rsidR="001366E2">
        <w:rPr>
          <w:rtl/>
        </w:rPr>
        <w:tab/>
      </w:r>
      <w:r w:rsidR="001366E2">
        <w:rPr>
          <w:rtl/>
        </w:rPr>
        <w:tab/>
      </w:r>
      <w:r w:rsidR="001366E2">
        <w:rPr>
          <w:rtl/>
        </w:rPr>
        <w:tab/>
      </w:r>
      <w:r w:rsidR="00C13BC8">
        <w:rPr>
          <w:rFonts w:hint="cs"/>
          <w:rtl/>
        </w:rPr>
        <w:t xml:space="preserve">- </w:t>
      </w:r>
      <w:r w:rsidRPr="006F178A">
        <w:rPr>
          <w:rFonts w:hint="cs"/>
          <w:rtl/>
        </w:rPr>
        <w:t>בחלום</w:t>
      </w:r>
      <w:r w:rsidR="00C13BC8">
        <w:rPr>
          <w:rFonts w:hint="cs"/>
          <w:rtl/>
        </w:rPr>
        <w:t xml:space="preserve"> [בלילה]</w:t>
      </w:r>
      <w:r w:rsidR="00C6634B">
        <w:rPr>
          <w:rFonts w:hint="cs"/>
          <w:rtl/>
        </w:rPr>
        <w:t xml:space="preserve"> </w:t>
      </w:r>
      <w:r w:rsidRPr="006F178A">
        <w:rPr>
          <w:rFonts w:hint="cs"/>
          <w:rtl/>
        </w:rPr>
        <w:t>אדבר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בו</w:t>
      </w:r>
      <w:r w:rsidR="005049B3">
        <w:rPr>
          <w:rFonts w:hint="cs"/>
          <w:rtl/>
        </w:rPr>
        <w:t xml:space="preserve"> [שיתפלל].</w:t>
      </w:r>
    </w:p>
    <w:p w14:paraId="4D32F4DD" w14:textId="343DB7DF" w:rsidR="002A28A1" w:rsidRPr="00793A9D" w:rsidRDefault="00A73718" w:rsidP="00793A9D">
      <w:pPr>
        <w:pStyle w:val="affd"/>
        <w:spacing w:after="60"/>
        <w:rPr>
          <w:rStyle w:val="affc"/>
          <w:rFonts w:ascii="BA Fontov Regular" w:hAnsi="BA Fontov Regular" w:cs="FrankRuehl"/>
          <w:b w:val="0"/>
          <w:bCs w:val="0"/>
          <w:szCs w:val="14"/>
          <w:rtl/>
        </w:rPr>
      </w:pPr>
      <w:r w:rsidRPr="007B4B7C">
        <w:rPr>
          <w:rStyle w:val="affe"/>
          <w:rFonts w:hint="cs"/>
          <w:rtl/>
        </w:rPr>
        <w:t>וכן</w:t>
      </w:r>
      <w:r>
        <w:rPr>
          <w:rStyle w:val="af4"/>
          <w:rFonts w:hint="cs"/>
          <w:rtl/>
        </w:rPr>
        <w:t xml:space="preserve"> </w:t>
      </w:r>
      <w:r w:rsidR="00DE4C17" w:rsidRPr="007B4B7C">
        <w:rPr>
          <w:rStyle w:val="af4"/>
          <w:rFonts w:hint="cs"/>
          <w:rtl/>
        </w:rPr>
        <w:t>ובצל</w:t>
      </w:r>
      <w:r w:rsidR="00DE4C17" w:rsidRPr="007B4B7C">
        <w:rPr>
          <w:rStyle w:val="af4"/>
          <w:rtl/>
        </w:rPr>
        <w:t xml:space="preserve"> ידי </w:t>
      </w:r>
      <w:r w:rsidR="00DE4C17" w:rsidRPr="007B4B7C">
        <w:rPr>
          <w:rStyle w:val="af4"/>
          <w:rFonts w:hint="cs"/>
          <w:rtl/>
        </w:rPr>
        <w:t>כסי</w:t>
      </w:r>
      <w:r>
        <w:rPr>
          <w:rStyle w:val="af4"/>
          <w:rFonts w:hint="cs"/>
          <w:rtl/>
        </w:rPr>
        <w:t>תיך</w:t>
      </w:r>
      <w:r w:rsidR="00C13BC8">
        <w:rPr>
          <w:rFonts w:hint="cs"/>
          <w:rtl/>
        </w:rPr>
        <w:t xml:space="preserve"> </w:t>
      </w:r>
      <w:r w:rsidR="001366E2">
        <w:rPr>
          <w:rtl/>
        </w:rPr>
        <w:tab/>
      </w:r>
      <w:r w:rsidR="001366E2">
        <w:rPr>
          <w:rtl/>
        </w:rPr>
        <w:tab/>
      </w:r>
      <w:r w:rsidR="001366E2">
        <w:rPr>
          <w:rtl/>
        </w:rPr>
        <w:tab/>
      </w:r>
      <w:r w:rsidR="001366E2">
        <w:rPr>
          <w:rtl/>
        </w:rPr>
        <w:tab/>
      </w:r>
      <w:r>
        <w:rPr>
          <w:rFonts w:hint="cs"/>
          <w:rtl/>
        </w:rPr>
        <w:t xml:space="preserve">- </w:t>
      </w:r>
      <w:r w:rsidR="0089324E" w:rsidRPr="00A73718">
        <w:rPr>
          <w:rFonts w:hint="cs"/>
          <w:rtl/>
        </w:rPr>
        <w:t>ידו</w:t>
      </w:r>
      <w:r w:rsidR="0089324E" w:rsidRPr="00A73718">
        <w:rPr>
          <w:rtl/>
        </w:rPr>
        <w:t xml:space="preserve"> </w:t>
      </w:r>
      <w:r w:rsidR="0089324E" w:rsidRPr="00A73718">
        <w:rPr>
          <w:rFonts w:hint="cs"/>
          <w:rtl/>
        </w:rPr>
        <w:t>נטויה</w:t>
      </w:r>
      <w:r w:rsidR="0089324E" w:rsidRPr="00A73718">
        <w:rPr>
          <w:rtl/>
        </w:rPr>
        <w:t xml:space="preserve"> </w:t>
      </w:r>
      <w:r w:rsidR="0089324E" w:rsidRPr="00A73718">
        <w:rPr>
          <w:rFonts w:hint="cs"/>
          <w:rtl/>
        </w:rPr>
        <w:t>עלינו</w:t>
      </w:r>
      <w:r w:rsidR="005049B3">
        <w:rPr>
          <w:rFonts w:hint="cs"/>
          <w:rtl/>
        </w:rPr>
        <w:t xml:space="preserve"> [להגנה].</w:t>
      </w:r>
    </w:p>
    <w:p w14:paraId="1E003A57" w14:textId="4D4D6867" w:rsidR="00731582" w:rsidRDefault="00DE4C17" w:rsidP="00C9605C">
      <w:pPr>
        <w:pStyle w:val="36"/>
        <w:framePr w:wrap="notBeside"/>
        <w:rPr>
          <w:rtl/>
        </w:rPr>
      </w:pPr>
      <w:r w:rsidRPr="00C9605C">
        <w:rPr>
          <w:rFonts w:hint="cs"/>
          <w:rtl/>
        </w:rPr>
        <w:t>מין</w:t>
      </w:r>
      <w:r w:rsidRPr="00C9605C">
        <w:rPr>
          <w:rtl/>
        </w:rPr>
        <w:t xml:space="preserve"> </w:t>
      </w:r>
      <w:r w:rsidR="00793A9D">
        <w:rPr>
          <w:rFonts w:hint="cs"/>
          <w:rtl/>
        </w:rPr>
        <w:t>סימן לריב''ח</w:t>
      </w:r>
      <w:r w:rsidR="00731582">
        <w:rPr>
          <w:rFonts w:hint="cs"/>
          <w:rtl/>
        </w:rPr>
        <w:t>:</w:t>
      </w:r>
    </w:p>
    <w:p w14:paraId="29303ACD" w14:textId="77777777" w:rsidR="00C0473D" w:rsidRDefault="00793A9D" w:rsidP="00C9605C">
      <w:pPr>
        <w:rPr>
          <w:rFonts w:ascii="Fb Fontext" w:hAnsi="Fb Fontext"/>
          <w:spacing w:val="-2"/>
          <w:rtl/>
        </w:rPr>
      </w:pPr>
      <w:r w:rsidRPr="00793A9D">
        <w:rPr>
          <w:rFonts w:hint="cs"/>
          <w:rtl/>
        </w:rPr>
        <w:t>אל הקיסר</w:t>
      </w:r>
      <w:r w:rsidR="00DE4C17" w:rsidRPr="00793A9D">
        <w:rPr>
          <w:rFonts w:hint="cs"/>
          <w:rtl/>
        </w:rPr>
        <w:t>:</w:t>
      </w:r>
      <w:r w:rsidR="0089324E" w:rsidRPr="00D22086">
        <w:rPr>
          <w:rStyle w:val="affc"/>
          <w:rFonts w:hint="cs"/>
          <w:spacing w:val="-2"/>
          <w:rtl/>
        </w:rPr>
        <w:t xml:space="preserve"> </w:t>
      </w:r>
      <w:r w:rsidR="00DE4C17" w:rsidRPr="00D22086">
        <w:rPr>
          <w:rFonts w:ascii="Fb Fontext" w:hAnsi="Fb Fontext" w:hint="cs"/>
          <w:spacing w:val="-2"/>
          <w:rtl/>
        </w:rPr>
        <w:t>'</w:t>
      </w:r>
      <w:r w:rsidR="0089324E" w:rsidRPr="00D22086">
        <w:rPr>
          <w:rFonts w:ascii="Fb Fontext" w:hAnsi="Fb Fontext" w:hint="cs"/>
          <w:spacing w:val="-2"/>
          <w:rtl/>
        </w:rPr>
        <w:t>ע</w:t>
      </w:r>
      <w:r w:rsidR="00AC6811" w:rsidRPr="00D22086">
        <w:rPr>
          <w:rFonts w:ascii="Fb Fontext" w:hAnsi="Fb Fontext" w:hint="cs"/>
          <w:spacing w:val="-2"/>
          <w:rtl/>
        </w:rPr>
        <w:t>ם</w:t>
      </w:r>
      <w:r w:rsidR="0089324E" w:rsidRPr="00D22086">
        <w:rPr>
          <w:rFonts w:ascii="Fb Fontext" w:hAnsi="Fb Fontext" w:hint="cs"/>
          <w:spacing w:val="-2"/>
          <w:rtl/>
        </w:rPr>
        <w:t xml:space="preserve"> </w:t>
      </w:r>
      <w:r w:rsidR="00AC6811" w:rsidRPr="00D22086">
        <w:rPr>
          <w:rFonts w:ascii="Fb Fontext" w:hAnsi="Fb Fontext" w:hint="cs"/>
          <w:spacing w:val="-2"/>
          <w:rtl/>
        </w:rPr>
        <w:t>ש</w:t>
      </w:r>
      <w:r w:rsidR="00C6634B" w:rsidRPr="00D22086">
        <w:rPr>
          <w:rFonts w:ascii="Fb Fontext" w:hAnsi="Fb Fontext" w:hint="cs"/>
          <w:spacing w:val="-2"/>
          <w:rtl/>
        </w:rPr>
        <w:t xml:space="preserve">אדונו החזיר </w:t>
      </w:r>
      <w:r w:rsidR="00AC6811" w:rsidRPr="00D22086">
        <w:rPr>
          <w:rFonts w:ascii="Fb Fontext" w:hAnsi="Fb Fontext" w:hint="cs"/>
          <w:spacing w:val="-2"/>
          <w:rtl/>
        </w:rPr>
        <w:t>פניו ממנו</w:t>
      </w:r>
      <w:r w:rsidR="00DE4C17" w:rsidRPr="00D22086">
        <w:rPr>
          <w:rFonts w:ascii="Fb Fontext" w:hAnsi="Fb Fontext" w:hint="cs"/>
          <w:spacing w:val="-2"/>
          <w:rtl/>
        </w:rPr>
        <w:t>'</w:t>
      </w:r>
      <w:r w:rsidR="0089324E" w:rsidRPr="00D22086">
        <w:rPr>
          <w:rFonts w:ascii="Fb Fontext" w:hAnsi="Fb Fontext" w:hint="cs"/>
          <w:spacing w:val="-2"/>
          <w:rtl/>
        </w:rPr>
        <w:t>,</w:t>
      </w:r>
    </w:p>
    <w:p w14:paraId="48DDF79B" w14:textId="1F1FFCC1" w:rsidR="00731582" w:rsidRDefault="00DE4C17" w:rsidP="00793A9D">
      <w:pPr>
        <w:pStyle w:val="36"/>
        <w:framePr w:wrap="notBeside"/>
        <w:rPr>
          <w:rtl/>
        </w:rPr>
      </w:pPr>
      <w:r w:rsidRPr="00793A9D">
        <w:rPr>
          <w:rFonts w:hint="cs"/>
          <w:rtl/>
        </w:rPr>
        <w:t xml:space="preserve">סימן </w:t>
      </w:r>
      <w:r w:rsidRPr="00793A9D">
        <w:rPr>
          <w:rFonts w:hint="eastAsia"/>
          <w:rtl/>
        </w:rPr>
        <w:t>ריב</w:t>
      </w:r>
      <w:r w:rsidRPr="00793A9D">
        <w:rPr>
          <w:rtl/>
        </w:rPr>
        <w:t>"</w:t>
      </w:r>
      <w:r w:rsidRPr="00793A9D">
        <w:rPr>
          <w:rFonts w:hint="eastAsia"/>
          <w:rtl/>
        </w:rPr>
        <w:t>ח</w:t>
      </w:r>
      <w:r w:rsidR="00731582">
        <w:rPr>
          <w:rFonts w:hint="eastAsia"/>
          <w:rtl/>
        </w:rPr>
        <w:t>:</w:t>
      </w:r>
    </w:p>
    <w:p w14:paraId="26A4BF0D" w14:textId="09CAEC75" w:rsidR="0089324E" w:rsidRPr="00D22086" w:rsidRDefault="00DE4C17" w:rsidP="00793A9D">
      <w:pPr>
        <w:rPr>
          <w:spacing w:val="-4"/>
          <w:rtl/>
        </w:rPr>
      </w:pPr>
      <w:r w:rsidRPr="00D22086">
        <w:rPr>
          <w:rFonts w:ascii="Fb Fontext" w:hAnsi="Fb Fontext" w:hint="cs"/>
          <w:spacing w:val="-4"/>
          <w:rtl/>
        </w:rPr>
        <w:t xml:space="preserve">'ידו </w:t>
      </w:r>
      <w:r w:rsidR="0089324E" w:rsidRPr="00D22086">
        <w:rPr>
          <w:rFonts w:ascii="Fb Fontext" w:hAnsi="Fb Fontext" w:hint="cs"/>
          <w:spacing w:val="-4"/>
          <w:rtl/>
        </w:rPr>
        <w:t>נטויה</w:t>
      </w:r>
      <w:r w:rsidRPr="00D22086">
        <w:rPr>
          <w:rFonts w:ascii="Fb Fontext" w:hAnsi="Fb Fontext" w:hint="cs"/>
          <w:spacing w:val="-4"/>
          <w:rtl/>
        </w:rPr>
        <w:t xml:space="preserve"> עלינו'</w:t>
      </w:r>
      <w:r w:rsidR="0089324E" w:rsidRPr="00D22086">
        <w:rPr>
          <w:rStyle w:val="affe"/>
          <w:spacing w:val="-4"/>
          <w:rtl/>
        </w:rPr>
        <w:t xml:space="preserve"> </w:t>
      </w:r>
      <w:r w:rsidRPr="00D22086">
        <w:rPr>
          <w:rStyle w:val="affe"/>
          <w:rFonts w:hint="cs"/>
          <w:spacing w:val="-4"/>
          <w:rtl/>
        </w:rPr>
        <w:t>ו</w:t>
      </w:r>
      <w:r w:rsidR="0089324E" w:rsidRPr="00D22086">
        <w:rPr>
          <w:rStyle w:val="affe"/>
          <w:rFonts w:hint="cs"/>
          <w:spacing w:val="-4"/>
          <w:rtl/>
        </w:rPr>
        <w:t>הוציא</w:t>
      </w:r>
      <w:r w:rsidR="00C6634B" w:rsidRPr="00D22086">
        <w:rPr>
          <w:rStyle w:val="affe"/>
          <w:rFonts w:hint="cs"/>
          <w:spacing w:val="-4"/>
          <w:rtl/>
        </w:rPr>
        <w:t>ו</w:t>
      </w:r>
      <w:r w:rsidRPr="00D22086">
        <w:rPr>
          <w:rStyle w:val="affe"/>
          <w:spacing w:val="-4"/>
          <w:rtl/>
        </w:rPr>
        <w:t xml:space="preserve"> </w:t>
      </w:r>
      <w:r w:rsidRPr="00D22086">
        <w:rPr>
          <w:rStyle w:val="affe"/>
          <w:rFonts w:hint="cs"/>
          <w:b/>
          <w:bCs/>
          <w:spacing w:val="-4"/>
          <w:rtl/>
        </w:rPr>
        <w:t>המין</w:t>
      </w:r>
      <w:r w:rsidR="00AC6811" w:rsidRPr="00D22086">
        <w:rPr>
          <w:rStyle w:val="affe"/>
          <w:spacing w:val="-4"/>
          <w:rtl/>
        </w:rPr>
        <w:t xml:space="preserve"> ל</w:t>
      </w:r>
      <w:r w:rsidR="0089324E" w:rsidRPr="00D22086">
        <w:rPr>
          <w:rStyle w:val="affe"/>
          <w:rFonts w:hint="cs"/>
          <w:spacing w:val="-4"/>
          <w:rtl/>
        </w:rPr>
        <w:t>ה</w:t>
      </w:r>
      <w:r w:rsidRPr="00D22086">
        <w:rPr>
          <w:rStyle w:val="affe"/>
          <w:rFonts w:hint="cs"/>
          <w:spacing w:val="-4"/>
          <w:rtl/>
        </w:rPr>
        <w:t>ו</w:t>
      </w:r>
      <w:r w:rsidR="0089324E" w:rsidRPr="00D22086">
        <w:rPr>
          <w:rStyle w:val="affe"/>
          <w:rFonts w:hint="cs"/>
          <w:spacing w:val="-4"/>
          <w:rtl/>
        </w:rPr>
        <w:t>רג</w:t>
      </w:r>
      <w:r w:rsidRPr="00D22086">
        <w:rPr>
          <w:rStyle w:val="affe"/>
          <w:rFonts w:hint="cs"/>
          <w:spacing w:val="-4"/>
          <w:rtl/>
        </w:rPr>
        <w:t>,</w:t>
      </w:r>
      <w:r w:rsidR="0089324E" w:rsidRPr="00D22086">
        <w:rPr>
          <w:rStyle w:val="affe"/>
          <w:spacing w:val="-4"/>
          <w:rtl/>
        </w:rPr>
        <w:t xml:space="preserve"> </w:t>
      </w:r>
      <w:r w:rsidRPr="00D22086">
        <w:rPr>
          <w:rStyle w:val="affe"/>
          <w:rFonts w:hint="cs"/>
          <w:spacing w:val="-4"/>
          <w:rtl/>
        </w:rPr>
        <w:t>ש</w:t>
      </w:r>
      <w:r w:rsidR="0089324E" w:rsidRPr="00D22086">
        <w:rPr>
          <w:rStyle w:val="affe"/>
          <w:rFonts w:hint="cs"/>
          <w:spacing w:val="-4"/>
          <w:rtl/>
        </w:rPr>
        <w:t>לא</w:t>
      </w:r>
      <w:r w:rsidR="0089324E" w:rsidRPr="00D22086">
        <w:rPr>
          <w:rStyle w:val="affe"/>
          <w:spacing w:val="-4"/>
          <w:rtl/>
        </w:rPr>
        <w:t xml:space="preserve"> </w:t>
      </w:r>
      <w:r w:rsidR="0089324E" w:rsidRPr="00D22086">
        <w:rPr>
          <w:rStyle w:val="affe"/>
          <w:rFonts w:hint="cs"/>
          <w:spacing w:val="-4"/>
          <w:rtl/>
        </w:rPr>
        <w:t>הבין</w:t>
      </w:r>
      <w:r w:rsidRPr="00D22086">
        <w:rPr>
          <w:rStyle w:val="affe"/>
          <w:spacing w:val="-4"/>
          <w:rtl/>
        </w:rPr>
        <w:t xml:space="preserve"> </w:t>
      </w:r>
      <w:r>
        <w:rPr>
          <w:rStyle w:val="affc"/>
          <w:rFonts w:hint="cs"/>
          <w:b/>
          <w:bCs/>
          <w:spacing w:val="-4"/>
          <w:rtl/>
          <w:rPrChange w:id="9004" w:author="מנוע אמוראים" w:date="2026-10-05T16:41:31Z">
            <w:rPr>
              <w:rStyle w:val="affe"/>
              <w:rFonts w:hint="cs"/>
              <w:b/>
              <w:bCs/>
              <w:spacing w:val="-4"/>
              <w:rtl/>
            </w:rPr>
          </w:rPrChange>
        </w:rPr>
        <w:t xml:space="preserve">כריב</w:t>
      </w:r>
      <w:r>
        <w:rPr>
          <w:rStyle w:val="affc"/>
          <w:b/>
          <w:bCs/>
          <w:spacing w:val="-4"/>
          <w:rtl/>
          <w:rPrChange w:id="9005" w:author="מנוע אמוראים" w:date="2026-10-05T16:41:31Z">
            <w:rPr>
              <w:rStyle w:val="affe"/>
              <w:b/>
              <w:bCs/>
              <w:spacing w:val="-4"/>
              <w:rtl/>
            </w:rPr>
          </w:rPrChange>
        </w:rPr>
        <w:t xml:space="preserve">"ח</w:t>
      </w:r>
      <w:r w:rsidRPr="00D22086">
        <w:rPr>
          <w:rStyle w:val="affe"/>
          <w:spacing w:val="-4"/>
          <w:rtl/>
        </w:rPr>
        <w:t>.</w:t>
      </w:r>
    </w:p>
    <w:p w14:paraId="30157E7F" w14:textId="079B4669" w:rsidR="00731582" w:rsidRDefault="00AC6811" w:rsidP="00793A9D">
      <w:pPr>
        <w:pStyle w:val="36"/>
        <w:framePr w:wrap="notBeside"/>
        <w:rPr>
          <w:rtl/>
        </w:rPr>
      </w:pPr>
      <w:r w:rsidRPr="00793A9D">
        <w:rPr>
          <w:rFonts w:hint="cs"/>
          <w:rtl/>
        </w:rPr>
        <w:t>בפטירתו</w:t>
      </w:r>
      <w:r w:rsidR="0089324E" w:rsidRPr="00793A9D">
        <w:rPr>
          <w:rtl/>
        </w:rPr>
        <w:t xml:space="preserve"> </w:t>
      </w:r>
      <w:r w:rsidRPr="00793A9D">
        <w:rPr>
          <w:rFonts w:hint="cs"/>
          <w:rtl/>
        </w:rPr>
        <w:t>אמר</w:t>
      </w:r>
      <w:r w:rsidR="00731582">
        <w:rPr>
          <w:rFonts w:hint="cs"/>
          <w:rtl/>
        </w:rPr>
        <w:t>:</w:t>
      </w:r>
    </w:p>
    <w:p w14:paraId="7FB52BCF" w14:textId="0670CA82" w:rsidR="005049B3" w:rsidRDefault="00C6634B" w:rsidP="00731582">
      <w:pPr>
        <w:spacing w:after="60"/>
        <w:rPr>
          <w:rtl/>
        </w:rPr>
      </w:pPr>
      <w:r>
        <w:rPr>
          <w:rFonts w:hint="cs"/>
          <w:rtl/>
        </w:rPr>
        <w:t>כ</w:t>
      </w:r>
      <w:r w:rsidRPr="007B4B7C">
        <w:rPr>
          <w:rStyle w:val="af4"/>
          <w:rFonts w:hint="cs"/>
          <w:rtl/>
        </w:rPr>
        <w:t>ש</w:t>
      </w:r>
      <w:r w:rsidR="0089324E" w:rsidRPr="007B4B7C">
        <w:rPr>
          <w:rStyle w:val="af4"/>
          <w:rFonts w:hint="cs"/>
          <w:rtl/>
        </w:rPr>
        <w:t>אבדה</w:t>
      </w:r>
      <w:r w:rsidR="0089324E" w:rsidRPr="007B4B7C">
        <w:rPr>
          <w:rStyle w:val="af4"/>
          <w:rtl/>
        </w:rPr>
        <w:t xml:space="preserve"> </w:t>
      </w:r>
      <w:r w:rsidR="0089324E" w:rsidRPr="007B4B7C">
        <w:rPr>
          <w:rStyle w:val="af4"/>
          <w:rFonts w:hint="cs"/>
          <w:rtl/>
        </w:rPr>
        <w:t>עצה</w:t>
      </w:r>
      <w:r w:rsidR="0089324E" w:rsidRPr="006F178A">
        <w:rPr>
          <w:rtl/>
        </w:rPr>
        <w:t xml:space="preserve"> </w:t>
      </w:r>
      <w:r w:rsidR="00AC6811">
        <w:rPr>
          <w:rFonts w:hint="cs"/>
          <w:rtl/>
        </w:rPr>
        <w:t>מישראל</w:t>
      </w:r>
      <w:r w:rsidR="00AC6811" w:rsidRPr="006F178A">
        <w:rPr>
          <w:rtl/>
        </w:rPr>
        <w:t xml:space="preserve"> </w:t>
      </w:r>
      <w:r w:rsidR="0089324E" w:rsidRPr="002A28A1">
        <w:rPr>
          <w:rFonts w:hint="cs"/>
          <w:rtl/>
        </w:rPr>
        <w:t>נסרחה</w:t>
      </w:r>
      <w:r w:rsidR="0089324E" w:rsidRPr="002A28A1">
        <w:rPr>
          <w:rtl/>
        </w:rPr>
        <w:t xml:space="preserve"> </w:t>
      </w:r>
      <w:r w:rsidR="0089324E" w:rsidRPr="002A28A1">
        <w:rPr>
          <w:rFonts w:hint="cs"/>
          <w:rtl/>
        </w:rPr>
        <w:t>חכמת</w:t>
      </w:r>
      <w:r w:rsidR="0089324E" w:rsidRPr="002A28A1">
        <w:rPr>
          <w:rtl/>
        </w:rPr>
        <w:t xml:space="preserve"> </w:t>
      </w:r>
      <w:r w:rsidR="0089324E" w:rsidRPr="006F178A">
        <w:rPr>
          <w:rFonts w:hint="cs"/>
          <w:rtl/>
        </w:rPr>
        <w:t>אוה</w:t>
      </w:r>
      <w:r w:rsidR="0089324E" w:rsidRPr="006F178A">
        <w:rPr>
          <w:rtl/>
        </w:rPr>
        <w:t>"</w:t>
      </w:r>
      <w:r w:rsidR="0089324E" w:rsidRPr="006F178A">
        <w:rPr>
          <w:rFonts w:hint="cs"/>
          <w:rtl/>
        </w:rPr>
        <w:t>ע</w:t>
      </w:r>
      <w:r w:rsidR="005049B3">
        <w:rPr>
          <w:rFonts w:hint="cs"/>
          <w:rtl/>
        </w:rPr>
        <w:t>.</w:t>
      </w:r>
    </w:p>
    <w:p w14:paraId="500D8AC5" w14:textId="34999B7F" w:rsidR="00731582" w:rsidRDefault="00C33D06" w:rsidP="00353D4B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ר' אילא</w:t>
      </w:r>
      <w:r w:rsidR="00D67AD3">
        <w:rPr>
          <w:rFonts w:hint="cs"/>
          <w:rtl/>
        </w:rPr>
        <w:t>:</w:t>
      </w:r>
      <w:r w:rsidR="00C76EF2">
        <w:rPr>
          <w:rFonts w:hint="cs"/>
          <w:rtl/>
        </w:rPr>
        <w:t xml:space="preserve"> יד</w:t>
      </w:r>
      <w:r w:rsidR="009A01A4">
        <w:rPr>
          <w:rFonts w:hint="cs"/>
          <w:rtl/>
        </w:rPr>
        <w:t>.</w:t>
      </w:r>
    </w:p>
    <w:p w14:paraId="297C2068" w14:textId="77777777" w:rsidR="00C0473D" w:rsidRDefault="0089324E" w:rsidP="00A07C53">
      <w:pPr>
        <w:rPr>
          <w:spacing w:val="-2"/>
          <w:rtl/>
        </w:rPr>
      </w:pPr>
      <w:r w:rsidRPr="00D22086">
        <w:rPr>
          <w:rStyle w:val="af4"/>
          <w:rFonts w:hint="eastAsia"/>
          <w:spacing w:val="-2"/>
          <w:rtl/>
        </w:rPr>
        <w:t>מגיד</w:t>
      </w:r>
      <w:r w:rsidRPr="00D22086">
        <w:rPr>
          <w:rStyle w:val="af4"/>
          <w:spacing w:val="-2"/>
          <w:rtl/>
        </w:rPr>
        <w:t xml:space="preserve"> </w:t>
      </w:r>
      <w:r w:rsidRPr="00D22086">
        <w:rPr>
          <w:rStyle w:val="af4"/>
          <w:rFonts w:hint="eastAsia"/>
          <w:spacing w:val="-2"/>
          <w:rtl/>
        </w:rPr>
        <w:t>לאדם</w:t>
      </w:r>
      <w:r w:rsidRPr="00D22086">
        <w:rPr>
          <w:rStyle w:val="af4"/>
          <w:spacing w:val="-2"/>
          <w:rtl/>
        </w:rPr>
        <w:t xml:space="preserve"> </w:t>
      </w:r>
      <w:r w:rsidRPr="00D22086">
        <w:rPr>
          <w:rStyle w:val="af4"/>
          <w:rFonts w:hint="eastAsia"/>
          <w:spacing w:val="-2"/>
          <w:rtl/>
        </w:rPr>
        <w:t>מה</w:t>
      </w:r>
      <w:r w:rsidRPr="00D22086">
        <w:rPr>
          <w:rStyle w:val="af4"/>
          <w:spacing w:val="-2"/>
          <w:rtl/>
        </w:rPr>
        <w:t xml:space="preserve"> </w:t>
      </w:r>
      <w:r w:rsidRPr="00D22086">
        <w:rPr>
          <w:rStyle w:val="af4"/>
          <w:rFonts w:hint="eastAsia"/>
          <w:spacing w:val="-2"/>
          <w:rtl/>
        </w:rPr>
        <w:t>ש</w:t>
      </w:r>
      <w:r w:rsidR="005049B3" w:rsidRPr="00D22086">
        <w:rPr>
          <w:rStyle w:val="af4"/>
          <w:rFonts w:hint="cs"/>
          <w:spacing w:val="-2"/>
          <w:rtl/>
        </w:rPr>
        <w:t>ֵֹ</w:t>
      </w:r>
      <w:r w:rsidRPr="00D22086">
        <w:rPr>
          <w:rStyle w:val="af4"/>
          <w:rFonts w:hint="eastAsia"/>
          <w:spacing w:val="-2"/>
          <w:rtl/>
        </w:rPr>
        <w:t>חו</w:t>
      </w:r>
      <w:r w:rsidRPr="00D22086">
        <w:rPr>
          <w:rStyle w:val="afffd"/>
          <w:rFonts w:ascii="Fb Fontext" w:hAnsi="Fb Fontext" w:cs="PFT_Frank"/>
          <w:spacing w:val="-2"/>
          <w:szCs w:val="14"/>
          <w:rtl/>
        </w:rPr>
        <w:t xml:space="preserve"> </w:t>
      </w:r>
      <w:r w:rsidR="00C33D06" w:rsidRPr="00D22086">
        <w:rPr>
          <w:rFonts w:hint="cs"/>
          <w:spacing w:val="-2"/>
          <w:rtl/>
        </w:rPr>
        <w:t xml:space="preserve">- </w:t>
      </w:r>
      <w:r w:rsidR="00C33D06" w:rsidRPr="00D22086">
        <w:rPr>
          <w:rStyle w:val="affe"/>
          <w:rFonts w:hint="cs"/>
          <w:spacing w:val="-2"/>
          <w:rtl/>
        </w:rPr>
        <w:t>רבו</w:t>
      </w:r>
      <w:r w:rsidR="00C33D06" w:rsidRPr="00D22086">
        <w:rPr>
          <w:rFonts w:hint="cs"/>
          <w:spacing w:val="-2"/>
          <w:rtl/>
        </w:rPr>
        <w:t xml:space="preserve"> מגיד</w:t>
      </w:r>
      <w:r w:rsidR="00AC6811" w:rsidRPr="00D22086">
        <w:rPr>
          <w:spacing w:val="-2"/>
          <w:rtl/>
        </w:rPr>
        <w:t xml:space="preserve"> </w:t>
      </w:r>
      <w:r w:rsidRPr="00D22086">
        <w:rPr>
          <w:rFonts w:hint="cs"/>
          <w:spacing w:val="-2"/>
          <w:rtl/>
        </w:rPr>
        <w:t>מה</w:t>
      </w:r>
      <w:r w:rsidRPr="00D22086">
        <w:rPr>
          <w:spacing w:val="-2"/>
          <w:rtl/>
        </w:rPr>
        <w:t xml:space="preserve"> </w:t>
      </w:r>
      <w:r w:rsidRPr="00D22086">
        <w:rPr>
          <w:rFonts w:hint="cs"/>
          <w:spacing w:val="-2"/>
          <w:rtl/>
        </w:rPr>
        <w:t>שיחו</w:t>
      </w:r>
      <w:r w:rsidR="004D6A79" w:rsidRPr="00D22086">
        <w:rPr>
          <w:rFonts w:hint="cs"/>
          <w:spacing w:val="-2"/>
          <w:rtl/>
        </w:rPr>
        <w:t>, תקנ</w:t>
      </w:r>
      <w:r w:rsidR="00C33D06" w:rsidRPr="00D22086">
        <w:rPr>
          <w:rFonts w:hint="cs"/>
          <w:spacing w:val="-2"/>
          <w:rtl/>
        </w:rPr>
        <w:t>ה לו?</w:t>
      </w:r>
    </w:p>
    <w:p w14:paraId="5CC0720E" w14:textId="3A4CA5A9" w:rsidR="00C76EF2" w:rsidRPr="00731582" w:rsidRDefault="00C33D06" w:rsidP="00731582">
      <w:pPr>
        <w:pStyle w:val="affd"/>
        <w:rPr>
          <w:rtl/>
        </w:rPr>
      </w:pPr>
      <w:r w:rsidRPr="007F2C2A">
        <w:rPr>
          <w:rFonts w:hint="cs"/>
          <w:bCs/>
          <w:rtl/>
        </w:rPr>
        <w:t>ד</w:t>
      </w:r>
      <w:r w:rsidR="0089324E" w:rsidRPr="007B4B7C">
        <w:rPr>
          <w:rFonts w:hint="cs"/>
          <w:b/>
          <w:bCs/>
          <w:rtl/>
        </w:rPr>
        <w:t>שיחה</w:t>
      </w:r>
      <w:r w:rsidR="0089324E" w:rsidRPr="007B4B7C">
        <w:rPr>
          <w:bCs/>
          <w:rtl/>
        </w:rPr>
        <w:t xml:space="preserve"> </w:t>
      </w:r>
      <w:r w:rsidRPr="007B4B7C">
        <w:rPr>
          <w:rFonts w:hint="cs"/>
          <w:bCs/>
          <w:rtl/>
        </w:rPr>
        <w:t>קלה</w:t>
      </w:r>
      <w:r w:rsidRPr="006F178A">
        <w:rPr>
          <w:rtl/>
        </w:rPr>
        <w:t xml:space="preserve"> </w:t>
      </w:r>
      <w:r w:rsidR="0089324E" w:rsidRPr="006F178A">
        <w:rPr>
          <w:rFonts w:hint="cs"/>
          <w:rtl/>
        </w:rPr>
        <w:t>שבי</w:t>
      </w:r>
      <w:r w:rsidR="00AC6811">
        <w:rPr>
          <w:rFonts w:hint="cs"/>
          <w:rtl/>
        </w:rPr>
        <w:t>נו</w:t>
      </w:r>
      <w:r w:rsidR="0089324E" w:rsidRPr="006F178A">
        <w:rPr>
          <w:rtl/>
        </w:rPr>
        <w:t xml:space="preserve"> </w:t>
      </w:r>
      <w:r w:rsidR="0089324E" w:rsidRPr="006F178A">
        <w:rPr>
          <w:rFonts w:hint="cs"/>
          <w:rtl/>
        </w:rPr>
        <w:t>לאשתו</w:t>
      </w:r>
      <w:r w:rsidR="0089324E" w:rsidRPr="006F178A">
        <w:rPr>
          <w:rtl/>
        </w:rPr>
        <w:t xml:space="preserve"> </w:t>
      </w:r>
      <w:r w:rsidR="0089324E" w:rsidRPr="006F178A">
        <w:rPr>
          <w:rFonts w:hint="cs"/>
          <w:rtl/>
        </w:rPr>
        <w:t>מגידים</w:t>
      </w:r>
      <w:r w:rsidR="0089324E" w:rsidRPr="006F178A">
        <w:rPr>
          <w:rtl/>
        </w:rPr>
        <w:t xml:space="preserve"> </w:t>
      </w:r>
      <w:r w:rsidR="0089324E" w:rsidRPr="006F178A">
        <w:rPr>
          <w:rFonts w:hint="cs"/>
          <w:rtl/>
        </w:rPr>
        <w:t>בשעת</w:t>
      </w:r>
      <w:r w:rsidR="0089324E" w:rsidRPr="006F178A">
        <w:rPr>
          <w:rtl/>
        </w:rPr>
        <w:t xml:space="preserve"> </w:t>
      </w:r>
      <w:r w:rsidR="0089324E" w:rsidRPr="006F178A">
        <w:rPr>
          <w:rFonts w:hint="cs"/>
          <w:rtl/>
        </w:rPr>
        <w:t>מיתה</w:t>
      </w:r>
      <w:r w:rsidR="004D6A79">
        <w:rPr>
          <w:rFonts w:hint="cs"/>
          <w:rtl/>
        </w:rPr>
        <w:t>,</w:t>
      </w:r>
      <w:r w:rsidR="0089324E" w:rsidRPr="006F178A">
        <w:rPr>
          <w:rtl/>
        </w:rPr>
        <w:t xml:space="preserve"> </w:t>
      </w:r>
      <w:r w:rsidR="00390508" w:rsidRPr="007B4B7C">
        <w:rPr>
          <w:rFonts w:hint="cs"/>
          <w:b/>
          <w:bCs/>
          <w:rtl/>
        </w:rPr>
        <w:t>ולרצותה</w:t>
      </w:r>
      <w:r w:rsidR="00390508">
        <w:rPr>
          <w:rFonts w:hint="cs"/>
          <w:rtl/>
        </w:rPr>
        <w:t xml:space="preserve"> מותר</w:t>
      </w:r>
      <w:r>
        <w:rPr>
          <w:rFonts w:hint="cs"/>
          <w:rtl/>
        </w:rPr>
        <w:t xml:space="preserve">, </w:t>
      </w:r>
      <w:r w:rsidRPr="007B4B7C">
        <w:rPr>
          <w:rFonts w:hint="cs"/>
          <w:b/>
          <w:bCs/>
          <w:rtl/>
        </w:rPr>
        <w:t>כרב</w:t>
      </w:r>
      <w:r>
        <w:rPr>
          <w:rFonts w:hint="cs"/>
          <w:rtl/>
        </w:rPr>
        <w:t xml:space="preserve"> </w:t>
      </w:r>
      <w:r w:rsidRPr="007B4B7C">
        <w:rPr>
          <w:rFonts w:hint="cs"/>
          <w:b/>
          <w:bCs/>
          <w:rtl/>
        </w:rPr>
        <w:t>ששחק</w:t>
      </w:r>
      <w:r>
        <w:rPr>
          <w:rFonts w:hint="cs"/>
          <w:rtl/>
        </w:rPr>
        <w:t>.</w:t>
      </w:r>
    </w:p>
    <w:p w14:paraId="6CECE6D7" w14:textId="5F7D15F6" w:rsidR="005049B3" w:rsidRPr="007B4B7C" w:rsidRDefault="00C33D06" w:rsidP="00A07C53">
      <w:pPr>
        <w:pStyle w:val="afffff"/>
        <w:rPr>
          <w:rtl/>
        </w:rPr>
      </w:pPr>
      <w:r w:rsidRPr="007B4B7C">
        <w:rPr>
          <w:rFonts w:hint="cs"/>
          <w:rtl/>
        </w:rPr>
        <w:t>אף</w:t>
      </w:r>
      <w:r w:rsidRPr="007B4B7C">
        <w:rPr>
          <w:rtl/>
        </w:rPr>
        <w:t xml:space="preserve"> </w:t>
      </w:r>
      <w:r w:rsidRPr="007B4B7C">
        <w:rPr>
          <w:rFonts w:hint="cs"/>
          <w:rtl/>
        </w:rPr>
        <w:t>הקב"ה בוכה.</w:t>
      </w:r>
    </w:p>
    <w:p w14:paraId="583591DF" w14:textId="4051641D" w:rsidR="00AE1020" w:rsidRDefault="0089324E" w:rsidP="00A07C53">
      <w:pPr>
        <w:rPr>
          <w:rtl/>
        </w:rPr>
      </w:pPr>
      <w:r w:rsidRPr="00FA50B2">
        <w:rPr>
          <w:rStyle w:val="af4"/>
          <w:rFonts w:hint="eastAsia"/>
          <w:rtl/>
        </w:rPr>
        <w:t>במסתרים</w:t>
      </w:r>
      <w:r w:rsidRPr="00FA50B2">
        <w:rPr>
          <w:rStyle w:val="af4"/>
          <w:rtl/>
        </w:rPr>
        <w:t xml:space="preserve"> </w:t>
      </w:r>
      <w:r w:rsidRPr="00FA50B2">
        <w:rPr>
          <w:rStyle w:val="af4"/>
          <w:rFonts w:hint="eastAsia"/>
          <w:rtl/>
        </w:rPr>
        <w:t>תבכה</w:t>
      </w:r>
      <w:r w:rsidRPr="00FA50B2">
        <w:rPr>
          <w:rStyle w:val="af4"/>
          <w:rtl/>
        </w:rPr>
        <w:t xml:space="preserve"> </w:t>
      </w:r>
      <w:r w:rsidRPr="00FA50B2">
        <w:rPr>
          <w:rStyle w:val="af4"/>
          <w:rFonts w:hint="eastAsia"/>
          <w:rtl/>
        </w:rPr>
        <w:t>נפשי</w:t>
      </w:r>
      <w:r w:rsidR="00C33D06">
        <w:rPr>
          <w:rStyle w:val="af4"/>
          <w:rFonts w:hint="cs"/>
          <w:rtl/>
        </w:rPr>
        <w:t xml:space="preserve"> </w:t>
      </w:r>
      <w:r w:rsidR="001F7A6B">
        <w:rPr>
          <w:rStyle w:val="af4"/>
          <w:rtl/>
        </w:rPr>
        <w:tab/>
      </w:r>
      <w:r w:rsidR="00C33D06">
        <w:rPr>
          <w:rStyle w:val="af4"/>
          <w:rFonts w:hint="cs"/>
          <w:rtl/>
        </w:rPr>
        <w:t>-</w:t>
      </w:r>
      <w:r w:rsidR="004D6A79">
        <w:rPr>
          <w:rFonts w:hint="cs"/>
          <w:rtl/>
        </w:rPr>
        <w:t xml:space="preserve"> מקום </w:t>
      </w:r>
      <w:r w:rsidRPr="006F178A">
        <w:rPr>
          <w:rFonts w:hint="cs"/>
          <w:rtl/>
        </w:rPr>
        <w:t>ו</w:t>
      </w:r>
      <w:r w:rsidR="00C33D06">
        <w:rPr>
          <w:rFonts w:hint="cs"/>
          <w:rtl/>
        </w:rPr>
        <w:t>'</w:t>
      </w:r>
      <w:r w:rsidRPr="006F178A">
        <w:rPr>
          <w:rFonts w:hint="cs"/>
          <w:rtl/>
        </w:rPr>
        <w:t>מסתרים</w:t>
      </w:r>
      <w:r w:rsidR="00C33D06">
        <w:rPr>
          <w:rFonts w:hint="cs"/>
          <w:rtl/>
        </w:rPr>
        <w:t>'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שמו</w:t>
      </w:r>
      <w:r w:rsidR="00C33D06">
        <w:rPr>
          <w:rFonts w:hint="cs"/>
          <w:rtl/>
        </w:rPr>
        <w:t>,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 xml:space="preserve">בבתי </w:t>
      </w:r>
      <w:r w:rsidR="00AE1020">
        <w:rPr>
          <w:rFonts w:hint="cs"/>
          <w:rtl/>
        </w:rPr>
        <w:t>גואי.</w:t>
      </w:r>
    </w:p>
    <w:p w14:paraId="2D7DC115" w14:textId="5287DD32" w:rsidR="00A9544A" w:rsidRDefault="0089324E" w:rsidP="00A07C53">
      <w:pPr>
        <w:rPr>
          <w:rtl/>
        </w:rPr>
      </w:pPr>
      <w:r w:rsidRPr="00FA50B2">
        <w:rPr>
          <w:rStyle w:val="af4"/>
          <w:rFonts w:hint="eastAsia"/>
          <w:rtl/>
        </w:rPr>
        <w:t>מפני</w:t>
      </w:r>
      <w:r w:rsidRPr="00FA50B2">
        <w:rPr>
          <w:rStyle w:val="af4"/>
          <w:rtl/>
        </w:rPr>
        <w:t xml:space="preserve"> </w:t>
      </w:r>
      <w:r w:rsidRPr="00FA50B2">
        <w:rPr>
          <w:rStyle w:val="af4"/>
          <w:rFonts w:hint="eastAsia"/>
          <w:rtl/>
        </w:rPr>
        <w:t>ג</w:t>
      </w:r>
      <w:r w:rsidR="00AE1020">
        <w:rPr>
          <w:rStyle w:val="af4"/>
          <w:rFonts w:hint="cs"/>
          <w:rtl/>
        </w:rPr>
        <w:t>ֵ</w:t>
      </w:r>
      <w:r w:rsidRPr="00FA50B2">
        <w:rPr>
          <w:rStyle w:val="af4"/>
          <w:rFonts w:hint="eastAsia"/>
          <w:rtl/>
        </w:rPr>
        <w:t>וה</w:t>
      </w:r>
      <w:r w:rsidR="00AC6811">
        <w:rPr>
          <w:rFonts w:hint="cs"/>
          <w:rtl/>
        </w:rPr>
        <w:t xml:space="preserve"> </w:t>
      </w:r>
      <w:r w:rsidR="00731582">
        <w:rPr>
          <w:rtl/>
        </w:rPr>
        <w:tab/>
      </w:r>
      <w:r w:rsidR="00731582">
        <w:rPr>
          <w:rtl/>
        </w:rPr>
        <w:tab/>
      </w:r>
      <w:r w:rsidR="00AE1020" w:rsidRPr="00731582">
        <w:rPr>
          <w:rFonts w:hint="cs"/>
          <w:spacing w:val="-2"/>
          <w:rtl/>
        </w:rPr>
        <w:t>-</w:t>
      </w:r>
      <w:r w:rsidR="00AE1020" w:rsidRPr="00731582">
        <w:rPr>
          <w:rFonts w:hint="cs"/>
          <w:spacing w:val="-2"/>
        </w:rPr>
        <w:t xml:space="preserve"> </w:t>
      </w:r>
      <w:r w:rsidRPr="00731582">
        <w:rPr>
          <w:rFonts w:hint="cs"/>
          <w:spacing w:val="-2"/>
          <w:rtl/>
        </w:rPr>
        <w:t>גאוו</w:t>
      </w:r>
      <w:r w:rsidR="00AC6811" w:rsidRPr="00731582">
        <w:rPr>
          <w:rFonts w:hint="cs"/>
          <w:spacing w:val="-2"/>
          <w:rtl/>
        </w:rPr>
        <w:t>ת</w:t>
      </w:r>
      <w:r w:rsidRPr="00731582">
        <w:rPr>
          <w:spacing w:val="-2"/>
          <w:rtl/>
        </w:rPr>
        <w:t xml:space="preserve"> </w:t>
      </w:r>
      <w:r w:rsidRPr="00731582">
        <w:rPr>
          <w:rFonts w:cs="PFT_Frank" w:hint="cs"/>
          <w:b/>
          <w:bCs/>
          <w:spacing w:val="-2"/>
          <w:szCs w:val="14"/>
          <w:rtl/>
        </w:rPr>
        <w:t>ישראל</w:t>
      </w:r>
      <w:r w:rsidRPr="00731582">
        <w:rPr>
          <w:spacing w:val="-2"/>
          <w:rtl/>
        </w:rPr>
        <w:t xml:space="preserve"> </w:t>
      </w:r>
      <w:r w:rsidRPr="00731582">
        <w:rPr>
          <w:rFonts w:hint="cs"/>
          <w:spacing w:val="-2"/>
          <w:rtl/>
        </w:rPr>
        <w:t>שנ</w:t>
      </w:r>
      <w:r w:rsidR="00AE1020" w:rsidRPr="00731582">
        <w:rPr>
          <w:rFonts w:hint="cs"/>
          <w:spacing w:val="-2"/>
          <w:rtl/>
        </w:rPr>
        <w:t>י</w:t>
      </w:r>
      <w:r w:rsidRPr="00731582">
        <w:rPr>
          <w:rFonts w:hint="cs"/>
          <w:spacing w:val="-2"/>
          <w:rtl/>
        </w:rPr>
        <w:t>תנה</w:t>
      </w:r>
      <w:r w:rsidRPr="00731582">
        <w:rPr>
          <w:spacing w:val="-2"/>
          <w:rtl/>
        </w:rPr>
        <w:t xml:space="preserve"> </w:t>
      </w:r>
      <w:r w:rsidRPr="00731582">
        <w:rPr>
          <w:rFonts w:hint="cs"/>
          <w:spacing w:val="-2"/>
          <w:rtl/>
        </w:rPr>
        <w:t>לנכרים</w:t>
      </w:r>
      <w:r w:rsidR="00A9544A" w:rsidRPr="00731582">
        <w:rPr>
          <w:rFonts w:hint="cs"/>
          <w:spacing w:val="-2"/>
          <w:rtl/>
        </w:rPr>
        <w:t>,</w:t>
      </w:r>
      <w:r w:rsidRPr="00731582">
        <w:rPr>
          <w:spacing w:val="-2"/>
          <w:rtl/>
        </w:rPr>
        <w:t xml:space="preserve"> </w:t>
      </w:r>
      <w:r w:rsidR="00A9544A" w:rsidRPr="00731582">
        <w:rPr>
          <w:rFonts w:hint="cs"/>
          <w:spacing w:val="-2"/>
          <w:rtl/>
        </w:rPr>
        <w:t>או</w:t>
      </w:r>
      <w:r w:rsidRPr="00731582">
        <w:rPr>
          <w:spacing w:val="-2"/>
          <w:rtl/>
        </w:rPr>
        <w:t xml:space="preserve"> </w:t>
      </w:r>
      <w:r w:rsidRPr="00731582">
        <w:rPr>
          <w:rFonts w:cs="PFT_Frank" w:hint="cs"/>
          <w:b/>
          <w:bCs/>
          <w:spacing w:val="-2"/>
          <w:szCs w:val="14"/>
          <w:rtl/>
        </w:rPr>
        <w:t>מלכות</w:t>
      </w:r>
      <w:r w:rsidRPr="00731582">
        <w:rPr>
          <w:rFonts w:cs="PFT_Frank"/>
          <w:b/>
          <w:bCs/>
          <w:spacing w:val="-2"/>
          <w:szCs w:val="14"/>
          <w:rtl/>
        </w:rPr>
        <w:t xml:space="preserve"> </w:t>
      </w:r>
      <w:r w:rsidRPr="00731582">
        <w:rPr>
          <w:rFonts w:cs="PFT_Frank" w:hint="cs"/>
          <w:b/>
          <w:bCs/>
          <w:spacing w:val="-2"/>
          <w:szCs w:val="14"/>
          <w:rtl/>
        </w:rPr>
        <w:t>שמים</w:t>
      </w:r>
      <w:r w:rsidR="00A9544A" w:rsidRPr="00731582">
        <w:rPr>
          <w:rFonts w:hint="cs"/>
          <w:spacing w:val="-2"/>
          <w:rtl/>
        </w:rPr>
        <w:t>.</w:t>
      </w:r>
    </w:p>
    <w:p w14:paraId="575DB122" w14:textId="1BED04BA" w:rsidR="001F7A6B" w:rsidRDefault="0089324E" w:rsidP="00A07C53">
      <w:pPr>
        <w:rPr>
          <w:rStyle w:val="af4"/>
          <w:rtl/>
        </w:rPr>
      </w:pPr>
      <w:r w:rsidRPr="00FA50B2">
        <w:rPr>
          <w:rStyle w:val="af4"/>
          <w:rFonts w:hint="eastAsia"/>
          <w:rtl/>
        </w:rPr>
        <w:t>ודמ</w:t>
      </w:r>
      <w:r w:rsidR="00A9544A">
        <w:rPr>
          <w:rStyle w:val="af4"/>
          <w:rFonts w:hint="cs"/>
          <w:rtl/>
        </w:rPr>
        <w:t>ֹ</w:t>
      </w:r>
      <w:r w:rsidRPr="00FA50B2">
        <w:rPr>
          <w:rStyle w:val="af4"/>
          <w:rFonts w:hint="eastAsia"/>
          <w:rtl/>
        </w:rPr>
        <w:t>ע</w:t>
      </w:r>
      <w:r w:rsidRPr="00FA50B2">
        <w:rPr>
          <w:rStyle w:val="af4"/>
          <w:rtl/>
        </w:rPr>
        <w:t xml:space="preserve"> </w:t>
      </w:r>
      <w:r w:rsidR="00A9544A" w:rsidRPr="00FA50B2">
        <w:rPr>
          <w:rStyle w:val="af4"/>
          <w:rFonts w:hint="eastAsia"/>
          <w:rtl/>
        </w:rPr>
        <w:t>תדמע</w:t>
      </w:r>
      <w:r w:rsidR="00A9544A" w:rsidRPr="00FA50B2">
        <w:rPr>
          <w:rStyle w:val="af4"/>
          <w:rtl/>
        </w:rPr>
        <w:t xml:space="preserve"> </w:t>
      </w:r>
      <w:r w:rsidR="00731582">
        <w:rPr>
          <w:rStyle w:val="af4"/>
          <w:rtl/>
        </w:rPr>
        <w:tab/>
      </w:r>
      <w:r w:rsidR="00A9544A">
        <w:rPr>
          <w:rStyle w:val="af4"/>
          <w:rFonts w:hint="cs"/>
          <w:rtl/>
        </w:rPr>
        <w:t xml:space="preserve">- </w:t>
      </w:r>
      <w:r w:rsidRPr="006F178A">
        <w:rPr>
          <w:rFonts w:hint="cs"/>
          <w:rtl/>
        </w:rPr>
        <w:t>מקדש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ראשון</w:t>
      </w:r>
      <w:r w:rsidRPr="006F178A">
        <w:rPr>
          <w:rtl/>
        </w:rPr>
        <w:t xml:space="preserve"> </w:t>
      </w:r>
      <w:r w:rsidR="00AC6811">
        <w:rPr>
          <w:rFonts w:hint="cs"/>
          <w:rtl/>
        </w:rPr>
        <w:t>ו</w:t>
      </w:r>
      <w:r w:rsidRPr="006F178A">
        <w:rPr>
          <w:rFonts w:hint="cs"/>
          <w:rtl/>
        </w:rPr>
        <w:t>שני,</w:t>
      </w:r>
    </w:p>
    <w:p w14:paraId="308F2507" w14:textId="5D3E59C1" w:rsidR="003C5711" w:rsidRPr="005E067E" w:rsidRDefault="00A9544A" w:rsidP="001F7A6B">
      <w:pPr>
        <w:rPr>
          <w:rFonts w:cs="Guttman Vilna"/>
          <w:b/>
          <w:bCs/>
          <w:spacing w:val="-6"/>
          <w:sz w:val="16"/>
          <w:szCs w:val="16"/>
          <w:rtl/>
        </w:rPr>
      </w:pPr>
      <w:r w:rsidRPr="00A627AC">
        <w:rPr>
          <w:rStyle w:val="af4"/>
          <w:rFonts w:hint="eastAsia"/>
          <w:spacing w:val="-4"/>
          <w:rtl/>
        </w:rPr>
        <w:t>ותרד</w:t>
      </w:r>
      <w:r w:rsidRPr="00A627AC">
        <w:rPr>
          <w:rStyle w:val="af4"/>
          <w:spacing w:val="-4"/>
          <w:rtl/>
        </w:rPr>
        <w:t xml:space="preserve"> </w:t>
      </w:r>
      <w:r w:rsidRPr="00A627AC">
        <w:rPr>
          <w:rStyle w:val="af4"/>
          <w:rFonts w:hint="eastAsia"/>
          <w:spacing w:val="-4"/>
          <w:rtl/>
        </w:rPr>
        <w:t>עיני</w:t>
      </w:r>
      <w:r w:rsidRPr="00A627AC">
        <w:rPr>
          <w:rStyle w:val="af4"/>
          <w:spacing w:val="-4"/>
          <w:rtl/>
        </w:rPr>
        <w:t xml:space="preserve"> </w:t>
      </w:r>
      <w:r w:rsidRPr="00A627AC">
        <w:rPr>
          <w:rStyle w:val="af4"/>
          <w:rFonts w:hint="eastAsia"/>
          <w:spacing w:val="-4"/>
          <w:rtl/>
        </w:rPr>
        <w:t>דמעה</w:t>
      </w:r>
      <w:r w:rsidR="001F7A6B" w:rsidRPr="00A627AC">
        <w:rPr>
          <w:rStyle w:val="af4"/>
          <w:rFonts w:hint="cs"/>
          <w:spacing w:val="-4"/>
          <w:rtl/>
        </w:rPr>
        <w:t xml:space="preserve"> </w:t>
      </w:r>
      <w:r w:rsidRPr="00A627AC">
        <w:rPr>
          <w:rStyle w:val="af4"/>
          <w:rFonts w:hint="cs"/>
          <w:spacing w:val="-4"/>
          <w:rtl/>
        </w:rPr>
        <w:t xml:space="preserve">כי נשבה עדר ה' </w:t>
      </w:r>
      <w:r w:rsidR="0089324E" w:rsidRPr="00A627AC">
        <w:rPr>
          <w:rFonts w:hint="cs"/>
          <w:spacing w:val="-4"/>
          <w:rtl/>
        </w:rPr>
        <w:t>ישראל</w:t>
      </w:r>
      <w:r w:rsidR="0089324E" w:rsidRPr="00A627AC">
        <w:rPr>
          <w:spacing w:val="-4"/>
          <w:rtl/>
        </w:rPr>
        <w:t xml:space="preserve"> </w:t>
      </w:r>
      <w:r w:rsidR="0089324E" w:rsidRPr="00A627AC">
        <w:rPr>
          <w:rFonts w:hint="cs"/>
          <w:spacing w:val="-4"/>
          <w:rtl/>
        </w:rPr>
        <w:t>שגלו</w:t>
      </w:r>
      <w:r w:rsidR="0089324E" w:rsidRPr="00A627AC">
        <w:rPr>
          <w:spacing w:val="-4"/>
          <w:rtl/>
        </w:rPr>
        <w:t xml:space="preserve"> </w:t>
      </w:r>
      <w:r w:rsidRPr="00A627AC">
        <w:rPr>
          <w:rFonts w:cs="PFT_Frank" w:hint="cs"/>
          <w:bCs/>
          <w:spacing w:val="-4"/>
          <w:szCs w:val="14"/>
          <w:rtl/>
        </w:rPr>
        <w:t>או</w:t>
      </w:r>
      <w:r w:rsidRPr="00A627AC">
        <w:rPr>
          <w:rFonts w:hint="cs"/>
          <w:spacing w:val="-4"/>
          <w:rtl/>
        </w:rPr>
        <w:t xml:space="preserve"> ב</w:t>
      </w:r>
      <w:r w:rsidR="00AC6811" w:rsidRPr="00A627AC">
        <w:rPr>
          <w:rFonts w:hint="cs"/>
          <w:spacing w:val="-4"/>
          <w:rtl/>
        </w:rPr>
        <w:t xml:space="preserve">יטול תורה </w:t>
      </w:r>
      <w:r w:rsidR="00AC6811" w:rsidRPr="005E067E">
        <w:rPr>
          <w:rStyle w:val="affe"/>
          <w:rFonts w:hint="cs"/>
          <w:spacing w:val="-6"/>
          <w:sz w:val="12"/>
          <w:szCs w:val="12"/>
          <w:rtl/>
        </w:rPr>
        <w:t>מחמת</w:t>
      </w:r>
      <w:r w:rsidR="00AC6811" w:rsidRPr="005E067E">
        <w:rPr>
          <w:rStyle w:val="affe"/>
          <w:spacing w:val="-6"/>
          <w:sz w:val="12"/>
          <w:szCs w:val="12"/>
          <w:rtl/>
        </w:rPr>
        <w:t xml:space="preserve"> </w:t>
      </w:r>
      <w:r w:rsidR="00AC6811" w:rsidRPr="005E067E">
        <w:rPr>
          <w:rStyle w:val="affe"/>
          <w:rFonts w:hint="cs"/>
          <w:spacing w:val="-6"/>
          <w:sz w:val="12"/>
          <w:szCs w:val="12"/>
          <w:rtl/>
        </w:rPr>
        <w:t>גלות</w:t>
      </w:r>
    </w:p>
    <w:p w14:paraId="14FB6EFD" w14:textId="072AC8C8" w:rsidR="00731582" w:rsidRDefault="006E2A0E" w:rsidP="00597555">
      <w:pPr>
        <w:pStyle w:val="36"/>
        <w:framePr w:wrap="notBeside"/>
        <w:rPr>
          <w:rtl/>
        </w:rPr>
      </w:pPr>
      <w:r w:rsidRPr="00597555">
        <w:rPr>
          <w:rFonts w:hint="cs"/>
          <w:rtl/>
        </w:rPr>
        <w:t>והך</w:t>
      </w:r>
      <w:r w:rsidR="00731582">
        <w:rPr>
          <w:rFonts w:hint="cs"/>
          <w:rtl/>
        </w:rPr>
        <w:t>:</w:t>
      </w:r>
    </w:p>
    <w:p w14:paraId="435894D0" w14:textId="77777777" w:rsidR="00C0473D" w:rsidRDefault="006E2A0E" w:rsidP="00731582">
      <w:pPr>
        <w:rPr>
          <w:rtl/>
        </w:rPr>
      </w:pPr>
      <w:r>
        <w:rPr>
          <w:rStyle w:val="af4"/>
          <w:rFonts w:hint="cs"/>
          <w:rtl/>
        </w:rPr>
        <w:t xml:space="preserve">ויקרא ה'.. לבכי.. </w:t>
      </w:r>
      <w:r w:rsidR="00C76EF2">
        <w:rPr>
          <w:rStyle w:val="af4"/>
          <w:rtl/>
        </w:rPr>
        <w:tab/>
      </w:r>
      <w:r>
        <w:rPr>
          <w:rStyle w:val="af4"/>
          <w:rFonts w:hint="cs"/>
          <w:rtl/>
        </w:rPr>
        <w:t xml:space="preserve">- </w:t>
      </w:r>
      <w:r w:rsidR="00A9544A">
        <w:rPr>
          <w:rFonts w:hint="cs"/>
          <w:rtl/>
        </w:rPr>
        <w:t>ביום</w:t>
      </w:r>
      <w:r w:rsidR="00A9544A" w:rsidRPr="006F178A">
        <w:rPr>
          <w:rtl/>
        </w:rPr>
        <w:t xml:space="preserve"> </w:t>
      </w:r>
      <w:r w:rsidR="00A9544A" w:rsidRPr="006F178A">
        <w:rPr>
          <w:rFonts w:hint="cs"/>
          <w:rtl/>
        </w:rPr>
        <w:t>ח</w:t>
      </w:r>
      <w:r w:rsidR="00A9544A">
        <w:rPr>
          <w:rFonts w:hint="cs"/>
          <w:rtl/>
        </w:rPr>
        <w:t>ו</w:t>
      </w:r>
      <w:r w:rsidR="00A9544A" w:rsidRPr="006F178A">
        <w:rPr>
          <w:rFonts w:hint="cs"/>
          <w:rtl/>
        </w:rPr>
        <w:t>רבן</w:t>
      </w:r>
      <w:r>
        <w:rPr>
          <w:rFonts w:hint="cs"/>
          <w:rtl/>
        </w:rPr>
        <w:t>,</w:t>
      </w:r>
      <w:r w:rsidR="00A9544A" w:rsidRPr="006F178A">
        <w:rPr>
          <w:rtl/>
        </w:rPr>
        <w:t xml:space="preserve"> </w:t>
      </w:r>
      <w:r w:rsidR="00A9544A">
        <w:rPr>
          <w:rFonts w:hint="cs"/>
          <w:rtl/>
        </w:rPr>
        <w:t>אף</w:t>
      </w:r>
      <w:r w:rsidR="00A9544A" w:rsidRPr="006F178A">
        <w:rPr>
          <w:rtl/>
        </w:rPr>
        <w:t xml:space="preserve"> </w:t>
      </w:r>
      <w:r>
        <w:rPr>
          <w:rFonts w:hint="cs"/>
          <w:rtl/>
        </w:rPr>
        <w:t>בבתי בראי.</w:t>
      </w:r>
    </w:p>
    <w:p w14:paraId="2C52044B" w14:textId="19F411B9" w:rsidR="00731582" w:rsidRDefault="00001922" w:rsidP="001F7A6B">
      <w:pPr>
        <w:pStyle w:val="36"/>
        <w:framePr w:wrap="notBeside"/>
        <w:rPr>
          <w:rtl/>
        </w:rPr>
      </w:pPr>
      <w:r w:rsidRPr="001F7A6B">
        <w:rPr>
          <w:rFonts w:hint="cs"/>
          <w:rtl/>
        </w:rPr>
        <w:t>ו</w:t>
      </w:r>
      <w:r w:rsidR="006E2A0E" w:rsidRPr="001F7A6B">
        <w:rPr>
          <w:rFonts w:hint="cs"/>
          <w:rtl/>
        </w:rPr>
        <w:t xml:space="preserve">על אלה </w:t>
      </w:r>
      <w:r w:rsidR="0089324E" w:rsidRPr="001F7A6B">
        <w:rPr>
          <w:rFonts w:hint="eastAsia"/>
          <w:rtl/>
        </w:rPr>
        <w:t>בוכה</w:t>
      </w:r>
      <w:r w:rsidR="0089324E" w:rsidRPr="001F7A6B">
        <w:rPr>
          <w:rtl/>
        </w:rPr>
        <w:t xml:space="preserve"> </w:t>
      </w:r>
      <w:r w:rsidR="00FA50B2" w:rsidRPr="001F7A6B">
        <w:rPr>
          <w:rFonts w:hint="cs"/>
          <w:rtl/>
        </w:rPr>
        <w:t>כל יום</w:t>
      </w:r>
      <w:r w:rsidR="00731582">
        <w:rPr>
          <w:rtl/>
        </w:rPr>
        <w:t>:</w:t>
      </w:r>
    </w:p>
    <w:p w14:paraId="4128989A" w14:textId="77777777" w:rsidR="00731582" w:rsidRPr="00731582" w:rsidRDefault="005E067E" w:rsidP="00731582">
      <w:pPr>
        <w:rPr>
          <w:b/>
          <w:spacing w:val="-2"/>
          <w:rtl/>
        </w:rPr>
      </w:pPr>
      <w:r w:rsidRPr="00731582">
        <w:rPr>
          <w:rStyle w:val="affc"/>
          <w:rFonts w:hint="cs"/>
          <w:b w:val="0"/>
          <w:spacing w:val="-2"/>
          <w:rtl/>
        </w:rPr>
        <w:t>א.</w:t>
      </w:r>
      <w:r w:rsidRPr="00731582">
        <w:rPr>
          <w:rFonts w:cs="PFT_Frank" w:hint="cs"/>
          <w:b/>
          <w:bCs/>
          <w:spacing w:val="-2"/>
          <w:szCs w:val="14"/>
          <w:rtl/>
        </w:rPr>
        <w:t xml:space="preserve"> </w:t>
      </w:r>
      <w:r w:rsidR="006E2A0E" w:rsidRPr="00731582">
        <w:rPr>
          <w:rFonts w:cs="PFT_Frank" w:hint="cs"/>
          <w:b/>
          <w:bCs/>
          <w:spacing w:val="-2"/>
          <w:szCs w:val="14"/>
          <w:rtl/>
        </w:rPr>
        <w:t>על</w:t>
      </w:r>
      <w:r w:rsidR="006E2A0E" w:rsidRPr="00731582">
        <w:rPr>
          <w:rFonts w:hint="cs"/>
          <w:b/>
          <w:spacing w:val="-2"/>
          <w:rtl/>
        </w:rPr>
        <w:t xml:space="preserve"> </w:t>
      </w:r>
      <w:r w:rsidR="00001922" w:rsidRPr="00731582">
        <w:rPr>
          <w:rFonts w:hint="cs"/>
          <w:b/>
          <w:spacing w:val="-2"/>
          <w:rtl/>
        </w:rPr>
        <w:t>ש</w:t>
      </w:r>
      <w:r w:rsidR="000D33C0" w:rsidRPr="00731582">
        <w:rPr>
          <w:rFonts w:hint="cs"/>
          <w:b/>
          <w:spacing w:val="-2"/>
          <w:rtl/>
        </w:rPr>
        <w:t>יכול</w:t>
      </w:r>
      <w:r w:rsidR="000D33C0" w:rsidRPr="00731582">
        <w:rPr>
          <w:b/>
          <w:spacing w:val="-2"/>
          <w:rtl/>
        </w:rPr>
        <w:t xml:space="preserve"> </w:t>
      </w:r>
      <w:r w:rsidR="0089324E" w:rsidRPr="00731582">
        <w:rPr>
          <w:rFonts w:hint="cs"/>
          <w:b/>
          <w:spacing w:val="-2"/>
          <w:rtl/>
        </w:rPr>
        <w:t>לעסוק</w:t>
      </w:r>
      <w:r w:rsidR="0089324E" w:rsidRPr="00731582">
        <w:rPr>
          <w:b/>
          <w:spacing w:val="-2"/>
          <w:rtl/>
        </w:rPr>
        <w:t xml:space="preserve"> </w:t>
      </w:r>
      <w:r w:rsidR="0089324E" w:rsidRPr="00731582">
        <w:rPr>
          <w:rFonts w:hint="cs"/>
          <w:b/>
          <w:spacing w:val="-2"/>
          <w:rtl/>
        </w:rPr>
        <w:t>בתורה</w:t>
      </w:r>
      <w:r w:rsidR="0089324E" w:rsidRPr="00731582">
        <w:rPr>
          <w:b/>
          <w:spacing w:val="-2"/>
          <w:rtl/>
        </w:rPr>
        <w:t xml:space="preserve"> </w:t>
      </w:r>
      <w:r w:rsidR="0089324E" w:rsidRPr="00731582">
        <w:rPr>
          <w:rFonts w:hint="cs"/>
          <w:b/>
          <w:spacing w:val="-2"/>
          <w:rtl/>
        </w:rPr>
        <w:t>ואינו</w:t>
      </w:r>
      <w:r w:rsidR="003C5711" w:rsidRPr="00731582">
        <w:rPr>
          <w:rFonts w:hint="cs"/>
          <w:b/>
          <w:spacing w:val="-2"/>
          <w:rtl/>
        </w:rPr>
        <w:t xml:space="preserve"> עוסק</w:t>
      </w:r>
      <w:r w:rsidR="0089324E" w:rsidRPr="00731582">
        <w:rPr>
          <w:rFonts w:hint="cs"/>
          <w:b/>
          <w:spacing w:val="-2"/>
          <w:rtl/>
        </w:rPr>
        <w:t>,</w:t>
      </w:r>
      <w:r w:rsidR="0089324E" w:rsidRPr="00731582">
        <w:rPr>
          <w:b/>
          <w:spacing w:val="-2"/>
          <w:rtl/>
        </w:rPr>
        <w:t xml:space="preserve"> </w:t>
      </w:r>
      <w:r w:rsidRPr="00731582">
        <w:rPr>
          <w:rStyle w:val="affc"/>
          <w:rFonts w:hint="cs"/>
          <w:b w:val="0"/>
          <w:spacing w:val="-2"/>
          <w:rtl/>
        </w:rPr>
        <w:t>ב.</w:t>
      </w:r>
      <w:r w:rsidRPr="00731582">
        <w:rPr>
          <w:rFonts w:cs="PFT_Frank" w:hint="cs"/>
          <w:b/>
          <w:bCs/>
          <w:spacing w:val="-2"/>
          <w:szCs w:val="14"/>
          <w:rtl/>
        </w:rPr>
        <w:t xml:space="preserve"> </w:t>
      </w:r>
      <w:r w:rsidR="00597555" w:rsidRPr="00731582">
        <w:rPr>
          <w:rFonts w:cs="PFT_Frank" w:hint="cs"/>
          <w:b/>
          <w:bCs/>
          <w:spacing w:val="-2"/>
          <w:szCs w:val="14"/>
          <w:rtl/>
        </w:rPr>
        <w:t>על ש</w:t>
      </w:r>
      <w:r w:rsidR="006E2A0E" w:rsidRPr="00731582">
        <w:rPr>
          <w:rFonts w:cs="PFT_Frank" w:hint="cs"/>
          <w:b/>
          <w:bCs/>
          <w:spacing w:val="-2"/>
          <w:szCs w:val="14"/>
          <w:rtl/>
        </w:rPr>
        <w:t>אינו</w:t>
      </w:r>
      <w:r w:rsidR="000D33C0" w:rsidRPr="00731582">
        <w:rPr>
          <w:b/>
          <w:spacing w:val="-2"/>
          <w:rtl/>
        </w:rPr>
        <w:t xml:space="preserve"> </w:t>
      </w:r>
      <w:r w:rsidR="000D33C0" w:rsidRPr="00731582">
        <w:rPr>
          <w:rFonts w:hint="cs"/>
          <w:b/>
          <w:spacing w:val="-2"/>
          <w:rtl/>
        </w:rPr>
        <w:t>יכול</w:t>
      </w:r>
      <w:r w:rsidR="0089324E" w:rsidRPr="00731582">
        <w:rPr>
          <w:b/>
          <w:spacing w:val="-2"/>
          <w:rtl/>
        </w:rPr>
        <w:t xml:space="preserve"> </w:t>
      </w:r>
      <w:r w:rsidR="0089324E" w:rsidRPr="00731582">
        <w:rPr>
          <w:rFonts w:hint="cs"/>
          <w:b/>
          <w:spacing w:val="-2"/>
          <w:rtl/>
        </w:rPr>
        <w:t>ועוסק</w:t>
      </w:r>
    </w:p>
    <w:p w14:paraId="5DF61751" w14:textId="06B3077A" w:rsidR="0089324E" w:rsidRDefault="005E067E" w:rsidP="00731582">
      <w:pPr>
        <w:rPr>
          <w:rtl/>
        </w:rPr>
      </w:pPr>
      <w:r w:rsidRPr="005E067E">
        <w:rPr>
          <w:rStyle w:val="affc"/>
          <w:rFonts w:hint="cs"/>
          <w:rtl/>
        </w:rPr>
        <w:t>ג.</w:t>
      </w:r>
      <w:r>
        <w:rPr>
          <w:rFonts w:cs="PFT_Frank" w:hint="cs"/>
          <w:b/>
          <w:bCs/>
          <w:szCs w:val="14"/>
          <w:rtl/>
        </w:rPr>
        <w:t xml:space="preserve"> </w:t>
      </w:r>
      <w:r w:rsidR="0089324E" w:rsidRPr="005E6BC8">
        <w:rPr>
          <w:rFonts w:cs="PFT_Frank" w:hint="cs"/>
          <w:b/>
          <w:bCs/>
          <w:szCs w:val="14"/>
          <w:rtl/>
        </w:rPr>
        <w:t>ו</w:t>
      </w:r>
      <w:r w:rsidR="000D33C0" w:rsidRPr="005E6BC8">
        <w:rPr>
          <w:rFonts w:cs="PFT_Frank" w:hint="cs"/>
          <w:b/>
          <w:bCs/>
          <w:szCs w:val="14"/>
          <w:rtl/>
        </w:rPr>
        <w:t>על</w:t>
      </w:r>
      <w:r w:rsidR="000D33C0">
        <w:rPr>
          <w:rFonts w:hint="cs"/>
          <w:rtl/>
        </w:rPr>
        <w:t xml:space="preserve"> </w:t>
      </w:r>
      <w:r w:rsidR="0089324E" w:rsidRPr="006F178A">
        <w:rPr>
          <w:rFonts w:hint="cs"/>
          <w:rtl/>
        </w:rPr>
        <w:t>פרנס</w:t>
      </w:r>
      <w:r w:rsidR="00AC6811">
        <w:rPr>
          <w:rFonts w:hint="cs"/>
          <w:rtl/>
        </w:rPr>
        <w:t xml:space="preserve"> </w:t>
      </w:r>
      <w:r w:rsidR="0089324E" w:rsidRPr="006F178A">
        <w:rPr>
          <w:rFonts w:hint="cs"/>
          <w:rtl/>
        </w:rPr>
        <w:t>המתגאה</w:t>
      </w:r>
      <w:r w:rsidR="000D33C0">
        <w:rPr>
          <w:rFonts w:hint="cs"/>
          <w:rtl/>
        </w:rPr>
        <w:t>.</w:t>
      </w:r>
    </w:p>
    <w:p w14:paraId="581884C1" w14:textId="17608E39" w:rsidR="00731582" w:rsidRDefault="00D46BD2" w:rsidP="007554A3">
      <w:pPr>
        <w:pStyle w:val="36"/>
        <w:framePr w:wrap="notBeside"/>
        <w:rPr>
          <w:rtl/>
        </w:rPr>
      </w:pPr>
      <w:r w:rsidRPr="007554A3">
        <w:rPr>
          <w:rFonts w:hint="cs"/>
          <w:rtl/>
        </w:rPr>
        <w:t>ר</w:t>
      </w:r>
      <w:r w:rsidR="003C5711" w:rsidRPr="007554A3">
        <w:rPr>
          <w:rFonts w:hint="eastAsia"/>
          <w:rtl/>
        </w:rPr>
        <w:t>בי</w:t>
      </w:r>
      <w:r w:rsidR="003C5711" w:rsidRPr="007554A3">
        <w:rPr>
          <w:rtl/>
        </w:rPr>
        <w:t xml:space="preserve"> </w:t>
      </w:r>
      <w:r w:rsidR="00A460CD" w:rsidRPr="007554A3">
        <w:rPr>
          <w:rFonts w:hint="cs"/>
          <w:rtl/>
        </w:rPr>
        <w:t>קרא</w:t>
      </w:r>
      <w:r w:rsidR="00731582">
        <w:rPr>
          <w:rFonts w:hint="cs"/>
          <w:rtl/>
        </w:rPr>
        <w:t>:</w:t>
      </w:r>
    </w:p>
    <w:p w14:paraId="44E96AEC" w14:textId="617B73DB" w:rsidR="0089324E" w:rsidRPr="00D22086" w:rsidRDefault="0089324E" w:rsidP="00A07C53">
      <w:pPr>
        <w:rPr>
          <w:spacing w:val="-2"/>
          <w:rtl/>
        </w:rPr>
      </w:pPr>
      <w:r w:rsidRPr="007554A3">
        <w:rPr>
          <w:rStyle w:val="af4"/>
          <w:rFonts w:hint="eastAsia"/>
          <w:rtl/>
        </w:rPr>
        <w:t>השליך</w:t>
      </w:r>
      <w:r w:rsidRPr="007554A3">
        <w:rPr>
          <w:rStyle w:val="af4"/>
          <w:rtl/>
        </w:rPr>
        <w:t xml:space="preserve"> </w:t>
      </w:r>
      <w:r w:rsidRPr="007554A3">
        <w:rPr>
          <w:rStyle w:val="af4"/>
          <w:rFonts w:hint="eastAsia"/>
          <w:rtl/>
        </w:rPr>
        <w:t>משמים</w:t>
      </w:r>
      <w:r w:rsidRPr="007554A3">
        <w:rPr>
          <w:rStyle w:val="af4"/>
          <w:rtl/>
        </w:rPr>
        <w:t xml:space="preserve"> </w:t>
      </w:r>
      <w:r w:rsidRPr="007554A3">
        <w:rPr>
          <w:rStyle w:val="af4"/>
          <w:rFonts w:hint="eastAsia"/>
          <w:rtl/>
        </w:rPr>
        <w:t>ארץ</w:t>
      </w:r>
      <w:r w:rsidRPr="00D22086">
        <w:rPr>
          <w:rStyle w:val="af4"/>
          <w:spacing w:val="-2"/>
          <w:rtl/>
        </w:rPr>
        <w:t xml:space="preserve"> </w:t>
      </w:r>
      <w:r w:rsidR="000825DB" w:rsidRPr="00D22086">
        <w:rPr>
          <w:rFonts w:hint="cs"/>
          <w:spacing w:val="-2"/>
          <w:rtl/>
        </w:rPr>
        <w:t>-</w:t>
      </w:r>
      <w:r w:rsidR="00A33E8B" w:rsidRPr="00D22086">
        <w:rPr>
          <w:rFonts w:hint="cs"/>
          <w:spacing w:val="-2"/>
          <w:rtl/>
        </w:rPr>
        <w:t xml:space="preserve"> </w:t>
      </w:r>
      <w:r w:rsidRPr="00D22086">
        <w:rPr>
          <w:rFonts w:hint="eastAsia"/>
          <w:spacing w:val="-2"/>
          <w:rtl/>
        </w:rPr>
        <w:t>נפל</w:t>
      </w:r>
      <w:r w:rsidR="003C5711" w:rsidRPr="00D22086">
        <w:rPr>
          <w:spacing w:val="-2"/>
          <w:rtl/>
        </w:rPr>
        <w:t xml:space="preserve"> ספרו</w:t>
      </w:r>
      <w:r w:rsidR="000825DB" w:rsidRPr="00D22086">
        <w:rPr>
          <w:rFonts w:hint="cs"/>
          <w:spacing w:val="-2"/>
          <w:rtl/>
        </w:rPr>
        <w:t xml:space="preserve">, </w:t>
      </w:r>
      <w:r w:rsidR="000825DB" w:rsidRPr="00D22086">
        <w:rPr>
          <w:rStyle w:val="affc"/>
          <w:rFonts w:hint="cs"/>
          <w:spacing w:val="-2"/>
          <w:rtl/>
        </w:rPr>
        <w:t>אמר</w:t>
      </w:r>
      <w:r w:rsidR="000825DB" w:rsidRPr="00D22086">
        <w:rPr>
          <w:rFonts w:hint="cs"/>
          <w:spacing w:val="-2"/>
          <w:rtl/>
        </w:rPr>
        <w:t xml:space="preserve"> מֵרָמא לעמיקתא.</w:t>
      </w:r>
    </w:p>
    <w:p w14:paraId="0EED42F8" w14:textId="4F2B0800" w:rsidR="000825DB" w:rsidRPr="007B4B7C" w:rsidRDefault="000825DB" w:rsidP="00A07C53">
      <w:pPr>
        <w:pStyle w:val="afffff"/>
        <w:rPr>
          <w:rtl/>
        </w:rPr>
      </w:pPr>
      <w:r w:rsidRPr="007B4B7C">
        <w:rPr>
          <w:rFonts w:hint="cs"/>
          <w:rtl/>
        </w:rPr>
        <w:t>הקבלת פני רבו</w:t>
      </w:r>
    </w:p>
    <w:p w14:paraId="6EF9042B" w14:textId="2D828DCF" w:rsidR="00731582" w:rsidRDefault="0089324E" w:rsidP="00D46BD2">
      <w:pPr>
        <w:pStyle w:val="36"/>
        <w:framePr w:wrap="notBeside"/>
        <w:rPr>
          <w:rtl/>
        </w:rPr>
      </w:pPr>
      <w:r w:rsidRPr="0087008C">
        <w:rPr>
          <w:rFonts w:hint="eastAsia"/>
          <w:rtl/>
        </w:rPr>
        <w:t>רבי</w:t>
      </w:r>
      <w:r w:rsidR="00731582">
        <w:rPr>
          <w:rtl/>
        </w:rPr>
        <w:t>:</w:t>
      </w:r>
    </w:p>
    <w:p w14:paraId="4F68C8A1" w14:textId="3FA9C50B" w:rsidR="000825DB" w:rsidRDefault="00AC6811" w:rsidP="00A07C53">
      <w:pPr>
        <w:rPr>
          <w:rtl/>
        </w:rPr>
      </w:pPr>
      <w:r w:rsidRPr="00FA50B2">
        <w:rPr>
          <w:rFonts w:hint="eastAsia"/>
          <w:rtl/>
        </w:rPr>
        <w:t>הלך</w:t>
      </w:r>
      <w:r w:rsidR="000825DB">
        <w:rPr>
          <w:rFonts w:hint="cs"/>
          <w:rtl/>
        </w:rPr>
        <w:t xml:space="preserve"> בדרך</w:t>
      </w:r>
      <w:r w:rsidRPr="00FA50B2">
        <w:rPr>
          <w:rtl/>
        </w:rPr>
        <w:t xml:space="preserve"> </w:t>
      </w:r>
      <w:r w:rsidRPr="00FA50B2">
        <w:rPr>
          <w:rFonts w:hint="eastAsia"/>
          <w:rtl/>
        </w:rPr>
        <w:t>עם</w:t>
      </w:r>
      <w:r>
        <w:rPr>
          <w:rStyle w:val="affc"/>
          <w:rFonts w:hint="cs"/>
          <w:rtl/>
        </w:rPr>
        <w:t xml:space="preserve"> </w:t>
      </w:r>
      <w:r w:rsidR="0089324E" w:rsidRPr="00FA50B2">
        <w:rPr>
          <w:rStyle w:val="affc"/>
          <w:rFonts w:hint="eastAsia"/>
          <w:rtl/>
        </w:rPr>
        <w:t>ר</w:t>
      </w:r>
      <w:r w:rsidR="0089324E" w:rsidRPr="00FA50B2">
        <w:rPr>
          <w:rStyle w:val="affc"/>
          <w:rtl/>
        </w:rPr>
        <w:t>"</w:t>
      </w:r>
      <w:r w:rsidR="0089324E" w:rsidRPr="00FA50B2">
        <w:rPr>
          <w:rStyle w:val="affc"/>
          <w:rFonts w:hint="eastAsia"/>
          <w:rtl/>
        </w:rPr>
        <w:t>ח</w:t>
      </w:r>
      <w:r w:rsidR="000825DB">
        <w:rPr>
          <w:rStyle w:val="affc"/>
          <w:rFonts w:hint="cs"/>
          <w:rtl/>
        </w:rPr>
        <w:t>,</w:t>
      </w:r>
      <w:r w:rsidR="0089324E" w:rsidRPr="006F178A">
        <w:rPr>
          <w:rFonts w:hint="cs"/>
          <w:rtl/>
        </w:rPr>
        <w:t xml:space="preserve"> </w:t>
      </w:r>
      <w:r w:rsidR="000825DB">
        <w:rPr>
          <w:rFonts w:hint="cs"/>
          <w:rtl/>
        </w:rPr>
        <w:t xml:space="preserve">ונכנסו </w:t>
      </w:r>
      <w:r w:rsidR="0089324E" w:rsidRPr="006F178A">
        <w:rPr>
          <w:rFonts w:hint="cs"/>
          <w:rtl/>
        </w:rPr>
        <w:t>ל</w:t>
      </w:r>
      <w:r w:rsidR="000825DB">
        <w:rPr>
          <w:rFonts w:hint="cs"/>
          <w:rtl/>
        </w:rPr>
        <w:t>ה</w:t>
      </w:r>
      <w:r w:rsidR="0089324E" w:rsidRPr="006F178A">
        <w:rPr>
          <w:rFonts w:hint="cs"/>
          <w:rtl/>
        </w:rPr>
        <w:t>קב</w:t>
      </w:r>
      <w:r w:rsidR="000825DB">
        <w:rPr>
          <w:rFonts w:hint="cs"/>
          <w:rtl/>
        </w:rPr>
        <w:t>י</w:t>
      </w:r>
      <w:r w:rsidR="0089324E" w:rsidRPr="006F178A">
        <w:rPr>
          <w:rFonts w:hint="cs"/>
          <w:rtl/>
        </w:rPr>
        <w:t>ל פני</w:t>
      </w:r>
      <w:r>
        <w:rPr>
          <w:rFonts w:hint="cs"/>
          <w:rtl/>
        </w:rPr>
        <w:t xml:space="preserve"> ת"ח עיור</w:t>
      </w:r>
      <w:r w:rsidR="000825DB">
        <w:rPr>
          <w:rFonts w:hint="cs"/>
          <w:rtl/>
        </w:rPr>
        <w:t>,</w:t>
      </w:r>
    </w:p>
    <w:p w14:paraId="49FEDB73" w14:textId="4CC653E9" w:rsidR="00731582" w:rsidRDefault="00AC6811" w:rsidP="00D46BD2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בירכם</w:t>
      </w:r>
      <w:r w:rsidR="00731582">
        <w:rPr>
          <w:rtl/>
        </w:rPr>
        <w:t>:</w:t>
      </w:r>
    </w:p>
    <w:p w14:paraId="4C229D1B" w14:textId="6221E945" w:rsidR="00D46BD2" w:rsidRDefault="00AB02F0" w:rsidP="00D46BD2">
      <w:pPr>
        <w:rPr>
          <w:rStyle w:val="affc"/>
          <w:rtl/>
        </w:rPr>
      </w:pPr>
      <w:r w:rsidRPr="00D46BD2">
        <w:rPr>
          <w:rFonts w:hint="cs"/>
          <w:rtl/>
        </w:rPr>
        <w:t xml:space="preserve">הקבלתם פנים שרק נראים, </w:t>
      </w:r>
      <w:r w:rsidR="00001922" w:rsidRPr="00D46BD2">
        <w:rPr>
          <w:rFonts w:hint="cs"/>
          <w:rtl/>
        </w:rPr>
        <w:t>ת</w:t>
      </w:r>
      <w:r w:rsidR="0089324E" w:rsidRPr="00D46BD2">
        <w:rPr>
          <w:rFonts w:hint="cs"/>
          <w:rtl/>
        </w:rPr>
        <w:t>זכו</w:t>
      </w:r>
      <w:r w:rsidR="0089324E" w:rsidRPr="00D46BD2">
        <w:rPr>
          <w:rtl/>
        </w:rPr>
        <w:t xml:space="preserve"> </w:t>
      </w:r>
      <w:r w:rsidRPr="00D46BD2">
        <w:rPr>
          <w:rFonts w:hint="cs"/>
          <w:rtl/>
        </w:rPr>
        <w:t>להקביל</w:t>
      </w:r>
      <w:r w:rsidRPr="00D46BD2">
        <w:rPr>
          <w:rtl/>
        </w:rPr>
        <w:t xml:space="preserve"> </w:t>
      </w:r>
      <w:r w:rsidRPr="00D46BD2">
        <w:rPr>
          <w:rFonts w:hint="cs"/>
          <w:rtl/>
        </w:rPr>
        <w:t>שכינה שרק רואה,</w:t>
      </w:r>
    </w:p>
    <w:p w14:paraId="134963F1" w14:textId="3164D32B" w:rsidR="00731582" w:rsidRDefault="00AB02F0" w:rsidP="00D46BD2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ששמע</w:t>
      </w:r>
      <w:r w:rsidRPr="0087008C">
        <w:rPr>
          <w:rtl/>
        </w:rPr>
        <w:t xml:space="preserve"> </w:t>
      </w:r>
      <w:r w:rsidRPr="0087008C">
        <w:rPr>
          <w:rFonts w:hint="cs"/>
          <w:rtl/>
        </w:rPr>
        <w:t>מר</w:t>
      </w:r>
      <w:r w:rsidR="00C73A37" w:rsidRPr="0087008C">
        <w:rPr>
          <w:rFonts w:hint="cs"/>
          <w:rtl/>
        </w:rPr>
        <w:t>י"ע</w:t>
      </w:r>
      <w:r w:rsidR="00731582">
        <w:rPr>
          <w:rtl/>
        </w:rPr>
        <w:t>:</w:t>
      </w:r>
    </w:p>
    <w:p w14:paraId="543F6EEE" w14:textId="5135AD62" w:rsidR="00AB02F0" w:rsidRPr="00C73A37" w:rsidRDefault="00AB02F0" w:rsidP="00A07C53">
      <w:pPr>
        <w:rPr>
          <w:rtl/>
        </w:rPr>
      </w:pPr>
      <w:r w:rsidRPr="007B4B7C">
        <w:rPr>
          <w:rStyle w:val="af4"/>
          <w:rFonts w:hint="cs"/>
          <w:rtl/>
        </w:rPr>
        <w:t>ויחי</w:t>
      </w:r>
      <w:r>
        <w:rPr>
          <w:rStyle w:val="af4"/>
          <w:rFonts w:hint="cs"/>
          <w:rtl/>
        </w:rPr>
        <w:t>..</w:t>
      </w:r>
      <w:r w:rsidRPr="007B4B7C">
        <w:rPr>
          <w:rStyle w:val="af4"/>
          <w:rtl/>
        </w:rPr>
        <w:t xml:space="preserve"> לנצח</w:t>
      </w:r>
      <w:r>
        <w:rPr>
          <w:rStyle w:val="af4"/>
          <w:rFonts w:hint="cs"/>
          <w:rtl/>
        </w:rPr>
        <w:t>..</w:t>
      </w:r>
      <w:r w:rsidRPr="007B4B7C">
        <w:rPr>
          <w:rStyle w:val="af4"/>
          <w:rtl/>
        </w:rPr>
        <w:t xml:space="preserve"> כי יראה חכמים</w:t>
      </w:r>
      <w:r w:rsidR="00C73A37">
        <w:rPr>
          <w:rStyle w:val="affc"/>
          <w:rFonts w:hint="cs"/>
          <w:rtl/>
        </w:rPr>
        <w:t xml:space="preserve"> </w:t>
      </w:r>
      <w:r w:rsidR="00C73A37">
        <w:rPr>
          <w:rFonts w:hint="cs"/>
          <w:rtl/>
        </w:rPr>
        <w:t xml:space="preserve">- </w:t>
      </w:r>
      <w:r w:rsidRPr="007B4B7C">
        <w:rPr>
          <w:rFonts w:hint="cs"/>
          <w:rtl/>
        </w:rPr>
        <w:t>הרואם</w:t>
      </w:r>
      <w:r w:rsidRPr="007B4B7C">
        <w:rPr>
          <w:rtl/>
        </w:rPr>
        <w:t xml:space="preserve"> </w:t>
      </w:r>
      <w:r w:rsidRPr="007B4B7C">
        <w:rPr>
          <w:rFonts w:hint="cs"/>
          <w:rtl/>
        </w:rPr>
        <w:t>יחיה</w:t>
      </w:r>
      <w:r w:rsidRPr="007B4B7C">
        <w:rPr>
          <w:rtl/>
        </w:rPr>
        <w:t>.</w:t>
      </w:r>
    </w:p>
    <w:p w14:paraId="6CEF8A68" w14:textId="7424DFAC" w:rsidR="00731582" w:rsidRDefault="003C5711" w:rsidP="007554A3">
      <w:pPr>
        <w:pStyle w:val="36"/>
        <w:framePr w:wrap="notBeside"/>
        <w:rPr>
          <w:rtl/>
        </w:rPr>
      </w:pPr>
      <w:r w:rsidRPr="007554A3">
        <w:rPr>
          <w:rFonts w:hint="eastAsia"/>
          <w:rtl/>
        </w:rPr>
        <w:t>רב</w:t>
      </w:r>
      <w:r w:rsidRPr="007554A3">
        <w:rPr>
          <w:rtl/>
        </w:rPr>
        <w:t xml:space="preserve"> </w:t>
      </w:r>
      <w:r w:rsidRPr="007554A3">
        <w:rPr>
          <w:rFonts w:hint="eastAsia"/>
          <w:rtl/>
        </w:rPr>
        <w:t>אידי</w:t>
      </w:r>
      <w:r w:rsidRPr="007554A3">
        <w:rPr>
          <w:rtl/>
        </w:rPr>
        <w:t xml:space="preserve"> </w:t>
      </w:r>
      <w:r w:rsidR="00C73A37" w:rsidRPr="007554A3">
        <w:rPr>
          <w:rFonts w:hint="cs"/>
          <w:rtl/>
        </w:rPr>
        <w:t>אב</w:t>
      </w:r>
      <w:r w:rsidR="00C73A37" w:rsidRPr="007554A3">
        <w:rPr>
          <w:rtl/>
        </w:rPr>
        <w:t xml:space="preserve"> </w:t>
      </w:r>
      <w:r w:rsidR="00C73A37" w:rsidRPr="007554A3">
        <w:rPr>
          <w:rFonts w:hint="cs"/>
          <w:rtl/>
        </w:rPr>
        <w:t>רי</w:t>
      </w:r>
      <w:r w:rsidR="00C73A37" w:rsidRPr="007554A3">
        <w:rPr>
          <w:rtl/>
        </w:rPr>
        <w:t>"ע</w:t>
      </w:r>
      <w:r w:rsidR="00731582">
        <w:rPr>
          <w:rFonts w:hint="cs"/>
          <w:rtl/>
        </w:rPr>
        <w:t>:</w:t>
      </w:r>
    </w:p>
    <w:p w14:paraId="0F63AD38" w14:textId="018BD824" w:rsidR="00C73A37" w:rsidRPr="00D22086" w:rsidRDefault="003C5711" w:rsidP="00353D4B">
      <w:pPr>
        <w:rPr>
          <w:spacing w:val="-2"/>
          <w:rtl/>
        </w:rPr>
      </w:pPr>
      <w:r w:rsidRPr="00D22086">
        <w:rPr>
          <w:rFonts w:hint="cs"/>
          <w:spacing w:val="-2"/>
          <w:rtl/>
        </w:rPr>
        <w:t>הלך ג' חודשים ללמוד יום אחד</w:t>
      </w:r>
      <w:r w:rsidR="00C73A37" w:rsidRPr="00D22086">
        <w:rPr>
          <w:rStyle w:val="affe"/>
          <w:spacing w:val="-2"/>
          <w:rtl/>
        </w:rPr>
        <w:t xml:space="preserve"> חזר לשמח </w:t>
      </w:r>
      <w:r w:rsidR="00C73A37" w:rsidRPr="00D22086">
        <w:rPr>
          <w:rStyle w:val="affe"/>
          <w:rFonts w:hint="cs"/>
          <w:spacing w:val="-2"/>
          <w:rtl/>
        </w:rPr>
        <w:t>בחג</w:t>
      </w:r>
    </w:p>
    <w:p w14:paraId="090A02E0" w14:textId="04037904" w:rsidR="00731582" w:rsidRDefault="00C73A37" w:rsidP="00B22286">
      <w:pPr>
        <w:pStyle w:val="36"/>
        <w:framePr w:wrap="notBeside"/>
        <w:rPr>
          <w:rtl/>
        </w:rPr>
      </w:pPr>
      <w:r w:rsidRPr="00B22286">
        <w:rPr>
          <w:rFonts w:hint="cs"/>
          <w:rtl/>
        </w:rPr>
        <w:t>ושחקו עליו</w:t>
      </w:r>
      <w:r w:rsidR="00731582">
        <w:rPr>
          <w:rtl/>
        </w:rPr>
        <w:t>:</w:t>
      </w:r>
    </w:p>
    <w:p w14:paraId="33E3AFAA" w14:textId="3C9DB3DD" w:rsidR="0089324E" w:rsidRPr="0095633D" w:rsidRDefault="00C73A37" w:rsidP="00A07C53">
      <w:pPr>
        <w:rPr>
          <w:rStyle w:val="af4"/>
          <w:rtl/>
        </w:rPr>
      </w:pPr>
      <w:r>
        <w:rPr>
          <w:rFonts w:hint="cs"/>
          <w:rtl/>
        </w:rPr>
        <w:t>'</w:t>
      </w:r>
      <w:r w:rsidR="0089324E" w:rsidRPr="00392931">
        <w:rPr>
          <w:rFonts w:hint="eastAsia"/>
          <w:rtl/>
        </w:rPr>
        <w:t>בר</w:t>
      </w:r>
      <w:r w:rsidR="0089324E" w:rsidRPr="00392931">
        <w:rPr>
          <w:rtl/>
        </w:rPr>
        <w:t xml:space="preserve"> </w:t>
      </w:r>
      <w:r w:rsidR="0089324E" w:rsidRPr="00392931">
        <w:rPr>
          <w:rFonts w:hint="eastAsia"/>
          <w:rtl/>
        </w:rPr>
        <w:t>בי</w:t>
      </w:r>
      <w:r w:rsidR="0089324E" w:rsidRPr="00392931">
        <w:rPr>
          <w:rtl/>
        </w:rPr>
        <w:t xml:space="preserve"> </w:t>
      </w:r>
      <w:r w:rsidR="0089324E" w:rsidRPr="00392931">
        <w:rPr>
          <w:rFonts w:hint="eastAsia"/>
          <w:rtl/>
        </w:rPr>
        <w:t>רב</w:t>
      </w:r>
      <w:r w:rsidR="0089324E" w:rsidRPr="00392931">
        <w:rPr>
          <w:rtl/>
        </w:rPr>
        <w:t xml:space="preserve"> </w:t>
      </w:r>
      <w:r w:rsidR="0089324E" w:rsidRPr="00392931">
        <w:rPr>
          <w:rFonts w:hint="eastAsia"/>
          <w:rtl/>
        </w:rPr>
        <w:t>דחד</w:t>
      </w:r>
      <w:r w:rsidR="0089324E" w:rsidRPr="00392931">
        <w:rPr>
          <w:rtl/>
        </w:rPr>
        <w:t xml:space="preserve"> </w:t>
      </w:r>
      <w:r w:rsidR="0089324E" w:rsidRPr="00392931">
        <w:rPr>
          <w:rFonts w:hint="eastAsia"/>
          <w:rtl/>
        </w:rPr>
        <w:t>י</w:t>
      </w:r>
      <w:r>
        <w:rPr>
          <w:rFonts w:hint="cs"/>
          <w:rtl/>
        </w:rPr>
        <w:t>ומא',</w:t>
      </w:r>
    </w:p>
    <w:p w14:paraId="52A92B88" w14:textId="66F47247" w:rsidR="00731582" w:rsidRDefault="00C73A37" w:rsidP="00B22286">
      <w:pPr>
        <w:pStyle w:val="36"/>
        <w:framePr w:wrap="notBeside"/>
        <w:rPr>
          <w:rtl/>
        </w:rPr>
      </w:pPr>
      <w:r w:rsidRPr="00B22286">
        <w:rPr>
          <w:rFonts w:hint="cs"/>
          <w:rtl/>
        </w:rPr>
        <w:t xml:space="preserve">דרש </w:t>
      </w:r>
      <w:r w:rsidR="0089324E" w:rsidRPr="00B22286">
        <w:rPr>
          <w:rFonts w:hint="eastAsia"/>
          <w:rtl/>
        </w:rPr>
        <w:t>ר</w:t>
      </w:r>
      <w:r w:rsidRPr="00B22286">
        <w:rPr>
          <w:rFonts w:hint="cs"/>
          <w:rtl/>
        </w:rPr>
        <w:t>י</w:t>
      </w:r>
      <w:r w:rsidR="0089324E" w:rsidRPr="00B22286">
        <w:rPr>
          <w:rtl/>
        </w:rPr>
        <w:t>"</w:t>
      </w:r>
      <w:r w:rsidRPr="00B22286">
        <w:rPr>
          <w:rFonts w:hint="cs"/>
          <w:rtl/>
        </w:rPr>
        <w:t>ו, לפייסו</w:t>
      </w:r>
      <w:r w:rsidR="00731582">
        <w:rPr>
          <w:rFonts w:hint="cs"/>
          <w:rtl/>
        </w:rPr>
        <w:t>:</w:t>
      </w:r>
    </w:p>
    <w:p w14:paraId="15C96E9F" w14:textId="77777777" w:rsidR="00C0473D" w:rsidRDefault="0089324E" w:rsidP="00A07C53">
      <w:pPr>
        <w:rPr>
          <w:spacing w:val="-4"/>
          <w:rtl/>
        </w:rPr>
      </w:pPr>
      <w:r w:rsidRPr="007830B5">
        <w:rPr>
          <w:rStyle w:val="af4"/>
          <w:rFonts w:hint="cs"/>
          <w:spacing w:val="0"/>
          <w:rtl/>
        </w:rPr>
        <w:t>ואותי</w:t>
      </w:r>
      <w:r w:rsidRPr="007830B5">
        <w:rPr>
          <w:rStyle w:val="af4"/>
          <w:spacing w:val="0"/>
          <w:rtl/>
        </w:rPr>
        <w:t xml:space="preserve"> </w:t>
      </w:r>
      <w:r w:rsidRPr="007830B5">
        <w:rPr>
          <w:rStyle w:val="af4"/>
          <w:rFonts w:hint="cs"/>
          <w:spacing w:val="0"/>
          <w:rtl/>
        </w:rPr>
        <w:t>יום</w:t>
      </w:r>
      <w:r w:rsidRPr="007830B5">
        <w:rPr>
          <w:rStyle w:val="af4"/>
          <w:spacing w:val="0"/>
          <w:rtl/>
        </w:rPr>
        <w:t xml:space="preserve"> </w:t>
      </w:r>
      <w:r w:rsidRPr="007830B5">
        <w:rPr>
          <w:rStyle w:val="af4"/>
          <w:rFonts w:hint="cs"/>
          <w:spacing w:val="0"/>
          <w:rtl/>
        </w:rPr>
        <w:t>יום</w:t>
      </w:r>
      <w:r w:rsidRPr="007830B5">
        <w:rPr>
          <w:rStyle w:val="af4"/>
          <w:spacing w:val="0"/>
          <w:rtl/>
        </w:rPr>
        <w:t xml:space="preserve"> </w:t>
      </w:r>
      <w:r w:rsidRPr="007830B5">
        <w:rPr>
          <w:rStyle w:val="af4"/>
          <w:rFonts w:hint="cs"/>
          <w:spacing w:val="0"/>
          <w:rtl/>
        </w:rPr>
        <w:t>ידרשון</w:t>
      </w:r>
      <w:r w:rsidRPr="0095633D">
        <w:rPr>
          <w:rStyle w:val="af4"/>
          <w:rtl/>
        </w:rPr>
        <w:t xml:space="preserve"> </w:t>
      </w:r>
      <w:r w:rsidRPr="007830B5">
        <w:rPr>
          <w:rFonts w:hint="cs"/>
          <w:spacing w:val="-4"/>
          <w:rtl/>
        </w:rPr>
        <w:t>העוסק</w:t>
      </w:r>
      <w:r w:rsidRPr="007830B5">
        <w:rPr>
          <w:spacing w:val="-4"/>
          <w:rtl/>
        </w:rPr>
        <w:t xml:space="preserve"> </w:t>
      </w:r>
      <w:r w:rsidRPr="007830B5">
        <w:rPr>
          <w:rFonts w:hint="cs"/>
          <w:spacing w:val="-4"/>
          <w:rtl/>
        </w:rPr>
        <w:t>בתורה</w:t>
      </w:r>
      <w:r w:rsidRPr="007830B5">
        <w:rPr>
          <w:spacing w:val="-4"/>
          <w:rtl/>
        </w:rPr>
        <w:t xml:space="preserve"> </w:t>
      </w:r>
      <w:r w:rsidR="00C73A37" w:rsidRPr="007830B5">
        <w:rPr>
          <w:rFonts w:hint="cs"/>
          <w:spacing w:val="-4"/>
          <w:rtl/>
        </w:rPr>
        <w:t xml:space="preserve">לשמה </w:t>
      </w:r>
      <w:r w:rsidRPr="007830B5">
        <w:rPr>
          <w:rFonts w:hint="cs"/>
          <w:spacing w:val="-4"/>
          <w:rtl/>
        </w:rPr>
        <w:t>יום</w:t>
      </w:r>
      <w:r w:rsidRPr="007830B5">
        <w:rPr>
          <w:spacing w:val="-4"/>
          <w:rtl/>
        </w:rPr>
        <w:t xml:space="preserve"> </w:t>
      </w:r>
      <w:r w:rsidR="003C5711" w:rsidRPr="007830B5">
        <w:rPr>
          <w:rFonts w:hint="cs"/>
          <w:spacing w:val="-4"/>
          <w:rtl/>
        </w:rPr>
        <w:t>אחד</w:t>
      </w:r>
      <w:r w:rsidRPr="007830B5">
        <w:rPr>
          <w:spacing w:val="-4"/>
          <w:rtl/>
        </w:rPr>
        <w:t xml:space="preserve"> </w:t>
      </w:r>
      <w:r w:rsidR="00C73A37" w:rsidRPr="007830B5">
        <w:rPr>
          <w:rFonts w:hint="cs"/>
          <w:spacing w:val="-4"/>
          <w:rtl/>
        </w:rPr>
        <w:t>כ</w:t>
      </w:r>
      <w:r w:rsidRPr="007830B5">
        <w:rPr>
          <w:rFonts w:hint="cs"/>
          <w:spacing w:val="-4"/>
          <w:rtl/>
        </w:rPr>
        <w:t>עסק</w:t>
      </w:r>
      <w:r w:rsidRPr="007830B5">
        <w:rPr>
          <w:spacing w:val="-4"/>
          <w:rtl/>
        </w:rPr>
        <w:t xml:space="preserve"> </w:t>
      </w:r>
      <w:r w:rsidRPr="007830B5">
        <w:rPr>
          <w:rFonts w:hint="cs"/>
          <w:spacing w:val="-4"/>
          <w:rtl/>
        </w:rPr>
        <w:t>כל</w:t>
      </w:r>
      <w:r w:rsidRPr="007830B5">
        <w:rPr>
          <w:spacing w:val="-4"/>
          <w:rtl/>
        </w:rPr>
        <w:t xml:space="preserve"> </w:t>
      </w:r>
      <w:r w:rsidRPr="007830B5">
        <w:rPr>
          <w:rFonts w:hint="cs"/>
          <w:spacing w:val="-4"/>
          <w:rtl/>
        </w:rPr>
        <w:t>השנה</w:t>
      </w:r>
    </w:p>
    <w:p w14:paraId="08088097" w14:textId="3D418649" w:rsidR="00C0473D" w:rsidRDefault="003E0D37" w:rsidP="00731582">
      <w:pPr>
        <w:pStyle w:val="affd"/>
        <w:rPr>
          <w:rtl/>
        </w:rPr>
      </w:pPr>
      <w:r w:rsidRPr="00731582">
        <w:rPr>
          <w:rFonts w:hint="cs"/>
          <w:rtl/>
        </w:rPr>
        <w:lastRenderedPageBreak/>
        <w:t>ולהיפך</w:t>
      </w:r>
      <w:r w:rsidRPr="00731582">
        <w:rPr>
          <w:rtl/>
        </w:rPr>
        <w:t xml:space="preserve"> </w:t>
      </w:r>
      <w:r w:rsidRPr="00731582">
        <w:rPr>
          <w:rFonts w:hint="cs"/>
          <w:rtl/>
        </w:rPr>
        <w:t xml:space="preserve">בפורענות: </w:t>
      </w:r>
      <w:r w:rsidR="007830B5" w:rsidRPr="00731582">
        <w:rPr>
          <w:rFonts w:hint="cs"/>
          <w:rtl/>
        </w:rPr>
        <w:t>'</w:t>
      </w:r>
      <w:r w:rsidRPr="00731582">
        <w:rPr>
          <w:rFonts w:hint="cs"/>
          <w:rtl/>
        </w:rPr>
        <w:t>יום</w:t>
      </w:r>
      <w:r w:rsidRPr="00731582">
        <w:rPr>
          <w:rtl/>
        </w:rPr>
        <w:t xml:space="preserve"> </w:t>
      </w:r>
      <w:r w:rsidRPr="00731582">
        <w:rPr>
          <w:rFonts w:hint="cs"/>
          <w:rtl/>
        </w:rPr>
        <w:t>לשנה</w:t>
      </w:r>
      <w:r w:rsidR="007830B5" w:rsidRPr="00731582">
        <w:rPr>
          <w:rFonts w:hint="cs"/>
          <w:rtl/>
        </w:rPr>
        <w:t>'</w:t>
      </w:r>
      <w:r w:rsidRPr="00731582">
        <w:rPr>
          <w:rFonts w:hint="cs"/>
          <w:rtl/>
        </w:rPr>
        <w:t xml:space="preserve"> במרגלים.</w:t>
      </w:r>
    </w:p>
    <w:p w14:paraId="44729D42" w14:textId="67D596D6" w:rsidR="0089324E" w:rsidRPr="006F178A" w:rsidRDefault="0089324E" w:rsidP="00A7758B">
      <w:pPr>
        <w:pStyle w:val="afff3"/>
        <w:framePr w:wrap="around"/>
        <w:rPr>
          <w:rtl/>
        </w:rPr>
      </w:pPr>
      <w:r w:rsidRPr="006F178A">
        <w:rPr>
          <w:rFonts w:hint="cs"/>
          <w:rtl/>
        </w:rPr>
        <w:t>ו.</w:t>
      </w:r>
    </w:p>
    <w:p w14:paraId="58441618" w14:textId="3AF282E5" w:rsidR="00C4337A" w:rsidRPr="00A01B62" w:rsidRDefault="0089324E" w:rsidP="0050382E">
      <w:pPr>
        <w:pStyle w:val="affff0"/>
        <w:rPr>
          <w:spacing w:val="0"/>
          <w:rtl/>
        </w:rPr>
      </w:pPr>
      <w:ins w:id="9803" w:author="מספור קטעי משנה" w:date="2026-10-06T06:45:17Z">
        <w:r>
          <w:rPr>
            <w:rStyle w:val="MisparKeta"/>
          </w:rPr>
          <w:t xml:space="preserve">ו. </w:t>
        </w:r>
      </w:ins>
      <w:r w:rsidRPr="00A01B62">
        <w:rPr>
          <w:rFonts w:hint="eastAsia"/>
          <w:spacing w:val="0"/>
          <w:rtl/>
        </w:rPr>
        <w:t>קטן</w:t>
      </w:r>
      <w:r w:rsidR="00C4337A" w:rsidRPr="00A01B62">
        <w:rPr>
          <w:rFonts w:hint="cs"/>
          <w:spacing w:val="0"/>
          <w:rtl/>
        </w:rPr>
        <w:t xml:space="preserve">, </w:t>
      </w:r>
      <w:r w:rsidR="00C4337A" w:rsidRPr="009D5A09">
        <w:rPr>
          <w:rFonts w:hint="cs"/>
          <w:b/>
          <w:bCs/>
          <w:spacing w:val="0"/>
          <w:rtl/>
        </w:rPr>
        <w:t>לב"ה:</w:t>
      </w:r>
      <w:r w:rsidRPr="00A01B62">
        <w:rPr>
          <w:spacing w:val="0"/>
          <w:rtl/>
        </w:rPr>
        <w:t xml:space="preserve"> </w:t>
      </w:r>
      <w:r w:rsidRPr="00A01B62">
        <w:rPr>
          <w:rFonts w:hint="cs"/>
          <w:spacing w:val="0"/>
          <w:rtl/>
        </w:rPr>
        <w:t>שאינו</w:t>
      </w:r>
      <w:r w:rsidRPr="00A01B62">
        <w:rPr>
          <w:spacing w:val="0"/>
          <w:rtl/>
        </w:rPr>
        <w:t xml:space="preserve"> </w:t>
      </w:r>
      <w:r w:rsidRPr="00A01B62">
        <w:rPr>
          <w:rFonts w:hint="cs"/>
          <w:spacing w:val="0"/>
          <w:rtl/>
        </w:rPr>
        <w:t>יכול</w:t>
      </w:r>
      <w:r w:rsidRPr="00A01B62">
        <w:rPr>
          <w:spacing w:val="0"/>
          <w:rtl/>
        </w:rPr>
        <w:t xml:space="preserve"> </w:t>
      </w:r>
      <w:r w:rsidR="00C4337A" w:rsidRPr="00A01B62">
        <w:rPr>
          <w:rFonts w:hint="cs"/>
          <w:spacing w:val="0"/>
          <w:rtl/>
        </w:rPr>
        <w:t>לאחוז יד</w:t>
      </w:r>
      <w:r w:rsidRPr="00A01B62">
        <w:rPr>
          <w:rFonts w:hint="cs"/>
          <w:spacing w:val="0"/>
          <w:rtl/>
        </w:rPr>
        <w:t xml:space="preserve"> אביו</w:t>
      </w:r>
      <w:r w:rsidR="00C4337A" w:rsidRPr="00A01B62">
        <w:rPr>
          <w:rFonts w:hint="cs"/>
          <w:spacing w:val="0"/>
          <w:rtl/>
        </w:rPr>
        <w:t xml:space="preserve"> מירושלים להר הבית.</w:t>
      </w:r>
    </w:p>
    <w:p w14:paraId="47FE704C" w14:textId="77777777" w:rsidR="00C0473D" w:rsidRDefault="00BC76C3" w:rsidP="00A07C53">
      <w:pPr>
        <w:rPr>
          <w:rtl/>
        </w:rPr>
      </w:pPr>
      <w:r w:rsidRPr="00357EDC">
        <w:rPr>
          <w:rFonts w:hint="cs"/>
          <w:rtl/>
        </w:rPr>
        <w:t>ו</w:t>
      </w:r>
      <w:r w:rsidR="003C5711" w:rsidRPr="00357EDC">
        <w:rPr>
          <w:rFonts w:hint="cs"/>
          <w:rtl/>
        </w:rPr>
        <w:t xml:space="preserve">אמו </w:t>
      </w:r>
      <w:r w:rsidRPr="00357EDC">
        <w:rPr>
          <w:rFonts w:hint="cs"/>
          <w:rtl/>
        </w:rPr>
        <w:t>ה</w:t>
      </w:r>
      <w:r w:rsidR="003C5711" w:rsidRPr="00357EDC">
        <w:rPr>
          <w:rFonts w:hint="cs"/>
          <w:rtl/>
        </w:rPr>
        <w:t>ביאתו לירושלים</w:t>
      </w:r>
      <w:r w:rsidR="003C5711">
        <w:rPr>
          <w:rFonts w:hint="cs"/>
          <w:rtl/>
        </w:rPr>
        <w:t xml:space="preserve"> </w:t>
      </w:r>
      <w:r w:rsidR="003C5711" w:rsidRPr="009950F4">
        <w:rPr>
          <w:rStyle w:val="affe"/>
          <w:rFonts w:hint="eastAsia"/>
          <w:rtl/>
        </w:rPr>
        <w:t>דחייבת</w:t>
      </w:r>
      <w:r w:rsidR="003C5711" w:rsidRPr="009950F4">
        <w:rPr>
          <w:rStyle w:val="affe"/>
          <w:rtl/>
        </w:rPr>
        <w:t xml:space="preserve"> בשמחה</w:t>
      </w:r>
      <w:r>
        <w:rPr>
          <w:rStyle w:val="affe"/>
          <w:rFonts w:hint="cs"/>
          <w:rtl/>
        </w:rPr>
        <w:t>,</w:t>
      </w:r>
    </w:p>
    <w:p w14:paraId="55B2FB70" w14:textId="4939C319" w:rsidR="003C5711" w:rsidRDefault="003C5711" w:rsidP="00A07C53">
      <w:pPr>
        <w:rPr>
          <w:rFonts w:ascii="Fb Fontext" w:hAnsi="Fb Fontext"/>
          <w:sz w:val="20"/>
          <w:rtl/>
        </w:rPr>
      </w:pPr>
      <w:r>
        <w:rPr>
          <w:rFonts w:hint="cs"/>
          <w:rtl/>
        </w:rPr>
        <w:t xml:space="preserve">אבל פטור </w:t>
      </w:r>
      <w:r w:rsidR="00BC76C3">
        <w:rPr>
          <w:rFonts w:hint="cs"/>
          <w:rtl/>
        </w:rPr>
        <w:t xml:space="preserve">כל שאינו </w:t>
      </w:r>
      <w:r w:rsidR="00BC76C3" w:rsidRPr="00357EDC">
        <w:rPr>
          <w:rFonts w:hint="cs"/>
          <w:rtl/>
        </w:rPr>
        <w:t>יכול להמשיך ברגל עם אביו להר הבית.</w:t>
      </w:r>
    </w:p>
    <w:p w14:paraId="468D8846" w14:textId="4D050FFF" w:rsidR="00731582" w:rsidRDefault="00BC76C3" w:rsidP="00353D4B">
      <w:pPr>
        <w:pStyle w:val="36"/>
        <w:framePr w:wrap="notBeside"/>
        <w:rPr>
          <w:rtl/>
        </w:rPr>
      </w:pPr>
      <w:r w:rsidRPr="0087008C">
        <w:rPr>
          <w:rFonts w:hint="eastAsia"/>
          <w:rtl/>
        </w:rPr>
        <w:t>לב</w:t>
      </w:r>
      <w:r w:rsidRPr="0087008C">
        <w:rPr>
          <w:rtl/>
        </w:rPr>
        <w:t>"ש</w:t>
      </w:r>
      <w:r w:rsidR="00731582">
        <w:rPr>
          <w:rtl/>
        </w:rPr>
        <w:t>:</w:t>
      </w:r>
    </w:p>
    <w:p w14:paraId="4F57E922" w14:textId="3EF7E15D" w:rsidR="0089324E" w:rsidRPr="006F178A" w:rsidRDefault="003C5711" w:rsidP="00A07C53">
      <w:pPr>
        <w:rPr>
          <w:rtl/>
        </w:rPr>
      </w:pPr>
      <w:r w:rsidRPr="009950F4">
        <w:rPr>
          <w:rStyle w:val="af4"/>
          <w:rFonts w:hint="eastAsia"/>
          <w:rtl/>
        </w:rPr>
        <w:t>חנה</w:t>
      </w:r>
      <w:r w:rsidRPr="009950F4">
        <w:rPr>
          <w:rStyle w:val="af4"/>
          <w:rtl/>
        </w:rPr>
        <w:t xml:space="preserve"> </w:t>
      </w:r>
      <w:r w:rsidR="00F23CE1" w:rsidRPr="009950F4">
        <w:rPr>
          <w:rStyle w:val="af4"/>
          <w:rFonts w:hint="eastAsia"/>
          <w:rtl/>
        </w:rPr>
        <w:t>לא</w:t>
      </w:r>
      <w:r w:rsidR="00F23CE1" w:rsidRPr="009950F4">
        <w:rPr>
          <w:rStyle w:val="af4"/>
          <w:rtl/>
        </w:rPr>
        <w:t xml:space="preserve"> </w:t>
      </w:r>
      <w:r w:rsidR="00F23CE1" w:rsidRPr="009950F4">
        <w:rPr>
          <w:rStyle w:val="af4"/>
          <w:rFonts w:hint="eastAsia"/>
          <w:rtl/>
        </w:rPr>
        <w:t>עלתה</w:t>
      </w:r>
      <w:r w:rsidR="00F23CE1">
        <w:rPr>
          <w:rFonts w:ascii="Fb Fontext" w:hAnsi="Fb Fontext" w:hint="cs"/>
          <w:sz w:val="20"/>
          <w:rtl/>
        </w:rPr>
        <w:t xml:space="preserve"> </w:t>
      </w:r>
      <w:r w:rsidR="00BC76C3">
        <w:rPr>
          <w:rFonts w:ascii="Fb Fontext" w:hAnsi="Fb Fontext" w:hint="cs"/>
          <w:sz w:val="20"/>
          <w:rtl/>
        </w:rPr>
        <w:t xml:space="preserve">עם </w:t>
      </w:r>
      <w:r w:rsidR="00F23CE1">
        <w:rPr>
          <w:rFonts w:ascii="Fb Fontext" w:hAnsi="Fb Fontext" w:hint="cs"/>
          <w:sz w:val="20"/>
          <w:rtl/>
        </w:rPr>
        <w:t>שמואל</w:t>
      </w:r>
      <w:r w:rsidR="00BC76C3" w:rsidRPr="009950F4">
        <w:rPr>
          <w:rStyle w:val="affe"/>
          <w:rtl/>
        </w:rPr>
        <w:t xml:space="preserve"> </w:t>
      </w:r>
      <w:r w:rsidR="00BC76C3">
        <w:rPr>
          <w:rStyle w:val="affe"/>
          <w:rFonts w:hint="cs"/>
          <w:rtl/>
        </w:rPr>
        <w:t>ש</w:t>
      </w:r>
      <w:r w:rsidR="00BC76C3" w:rsidRPr="009950F4">
        <w:rPr>
          <w:rStyle w:val="affe"/>
          <w:rFonts w:hint="eastAsia"/>
          <w:rtl/>
        </w:rPr>
        <w:t>יכול</w:t>
      </w:r>
      <w:r w:rsidR="00BC76C3" w:rsidRPr="009950F4">
        <w:rPr>
          <w:rStyle w:val="affe"/>
          <w:rtl/>
        </w:rPr>
        <w:t xml:space="preserve"> </w:t>
      </w:r>
      <w:r w:rsidR="00BC76C3" w:rsidRPr="009950F4">
        <w:rPr>
          <w:rStyle w:val="affe"/>
          <w:rFonts w:hint="eastAsia"/>
          <w:rtl/>
        </w:rPr>
        <w:t>לרכב</w:t>
      </w:r>
      <w:r w:rsidR="00BC76C3" w:rsidRPr="009950F4">
        <w:rPr>
          <w:rStyle w:val="affe"/>
          <w:rtl/>
        </w:rPr>
        <w:t xml:space="preserve"> על אביו</w:t>
      </w:r>
      <w:r w:rsidR="00F23CE1">
        <w:rPr>
          <w:rFonts w:ascii="Fb Fontext" w:hAnsi="Fb Fontext" w:hint="cs"/>
          <w:sz w:val="20"/>
          <w:rtl/>
        </w:rPr>
        <w:t xml:space="preserve"> </w:t>
      </w:r>
      <w:r w:rsidR="0024614F">
        <w:rPr>
          <w:rFonts w:ascii="Fb Fontext" w:hAnsi="Fb Fontext" w:hint="cs"/>
          <w:sz w:val="20"/>
          <w:rtl/>
        </w:rPr>
        <w:t xml:space="preserve">- היה </w:t>
      </w:r>
      <w:r w:rsidR="00F23CE1">
        <w:rPr>
          <w:rFonts w:ascii="Fb Fontext" w:hAnsi="Fb Fontext" w:hint="cs"/>
          <w:sz w:val="20"/>
          <w:rtl/>
        </w:rPr>
        <w:t>רגיש</w:t>
      </w:r>
      <w:r w:rsidR="0024614F">
        <w:rPr>
          <w:rFonts w:ascii="Fb Fontext" w:hAnsi="Fb Fontext" w:hint="cs"/>
          <w:sz w:val="20"/>
          <w:rtl/>
        </w:rPr>
        <w:t>.</w:t>
      </w:r>
    </w:p>
    <w:p w14:paraId="42C47A18" w14:textId="75C1A061" w:rsidR="00731582" w:rsidRDefault="00F23CE1" w:rsidP="00353D4B">
      <w:pPr>
        <w:pStyle w:val="36"/>
        <w:framePr w:wrap="notBeside"/>
        <w:rPr>
          <w:rtl/>
        </w:rPr>
      </w:pPr>
      <w:r w:rsidRPr="0087008C">
        <w:rPr>
          <w:rFonts w:hint="eastAsia"/>
          <w:rtl/>
        </w:rPr>
        <w:t>אביי</w:t>
      </w:r>
      <w:r w:rsidR="00731582">
        <w:rPr>
          <w:rtl/>
        </w:rPr>
        <w:t>:</w:t>
      </w:r>
    </w:p>
    <w:p w14:paraId="142E19CD" w14:textId="3EB1B6F4" w:rsidR="00E961C5" w:rsidRDefault="00F23CE1" w:rsidP="00A07C53">
      <w:pPr>
        <w:rPr>
          <w:rStyle w:val="affe"/>
          <w:rtl/>
        </w:rPr>
      </w:pPr>
      <w:r w:rsidRPr="006F178A">
        <w:rPr>
          <w:rFonts w:hint="cs"/>
          <w:rtl/>
        </w:rPr>
        <w:t>אין חינוך</w:t>
      </w:r>
      <w:r w:rsidR="004074B3">
        <w:rPr>
          <w:rFonts w:hint="cs"/>
          <w:rtl/>
        </w:rPr>
        <w:t xml:space="preserve"> לקטן</w:t>
      </w:r>
      <w:r w:rsidRPr="006F178A">
        <w:rPr>
          <w:rFonts w:hint="cs"/>
          <w:rtl/>
        </w:rPr>
        <w:t xml:space="preserve"> </w:t>
      </w:r>
      <w:r w:rsidR="004074B3">
        <w:rPr>
          <w:rStyle w:val="affe"/>
          <w:rFonts w:hint="cs"/>
          <w:rtl/>
        </w:rPr>
        <w:t>מ</w:t>
      </w:r>
      <w:r w:rsidRPr="00D87CB3">
        <w:rPr>
          <w:rStyle w:val="affe"/>
          <w:rFonts w:hint="eastAsia"/>
          <w:rtl/>
        </w:rPr>
        <w:t>דרבנן</w:t>
      </w:r>
      <w:r w:rsidRPr="006F178A">
        <w:rPr>
          <w:rFonts w:hint="cs"/>
          <w:rtl/>
        </w:rPr>
        <w:t xml:space="preserve"> במקום שגדול פטור</w:t>
      </w:r>
      <w:r w:rsidR="00E961C5">
        <w:rPr>
          <w:rFonts w:hint="cs"/>
          <w:rtl/>
        </w:rPr>
        <w:t xml:space="preserve"> </w:t>
      </w:r>
      <w:r w:rsidR="00E961C5" w:rsidRPr="009950F4">
        <w:rPr>
          <w:rStyle w:val="affe"/>
          <w:rFonts w:hint="eastAsia"/>
          <w:rtl/>
        </w:rPr>
        <w:t>מדאורייתא</w:t>
      </w:r>
      <w:r w:rsidR="00E961C5">
        <w:rPr>
          <w:rStyle w:val="affe"/>
          <w:rFonts w:hint="cs"/>
          <w:rtl/>
        </w:rPr>
        <w:t>,</w:t>
      </w:r>
    </w:p>
    <w:p w14:paraId="5626550E" w14:textId="4DA0F1DA" w:rsidR="00E961C5" w:rsidRPr="00D22086" w:rsidRDefault="00F23CE1" w:rsidP="00A07C53">
      <w:pPr>
        <w:rPr>
          <w:spacing w:val="-2"/>
          <w:rtl/>
        </w:rPr>
      </w:pPr>
      <w:r w:rsidRPr="00D22086">
        <w:rPr>
          <w:rStyle w:val="affc"/>
          <w:rFonts w:hint="eastAsia"/>
          <w:spacing w:val="-2"/>
          <w:rtl/>
        </w:rPr>
        <w:t>ולכן</w:t>
      </w:r>
      <w:r w:rsidRPr="00D22086">
        <w:rPr>
          <w:rFonts w:ascii="Fb Fontext" w:hAnsi="Fb Fontext" w:hint="cs"/>
          <w:spacing w:val="-2"/>
          <w:rtl/>
        </w:rPr>
        <w:t xml:space="preserve"> </w:t>
      </w:r>
      <w:r w:rsidR="0089324E" w:rsidRPr="00D22086">
        <w:rPr>
          <w:rFonts w:ascii="Fb Fontext" w:hAnsi="Fb Fontext" w:hint="cs"/>
          <w:spacing w:val="-2"/>
          <w:rtl/>
        </w:rPr>
        <w:t xml:space="preserve">קטן חגר </w:t>
      </w:r>
      <w:r w:rsidR="00E961C5" w:rsidRPr="00D22086">
        <w:rPr>
          <w:rStyle w:val="affc"/>
          <w:rFonts w:hint="eastAsia"/>
          <w:spacing w:val="-2"/>
          <w:rtl/>
        </w:rPr>
        <w:t>לב</w:t>
      </w:r>
      <w:r w:rsidR="00E961C5" w:rsidRPr="00D22086">
        <w:rPr>
          <w:rStyle w:val="affc"/>
          <w:spacing w:val="-2"/>
          <w:rtl/>
        </w:rPr>
        <w:t>"ש</w:t>
      </w:r>
      <w:r w:rsidR="008D1040">
        <w:rPr>
          <w:rFonts w:ascii="Fb Fontext" w:hAnsi="Fb Fontext" w:hint="cs"/>
          <w:spacing w:val="-2"/>
          <w:rtl/>
        </w:rPr>
        <w:t>,</w:t>
      </w:r>
      <w:r w:rsidR="00E961C5" w:rsidRPr="00D22086">
        <w:rPr>
          <w:rFonts w:ascii="Fb Fontext" w:hAnsi="Fb Fontext" w:hint="cs"/>
          <w:spacing w:val="-2"/>
          <w:rtl/>
        </w:rPr>
        <w:t xml:space="preserve"> </w:t>
      </w:r>
      <w:r w:rsidR="0089324E" w:rsidRPr="00D22086">
        <w:rPr>
          <w:rFonts w:ascii="Fb Fontext" w:hAnsi="Fb Fontext" w:hint="cs"/>
          <w:spacing w:val="-2"/>
          <w:rtl/>
        </w:rPr>
        <w:t>או סומא</w:t>
      </w:r>
      <w:r w:rsidR="00E961C5" w:rsidRPr="00D22086">
        <w:rPr>
          <w:rStyle w:val="affc"/>
          <w:spacing w:val="-2"/>
          <w:rtl/>
        </w:rPr>
        <w:t xml:space="preserve"> </w:t>
      </w:r>
      <w:r w:rsidR="00E961C5" w:rsidRPr="00D22086">
        <w:rPr>
          <w:rStyle w:val="affc"/>
          <w:rFonts w:hint="eastAsia"/>
          <w:spacing w:val="-2"/>
          <w:rtl/>
        </w:rPr>
        <w:t>ל</w:t>
      </w:r>
      <w:r w:rsidR="00E961C5" w:rsidRPr="00D22086">
        <w:rPr>
          <w:rStyle w:val="affc"/>
          <w:rFonts w:hint="cs"/>
          <w:spacing w:val="-2"/>
          <w:rtl/>
        </w:rPr>
        <w:t>כו"ע</w:t>
      </w:r>
      <w:r w:rsidR="008D1040">
        <w:rPr>
          <w:rStyle w:val="affc"/>
          <w:rFonts w:hint="cs"/>
          <w:spacing w:val="-2"/>
          <w:rtl/>
        </w:rPr>
        <w:t>,</w:t>
      </w:r>
      <w:r w:rsidR="00E961C5" w:rsidRPr="00D22086">
        <w:rPr>
          <w:rFonts w:ascii="Fb Fontext" w:hAnsi="Fb Fontext" w:hint="cs"/>
          <w:spacing w:val="-2"/>
          <w:rtl/>
        </w:rPr>
        <w:t xml:space="preserve"> אף</w:t>
      </w:r>
      <w:r w:rsidR="00CF32F4" w:rsidRPr="00D22086">
        <w:rPr>
          <w:rFonts w:ascii="Fb Fontext" w:hAnsi="Fb Fontext" w:hint="cs"/>
          <w:spacing w:val="-2"/>
          <w:rtl/>
        </w:rPr>
        <w:t xml:space="preserve"> </w:t>
      </w:r>
      <w:r w:rsidR="00E961C5" w:rsidRPr="00D22086">
        <w:rPr>
          <w:rFonts w:ascii="Fb Fontext" w:hAnsi="Fb Fontext" w:hint="cs"/>
          <w:spacing w:val="-2"/>
          <w:rtl/>
        </w:rPr>
        <w:t>ש</w:t>
      </w:r>
      <w:r w:rsidR="00CF32F4" w:rsidRPr="00D22086">
        <w:rPr>
          <w:rFonts w:ascii="Fb Fontext" w:hAnsi="Fb Fontext" w:hint="cs"/>
          <w:spacing w:val="-2"/>
          <w:rtl/>
        </w:rPr>
        <w:t>יכול להת</w:t>
      </w:r>
      <w:r w:rsidR="00E961C5" w:rsidRPr="00D22086">
        <w:rPr>
          <w:rFonts w:ascii="Fb Fontext" w:hAnsi="Fb Fontext" w:hint="cs"/>
          <w:spacing w:val="-2"/>
          <w:rtl/>
        </w:rPr>
        <w:t>רפא</w:t>
      </w:r>
      <w:r w:rsidR="00CF32F4" w:rsidRPr="00D22086">
        <w:rPr>
          <w:rFonts w:ascii="Fb Fontext" w:hAnsi="Fb Fontext" w:hint="cs"/>
          <w:spacing w:val="-2"/>
          <w:rtl/>
        </w:rPr>
        <w:t xml:space="preserve"> - פטור</w:t>
      </w:r>
    </w:p>
    <w:p w14:paraId="6A038107" w14:textId="111B59A7" w:rsidR="00CF32F4" w:rsidRPr="006F178A" w:rsidRDefault="00CF32F4" w:rsidP="00A07C53">
      <w:pPr>
        <w:pStyle w:val="affff0"/>
        <w:rPr>
          <w:rtl/>
        </w:rPr>
      </w:pPr>
      <w:ins w:id="9804" w:author="מספור קטעי משנה" w:date="2026-10-06T06:45:17Z">
        <w:r>
          <w:rPr>
            <w:rStyle w:val="MisparKeta"/>
          </w:rPr>
          <w:t xml:space="preserve">א. </w:t>
        </w:r>
      </w:ins>
      <w:r w:rsidRPr="009D5A09">
        <w:rPr>
          <w:rFonts w:hint="cs"/>
          <w:b/>
          <w:bCs/>
          <w:rtl/>
        </w:rPr>
        <w:t>ב</w:t>
      </w:r>
      <w:r w:rsidRPr="009D5A09">
        <w:rPr>
          <w:b/>
          <w:bCs/>
          <w:rtl/>
        </w:rPr>
        <w:t>"</w:t>
      </w:r>
      <w:r w:rsidRPr="009D5A09">
        <w:rPr>
          <w:rFonts w:hint="cs"/>
          <w:b/>
          <w:bCs/>
          <w:rtl/>
        </w:rPr>
        <w:t>ש</w:t>
      </w:r>
      <w:r w:rsidR="009D5A09" w:rsidRPr="009D5A09">
        <w:rPr>
          <w:rFonts w:hint="cs"/>
          <w:b/>
          <w:bCs/>
          <w:rtl/>
        </w:rPr>
        <w:t>:</w:t>
      </w:r>
      <w:r w:rsidRPr="006F178A">
        <w:rPr>
          <w:rFonts w:hint="cs"/>
          <w:rtl/>
        </w:rPr>
        <w:t xml:space="preserve"> ראייה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שתי</w:t>
      </w:r>
      <w:r w:rsidR="004074B3">
        <w:rPr>
          <w:rFonts w:hint="cs"/>
          <w:rtl/>
        </w:rPr>
        <w:t xml:space="preserve"> כסף..</w:t>
      </w:r>
      <w:r>
        <w:rPr>
          <w:rFonts w:hint="cs"/>
          <w:rtl/>
        </w:rPr>
        <w:t xml:space="preserve"> </w:t>
      </w:r>
      <w:r w:rsidR="004074B3" w:rsidRPr="009D5A09">
        <w:rPr>
          <w:rFonts w:hint="cs"/>
          <w:b/>
          <w:bCs/>
          <w:rtl/>
        </w:rPr>
        <w:t>ו</w:t>
      </w:r>
      <w:r w:rsidRPr="009D5A09">
        <w:rPr>
          <w:rFonts w:hint="cs"/>
          <w:b/>
          <w:bCs/>
          <w:rtl/>
        </w:rPr>
        <w:t>ב</w:t>
      </w:r>
      <w:r w:rsidRPr="009D5A09">
        <w:rPr>
          <w:b/>
          <w:bCs/>
          <w:rtl/>
        </w:rPr>
        <w:t>"</w:t>
      </w:r>
      <w:r w:rsidRPr="009D5A09">
        <w:rPr>
          <w:rFonts w:hint="cs"/>
          <w:b/>
          <w:bCs/>
          <w:rtl/>
        </w:rPr>
        <w:t>ה</w:t>
      </w:r>
      <w:r w:rsidR="009D5A09" w:rsidRPr="009D5A09">
        <w:rPr>
          <w:rFonts w:hint="cs"/>
          <w:b/>
          <w:bCs/>
          <w:rtl/>
        </w:rPr>
        <w:t>:</w:t>
      </w:r>
      <w:r w:rsidRPr="006F178A">
        <w:rPr>
          <w:rFonts w:hint="cs"/>
          <w:rtl/>
        </w:rPr>
        <w:t xml:space="preserve"> </w:t>
      </w:r>
      <w:r w:rsidR="00535E2F">
        <w:rPr>
          <w:rFonts w:hint="cs"/>
          <w:rtl/>
        </w:rPr>
        <w:t>ראייה מעה כסף.</w:t>
      </w:r>
    </w:p>
    <w:p w14:paraId="60DC1970" w14:textId="7BD9A7B6" w:rsidR="00731582" w:rsidRDefault="00535E2F" w:rsidP="00353D4B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 xml:space="preserve">טעם </w:t>
      </w:r>
      <w:r w:rsidR="0089324E" w:rsidRPr="0087008C">
        <w:rPr>
          <w:rFonts w:hint="eastAsia"/>
          <w:rtl/>
        </w:rPr>
        <w:t>ב</w:t>
      </w:r>
      <w:r w:rsidR="0089324E" w:rsidRPr="0087008C">
        <w:rPr>
          <w:rtl/>
        </w:rPr>
        <w:t>"</w:t>
      </w:r>
      <w:r w:rsidR="0089324E" w:rsidRPr="0087008C">
        <w:rPr>
          <w:rFonts w:hint="eastAsia"/>
          <w:rtl/>
        </w:rPr>
        <w:t>ש</w:t>
      </w:r>
      <w:r w:rsidR="009A01A4">
        <w:rPr>
          <w:rtl/>
        </w:rPr>
        <w:t>:</w:t>
      </w:r>
    </w:p>
    <w:p w14:paraId="1F3AA818" w14:textId="068CC131" w:rsidR="0089324E" w:rsidRPr="006F178A" w:rsidRDefault="008D1040" w:rsidP="00A07C53">
      <w:pPr>
        <w:rPr>
          <w:rtl/>
        </w:rPr>
      </w:pPr>
      <w:r w:rsidRPr="008D1040">
        <w:rPr>
          <w:rStyle w:val="affc"/>
          <w:rFonts w:hint="cs"/>
          <w:rtl/>
        </w:rPr>
        <w:t>א.</w:t>
      </w:r>
      <w:r>
        <w:rPr>
          <w:rStyle w:val="afffd"/>
          <w:rFonts w:ascii="Fb Fontext" w:hAnsi="Fb Fontext" w:cs="PFT_Frank" w:hint="cs"/>
          <w:szCs w:val="14"/>
          <w:rtl/>
        </w:rPr>
        <w:t xml:space="preserve"> </w:t>
      </w:r>
      <w:r w:rsidR="00CF32F4" w:rsidRPr="005E6BC8">
        <w:rPr>
          <w:rStyle w:val="afffd"/>
          <w:rFonts w:ascii="Fb Fontext" w:hAnsi="Fb Fontext" w:cs="PFT_Frank" w:hint="cs"/>
          <w:szCs w:val="14"/>
          <w:rtl/>
        </w:rPr>
        <w:t>ראייה</w:t>
      </w:r>
      <w:r w:rsidR="0089324E" w:rsidRPr="006F178A">
        <w:rPr>
          <w:rtl/>
        </w:rPr>
        <w:t xml:space="preserve"> </w:t>
      </w:r>
      <w:r w:rsidR="0089324E" w:rsidRPr="006F178A">
        <w:rPr>
          <w:rFonts w:hint="cs"/>
          <w:rtl/>
        </w:rPr>
        <w:t>כולה</w:t>
      </w:r>
      <w:r w:rsidR="0089324E" w:rsidRPr="006F178A">
        <w:rPr>
          <w:rtl/>
        </w:rPr>
        <w:t xml:space="preserve"> </w:t>
      </w:r>
      <w:r w:rsidR="0089324E" w:rsidRPr="006F178A">
        <w:rPr>
          <w:rFonts w:hint="cs"/>
          <w:rtl/>
        </w:rPr>
        <w:t>לגבוה</w:t>
      </w:r>
      <w:r w:rsidR="0089324E" w:rsidRPr="006F178A">
        <w:rPr>
          <w:rtl/>
        </w:rPr>
        <w:t xml:space="preserve"> </w:t>
      </w:r>
      <w:r w:rsidR="00535E2F" w:rsidRPr="009950F4">
        <w:rPr>
          <w:rStyle w:val="affc"/>
          <w:rFonts w:hint="eastAsia"/>
          <w:rtl/>
        </w:rPr>
        <w:t>ב</w:t>
      </w:r>
      <w:r w:rsidR="00535E2F" w:rsidRPr="009950F4">
        <w:rPr>
          <w:rStyle w:val="affc"/>
          <w:rtl/>
        </w:rPr>
        <w:t xml:space="preserve">. </w:t>
      </w:r>
      <w:r w:rsidR="00CF32F4" w:rsidRPr="00D87CB3">
        <w:rPr>
          <w:rStyle w:val="afffd"/>
          <w:rFonts w:ascii="Fb Fontext" w:hAnsi="Fb Fontext" w:hint="eastAsia"/>
          <w:b/>
          <w:bCs w:val="0"/>
          <w:rtl/>
        </w:rPr>
        <w:t>בעצרת</w:t>
      </w:r>
      <w:r w:rsidR="00CF32F4" w:rsidRPr="00D87CB3">
        <w:rPr>
          <w:rStyle w:val="afffd"/>
          <w:rFonts w:ascii="Fb Fontext" w:hAnsi="Fb Fontext"/>
          <w:b/>
          <w:bCs w:val="0"/>
          <w:rtl/>
        </w:rPr>
        <w:t xml:space="preserve"> </w:t>
      </w:r>
      <w:r w:rsidR="00CF32F4">
        <w:rPr>
          <w:rStyle w:val="afffd"/>
          <w:rFonts w:ascii="Fb Fontext" w:hAnsi="Fb Fontext" w:hint="cs"/>
          <w:b/>
          <w:bCs w:val="0"/>
          <w:rtl/>
        </w:rPr>
        <w:t xml:space="preserve">יש </w:t>
      </w:r>
      <w:r w:rsidR="00CF32F4" w:rsidRPr="005E6BC8">
        <w:rPr>
          <w:rStyle w:val="afffd"/>
          <w:rFonts w:ascii="Fb Fontext" w:hAnsi="Fb Fontext" w:cs="PFT_Frank" w:hint="eastAsia"/>
          <w:szCs w:val="14"/>
          <w:rtl/>
        </w:rPr>
        <w:t>יותר</w:t>
      </w:r>
      <w:r w:rsidR="00CF32F4" w:rsidRPr="005E6BC8">
        <w:rPr>
          <w:rStyle w:val="afffd"/>
          <w:rFonts w:ascii="Fb Fontext" w:hAnsi="Fb Fontext" w:cs="PFT_Frank"/>
          <w:szCs w:val="14"/>
          <w:rtl/>
        </w:rPr>
        <w:t xml:space="preserve"> עולות</w:t>
      </w:r>
      <w:r w:rsidR="00535E2F">
        <w:rPr>
          <w:rStyle w:val="afffd"/>
          <w:rFonts w:ascii="Fb Fontext" w:hAnsi="Fb Fontext" w:hint="cs"/>
          <w:b/>
          <w:bCs w:val="0"/>
          <w:rtl/>
        </w:rPr>
        <w:t>.</w:t>
      </w:r>
    </w:p>
    <w:p w14:paraId="11EFB146" w14:textId="786F0E1A" w:rsidR="00731582" w:rsidRDefault="00535E2F" w:rsidP="00353D4B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 xml:space="preserve">טעם </w:t>
      </w:r>
      <w:r w:rsidR="00CF32F4" w:rsidRPr="0087008C">
        <w:rPr>
          <w:rFonts w:hint="eastAsia"/>
          <w:rtl/>
        </w:rPr>
        <w:t>ב</w:t>
      </w:r>
      <w:r w:rsidR="00CF32F4" w:rsidRPr="0087008C">
        <w:rPr>
          <w:rtl/>
        </w:rPr>
        <w:t>"</w:t>
      </w:r>
      <w:r w:rsidR="00CF32F4" w:rsidRPr="0087008C">
        <w:rPr>
          <w:rFonts w:hint="cs"/>
          <w:rtl/>
        </w:rPr>
        <w:t>ה</w:t>
      </w:r>
      <w:r w:rsidR="009A01A4">
        <w:rPr>
          <w:rFonts w:hint="cs"/>
          <w:rtl/>
        </w:rPr>
        <w:t>:</w:t>
      </w:r>
    </w:p>
    <w:p w14:paraId="79AFBA9F" w14:textId="77777777" w:rsidR="00C0473D" w:rsidRDefault="008D1040" w:rsidP="00A07C53">
      <w:pPr>
        <w:rPr>
          <w:rtl/>
        </w:rPr>
      </w:pPr>
      <w:r w:rsidRPr="008D1040">
        <w:rPr>
          <w:rStyle w:val="affc"/>
          <w:rFonts w:hint="cs"/>
          <w:rtl/>
        </w:rPr>
        <w:t>א.</w:t>
      </w:r>
      <w:r>
        <w:rPr>
          <w:rFonts w:cs="PFT_Frank" w:hint="cs"/>
          <w:b/>
          <w:bCs/>
          <w:szCs w:val="14"/>
          <w:rtl/>
        </w:rPr>
        <w:t xml:space="preserve"> </w:t>
      </w:r>
      <w:r w:rsidR="0089324E" w:rsidRPr="005E6BC8">
        <w:rPr>
          <w:rFonts w:cs="PFT_Frank" w:hint="eastAsia"/>
          <w:b/>
          <w:bCs/>
          <w:szCs w:val="14"/>
          <w:rtl/>
        </w:rPr>
        <w:t>חגיגה</w:t>
      </w:r>
      <w:r w:rsidR="0089324E" w:rsidRPr="00757D20">
        <w:rPr>
          <w:rtl/>
        </w:rPr>
        <w:t xml:space="preserve"> </w:t>
      </w:r>
      <w:r w:rsidR="0089324E" w:rsidRPr="00757D20">
        <w:rPr>
          <w:rFonts w:hint="cs"/>
          <w:rtl/>
        </w:rPr>
        <w:t>לפני</w:t>
      </w:r>
      <w:r w:rsidR="0089324E" w:rsidRPr="00757D20">
        <w:rPr>
          <w:rtl/>
        </w:rPr>
        <w:t xml:space="preserve"> </w:t>
      </w:r>
      <w:r w:rsidR="00CF32F4">
        <w:rPr>
          <w:rFonts w:hint="cs"/>
          <w:rtl/>
        </w:rPr>
        <w:t>הדיבור</w:t>
      </w:r>
      <w:r w:rsidR="00E57B7B">
        <w:rPr>
          <w:rFonts w:hint="cs"/>
          <w:rtl/>
        </w:rPr>
        <w:t xml:space="preserve"> </w:t>
      </w:r>
      <w:r w:rsidR="00E57B7B" w:rsidRPr="009950F4">
        <w:rPr>
          <w:rStyle w:val="affc"/>
          <w:rFonts w:hint="eastAsia"/>
          <w:rtl/>
        </w:rPr>
        <w:t>ב</w:t>
      </w:r>
      <w:r w:rsidR="00E57B7B" w:rsidRPr="009950F4">
        <w:rPr>
          <w:rStyle w:val="affc"/>
          <w:rtl/>
        </w:rPr>
        <w:t>.</w:t>
      </w:r>
      <w:r w:rsidR="00CF32F4" w:rsidRPr="00CF32F4">
        <w:rPr>
          <w:rStyle w:val="afffd"/>
          <w:rFonts w:ascii="Fb Fontext" w:hAnsi="Fb Fontext" w:hint="cs"/>
          <w:b/>
          <w:bCs w:val="0"/>
          <w:rtl/>
        </w:rPr>
        <w:t xml:space="preserve"> </w:t>
      </w:r>
      <w:r w:rsidR="00CF32F4">
        <w:rPr>
          <w:rStyle w:val="afffd"/>
          <w:rFonts w:ascii="Fb Fontext" w:hAnsi="Fb Fontext" w:hint="cs"/>
          <w:b/>
          <w:bCs w:val="0"/>
          <w:rtl/>
        </w:rPr>
        <w:t>בנשיאים</w:t>
      </w:r>
      <w:r w:rsidR="00CF32F4" w:rsidRPr="00F70BCB">
        <w:rPr>
          <w:rStyle w:val="afffd"/>
          <w:rFonts w:ascii="Fb Fontext" w:hAnsi="Fb Fontext" w:hint="cs"/>
          <w:b/>
          <w:bCs w:val="0"/>
          <w:rtl/>
        </w:rPr>
        <w:t xml:space="preserve"> </w:t>
      </w:r>
      <w:r w:rsidR="00CF32F4">
        <w:rPr>
          <w:rStyle w:val="afffd"/>
          <w:rFonts w:ascii="Fb Fontext" w:hAnsi="Fb Fontext" w:hint="cs"/>
          <w:b/>
          <w:bCs w:val="0"/>
          <w:rtl/>
        </w:rPr>
        <w:t xml:space="preserve">יש </w:t>
      </w:r>
      <w:r w:rsidR="00CF32F4" w:rsidRPr="005E6BC8">
        <w:rPr>
          <w:rStyle w:val="afffd"/>
          <w:rFonts w:ascii="Fb Fontext" w:hAnsi="Fb Fontext" w:cs="PFT_Frank" w:hint="eastAsia"/>
          <w:szCs w:val="14"/>
          <w:rtl/>
        </w:rPr>
        <w:t>יותר</w:t>
      </w:r>
      <w:r w:rsidR="00CF32F4" w:rsidRPr="005E6BC8">
        <w:rPr>
          <w:rStyle w:val="afffd"/>
          <w:rFonts w:ascii="Fb Fontext" w:hAnsi="Fb Fontext" w:cs="PFT_Frank"/>
          <w:szCs w:val="14"/>
          <w:rtl/>
        </w:rPr>
        <w:t xml:space="preserve"> </w:t>
      </w:r>
      <w:r w:rsidR="00CF32F4" w:rsidRPr="005E6BC8">
        <w:rPr>
          <w:rStyle w:val="afffd"/>
          <w:rFonts w:ascii="Fb Fontext" w:hAnsi="Fb Fontext" w:cs="PFT_Frank" w:hint="eastAsia"/>
          <w:szCs w:val="14"/>
          <w:rtl/>
        </w:rPr>
        <w:t>שלמים</w:t>
      </w:r>
      <w:r w:rsidR="00E57B7B" w:rsidRPr="005E6BC8">
        <w:rPr>
          <w:rStyle w:val="afffd"/>
          <w:rFonts w:ascii="Fb Fontext" w:hAnsi="Fb Fontext" w:cs="PFT_Frank"/>
          <w:szCs w:val="14"/>
          <w:rtl/>
        </w:rPr>
        <w:t>.</w:t>
      </w:r>
    </w:p>
    <w:p w14:paraId="7C420E78" w14:textId="0726E1C3" w:rsidR="00731582" w:rsidRDefault="00E57B7B" w:rsidP="00353D4B">
      <w:pPr>
        <w:pStyle w:val="36"/>
        <w:framePr w:wrap="notBeside"/>
        <w:rPr>
          <w:rtl/>
        </w:rPr>
      </w:pPr>
      <w:r w:rsidRPr="0087008C">
        <w:rPr>
          <w:rFonts w:hint="eastAsia"/>
          <w:rtl/>
        </w:rPr>
        <w:t>ב</w:t>
      </w:r>
      <w:r w:rsidRPr="0087008C">
        <w:rPr>
          <w:rtl/>
        </w:rPr>
        <w:t>"</w:t>
      </w:r>
      <w:r w:rsidRPr="0087008C">
        <w:rPr>
          <w:rFonts w:hint="eastAsia"/>
          <w:rtl/>
        </w:rPr>
        <w:t>ש</w:t>
      </w:r>
      <w:r w:rsidR="00731582">
        <w:rPr>
          <w:rFonts w:hint="cs"/>
          <w:rtl/>
        </w:rPr>
        <w:t>:</w:t>
      </w:r>
    </w:p>
    <w:p w14:paraId="77FA2EB1" w14:textId="337074EA" w:rsidR="00E57B7B" w:rsidRPr="00392931" w:rsidRDefault="00E57B7B" w:rsidP="00A07C53">
      <w:pPr>
        <w:rPr>
          <w:rtl/>
        </w:rPr>
      </w:pPr>
      <w:r w:rsidRPr="005E6BC8">
        <w:rPr>
          <w:rFonts w:cs="PFT_Frank" w:hint="eastAsia"/>
          <w:b/>
          <w:bCs/>
          <w:szCs w:val="14"/>
          <w:rtl/>
        </w:rPr>
        <w:t>גם</w:t>
      </w:r>
      <w:r w:rsidRPr="005E6BC8">
        <w:rPr>
          <w:rFonts w:cs="PFT_Frank"/>
          <w:b/>
          <w:bCs/>
          <w:szCs w:val="14"/>
          <w:rtl/>
        </w:rPr>
        <w:t xml:space="preserve"> </w:t>
      </w:r>
      <w:r w:rsidRPr="005E6BC8">
        <w:rPr>
          <w:rFonts w:cs="PFT_Frank" w:hint="eastAsia"/>
          <w:b/>
          <w:bCs/>
          <w:szCs w:val="14"/>
          <w:rtl/>
        </w:rPr>
        <w:t>ראייה</w:t>
      </w:r>
      <w:r w:rsidRPr="00392931">
        <w:rPr>
          <w:rtl/>
        </w:rPr>
        <w:t xml:space="preserve"> </w:t>
      </w:r>
      <w:r w:rsidRPr="009D5A09">
        <w:rPr>
          <w:rFonts w:hint="eastAsia"/>
          <w:rtl/>
        </w:rPr>
        <w:t>לפני</w:t>
      </w:r>
      <w:r w:rsidRPr="009D5A09">
        <w:rPr>
          <w:rtl/>
        </w:rPr>
        <w:t xml:space="preserve"> </w:t>
      </w:r>
      <w:r w:rsidRPr="009D5A09">
        <w:rPr>
          <w:rFonts w:hint="eastAsia"/>
          <w:rtl/>
        </w:rPr>
        <w:t>הדיבור</w:t>
      </w:r>
      <w:r w:rsidRPr="009D5A09">
        <w:rPr>
          <w:rtl/>
        </w:rPr>
        <w:t>,</w:t>
      </w:r>
      <w:r w:rsidRPr="00392931">
        <w:rPr>
          <w:rtl/>
        </w:rPr>
        <w:t xml:space="preserve"> </w:t>
      </w:r>
      <w:r w:rsidRPr="005E6BC8">
        <w:rPr>
          <w:rFonts w:cs="PFT_Frank" w:hint="eastAsia"/>
          <w:b/>
          <w:bCs/>
          <w:szCs w:val="14"/>
          <w:rtl/>
        </w:rPr>
        <w:t>ויליף</w:t>
      </w:r>
      <w:r w:rsidRPr="00392931">
        <w:rPr>
          <w:rtl/>
        </w:rPr>
        <w:t xml:space="preserve"> </w:t>
      </w:r>
      <w:r>
        <w:rPr>
          <w:rFonts w:hint="cs"/>
          <w:rtl/>
        </w:rPr>
        <w:t>מ</w:t>
      </w:r>
      <w:r w:rsidRPr="00392931">
        <w:rPr>
          <w:rFonts w:hint="eastAsia"/>
          <w:rtl/>
        </w:rPr>
        <w:t>נוהג</w:t>
      </w:r>
      <w:r w:rsidRPr="00392931">
        <w:rPr>
          <w:rtl/>
        </w:rPr>
        <w:t xml:space="preserve"> </w:t>
      </w:r>
      <w:r w:rsidRPr="00392931">
        <w:rPr>
          <w:rFonts w:hint="eastAsia"/>
          <w:rtl/>
        </w:rPr>
        <w:t>לדורות</w:t>
      </w:r>
      <w:r w:rsidRPr="007B4B7C">
        <w:rPr>
          <w:rStyle w:val="affe"/>
          <w:rtl/>
        </w:rPr>
        <w:t xml:space="preserve"> עצרת.</w:t>
      </w:r>
    </w:p>
    <w:p w14:paraId="542F58E0" w14:textId="19E16AFC" w:rsidR="00731582" w:rsidRDefault="0089324E" w:rsidP="00353D4B">
      <w:pPr>
        <w:pStyle w:val="36"/>
        <w:framePr w:wrap="notBeside"/>
        <w:rPr>
          <w:rtl/>
        </w:rPr>
      </w:pPr>
      <w:r w:rsidRPr="0087008C">
        <w:rPr>
          <w:rFonts w:hint="eastAsia"/>
          <w:rtl/>
        </w:rPr>
        <w:t>ב</w:t>
      </w:r>
      <w:r w:rsidRPr="0087008C">
        <w:rPr>
          <w:rtl/>
        </w:rPr>
        <w:t>"</w:t>
      </w:r>
      <w:r w:rsidRPr="0087008C">
        <w:rPr>
          <w:rFonts w:hint="eastAsia"/>
          <w:rtl/>
        </w:rPr>
        <w:t>ה</w:t>
      </w:r>
      <w:r w:rsidR="00731582">
        <w:rPr>
          <w:rFonts w:hint="cs"/>
          <w:rtl/>
        </w:rPr>
        <w:t>:</w:t>
      </w:r>
    </w:p>
    <w:p w14:paraId="0621768E" w14:textId="0D320D27" w:rsidR="0089324E" w:rsidRPr="006F178A" w:rsidRDefault="00E57B7B" w:rsidP="00A07C53">
      <w:pPr>
        <w:rPr>
          <w:rtl/>
        </w:rPr>
      </w:pPr>
      <w:r w:rsidRPr="005E6BC8">
        <w:rPr>
          <w:rFonts w:ascii="Fb Fontext" w:hAnsi="Fb Fontext" w:cs="PFT_Frank" w:hint="eastAsia"/>
          <w:b/>
          <w:bCs/>
          <w:szCs w:val="14"/>
          <w:rtl/>
        </w:rPr>
        <w:t>ב</w:t>
      </w:r>
      <w:r w:rsidR="0089324E" w:rsidRPr="005E6BC8">
        <w:rPr>
          <w:rFonts w:ascii="Fb Fontext" w:hAnsi="Fb Fontext" w:cs="PFT_Frank" w:hint="eastAsia"/>
          <w:b/>
          <w:bCs/>
          <w:szCs w:val="14"/>
          <w:rtl/>
        </w:rPr>
        <w:t>חגיגה</w:t>
      </w:r>
      <w:r w:rsidR="0089324E" w:rsidRPr="006F178A">
        <w:rPr>
          <w:rFonts w:ascii="Fb Fontext" w:hAnsi="Fb Fontext" w:hint="cs"/>
          <w:rtl/>
        </w:rPr>
        <w:t xml:space="preserve"> עדיפ</w:t>
      </w:r>
      <w:r>
        <w:rPr>
          <w:rFonts w:ascii="Fb Fontext" w:hAnsi="Fb Fontext" w:hint="cs"/>
          <w:rtl/>
        </w:rPr>
        <w:t>ות</w:t>
      </w:r>
      <w:r w:rsidR="0089324E" w:rsidRPr="006F178A">
        <w:rPr>
          <w:rFonts w:ascii="Fb Fontext" w:hAnsi="Fb Fontext" w:hint="cs"/>
          <w:rtl/>
        </w:rPr>
        <w:t xml:space="preserve"> </w:t>
      </w:r>
      <w:r>
        <w:rPr>
          <w:rFonts w:ascii="Fb Fontext" w:hAnsi="Fb Fontext" w:hint="cs"/>
          <w:rtl/>
        </w:rPr>
        <w:t>דב'</w:t>
      </w:r>
      <w:r w:rsidR="0089324E" w:rsidRPr="006F178A">
        <w:rPr>
          <w:rFonts w:ascii="Fb Fontext" w:hAnsi="Fb Fontext" w:hint="cs"/>
          <w:rtl/>
        </w:rPr>
        <w:t xml:space="preserve"> אכילות</w:t>
      </w:r>
      <w:r>
        <w:rPr>
          <w:rFonts w:ascii="Fb Fontext" w:hAnsi="Fb Fontext" w:hint="cs"/>
          <w:rtl/>
        </w:rPr>
        <w:t>,</w:t>
      </w:r>
      <w:r w:rsidR="0089324E" w:rsidRPr="006F178A">
        <w:rPr>
          <w:rFonts w:ascii="Fb Fontext" w:hAnsi="Fb Fontext"/>
          <w:rtl/>
        </w:rPr>
        <w:t xml:space="preserve"> </w:t>
      </w:r>
      <w:r w:rsidRPr="005E6BC8">
        <w:rPr>
          <w:rFonts w:ascii="Fb Fontext" w:hAnsi="Fb Fontext" w:cs="PFT_Frank" w:hint="eastAsia"/>
          <w:b/>
          <w:bCs/>
          <w:szCs w:val="14"/>
          <w:rtl/>
        </w:rPr>
        <w:t>ויליף</w:t>
      </w:r>
      <w:r w:rsidRPr="006F178A">
        <w:rPr>
          <w:rFonts w:ascii="Fb Fontext" w:hAnsi="Fb Fontext"/>
          <w:rtl/>
        </w:rPr>
        <w:t xml:space="preserve"> </w:t>
      </w:r>
      <w:r>
        <w:rPr>
          <w:rFonts w:ascii="Fb Fontext" w:hAnsi="Fb Fontext" w:hint="cs"/>
          <w:rtl/>
        </w:rPr>
        <w:t>מ</w:t>
      </w:r>
      <w:r w:rsidR="0089324E" w:rsidRPr="006F178A">
        <w:rPr>
          <w:rFonts w:ascii="Fb Fontext" w:hAnsi="Fb Fontext" w:hint="cs"/>
          <w:rtl/>
        </w:rPr>
        <w:t>קרבן</w:t>
      </w:r>
      <w:r w:rsidR="0089324E" w:rsidRPr="006F178A">
        <w:rPr>
          <w:rFonts w:ascii="Fb Fontext" w:hAnsi="Fb Fontext"/>
          <w:rtl/>
        </w:rPr>
        <w:t xml:space="preserve"> </w:t>
      </w:r>
      <w:r w:rsidR="0089324E" w:rsidRPr="006F178A">
        <w:rPr>
          <w:rFonts w:ascii="Fb Fontext" w:hAnsi="Fb Fontext" w:hint="cs"/>
          <w:rtl/>
        </w:rPr>
        <w:t>יחיד</w:t>
      </w:r>
      <w:r w:rsidRPr="007B4B7C">
        <w:rPr>
          <w:rStyle w:val="affe"/>
          <w:rtl/>
        </w:rPr>
        <w:t xml:space="preserve"> נשיאים.</w:t>
      </w:r>
    </w:p>
    <w:p w14:paraId="12FDF1E8" w14:textId="4E5680D3" w:rsidR="00731582" w:rsidRDefault="00E57B7B" w:rsidP="00353D4B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נמצא שלב"ש</w:t>
      </w:r>
      <w:r w:rsidR="00731582">
        <w:rPr>
          <w:rFonts w:hint="cs"/>
          <w:rtl/>
        </w:rPr>
        <w:t>:</w:t>
      </w:r>
    </w:p>
    <w:p w14:paraId="05C1E4B0" w14:textId="742C57AE" w:rsidR="007B70FC" w:rsidRPr="00CF5484" w:rsidRDefault="0089324E" w:rsidP="00CF5484">
      <w:r w:rsidRPr="006F178A">
        <w:rPr>
          <w:rFonts w:hint="cs"/>
          <w:rtl/>
        </w:rPr>
        <w:t>ב</w:t>
      </w:r>
      <w:r w:rsidR="00E57B7B">
        <w:rPr>
          <w:rFonts w:hint="cs"/>
          <w:rtl/>
        </w:rPr>
        <w:t>סיני</w:t>
      </w:r>
      <w:r w:rsidR="00CF32F4">
        <w:rPr>
          <w:rFonts w:hint="cs"/>
          <w:rtl/>
        </w:rPr>
        <w:t xml:space="preserve"> הקריבו</w:t>
      </w:r>
      <w:r w:rsidRPr="006F178A">
        <w:rPr>
          <w:rtl/>
        </w:rPr>
        <w:t xml:space="preserve"> </w:t>
      </w:r>
      <w:r w:rsidRPr="005E6BC8">
        <w:rPr>
          <w:rFonts w:cs="PFT_Frank" w:hint="eastAsia"/>
          <w:b/>
          <w:bCs/>
          <w:szCs w:val="14"/>
          <w:rtl/>
        </w:rPr>
        <w:t>עולת</w:t>
      </w:r>
      <w:r w:rsidRPr="005E6BC8">
        <w:rPr>
          <w:rFonts w:cs="PFT_Frank"/>
          <w:b/>
          <w:bCs/>
          <w:szCs w:val="14"/>
          <w:rtl/>
        </w:rPr>
        <w:t xml:space="preserve"> </w:t>
      </w:r>
      <w:r w:rsidR="00503E20" w:rsidRPr="005E6BC8">
        <w:rPr>
          <w:rFonts w:cs="PFT_Frank" w:hint="cs"/>
          <w:b/>
          <w:bCs/>
          <w:szCs w:val="14"/>
          <w:rtl/>
        </w:rPr>
        <w:t>ראייה</w:t>
      </w:r>
      <w:r w:rsidR="00E57B7B">
        <w:rPr>
          <w:rFonts w:hint="cs"/>
          <w:rtl/>
        </w:rPr>
        <w:t>,</w:t>
      </w:r>
      <w:r w:rsidR="00CF32F4">
        <w:rPr>
          <w:rFonts w:hint="cs"/>
          <w:rtl/>
        </w:rPr>
        <w:t xml:space="preserve"> </w:t>
      </w:r>
      <w:r w:rsidR="00E57B7B">
        <w:rPr>
          <w:rStyle w:val="affc"/>
          <w:rFonts w:hint="cs"/>
          <w:rtl/>
        </w:rPr>
        <w:t>ולב</w:t>
      </w:r>
      <w:r w:rsidRPr="00D87CB3">
        <w:rPr>
          <w:rStyle w:val="affc"/>
          <w:rtl/>
        </w:rPr>
        <w:t>"</w:t>
      </w:r>
      <w:r w:rsidR="00E57B7B">
        <w:rPr>
          <w:rStyle w:val="affc"/>
          <w:rFonts w:hint="cs"/>
          <w:rtl/>
        </w:rPr>
        <w:t>ה:</w:t>
      </w:r>
      <w:r w:rsidRPr="006F178A">
        <w:rPr>
          <w:rFonts w:hint="cs"/>
          <w:rtl/>
        </w:rPr>
        <w:t xml:space="preserve"> </w:t>
      </w:r>
      <w:r w:rsidRPr="005E6BC8">
        <w:rPr>
          <w:rFonts w:cs="PFT_Frank" w:hint="eastAsia"/>
          <w:b/>
          <w:bCs/>
          <w:szCs w:val="14"/>
          <w:rtl/>
        </w:rPr>
        <w:t>עולת</w:t>
      </w:r>
      <w:r w:rsidR="00503E20" w:rsidRPr="005E6BC8">
        <w:rPr>
          <w:rFonts w:cs="PFT_Frank" w:hint="cs"/>
          <w:b/>
          <w:bCs/>
          <w:szCs w:val="14"/>
          <w:rtl/>
        </w:rPr>
        <w:t xml:space="preserve"> תמיד</w:t>
      </w:r>
      <w:r w:rsidRPr="006F178A">
        <w:rPr>
          <w:rFonts w:hint="cs"/>
          <w:rtl/>
        </w:rPr>
        <w:t>.</w:t>
      </w:r>
    </w:p>
    <w:p w14:paraId="05747CB7" w14:textId="7155DB10" w:rsidR="00503E20" w:rsidRPr="009950F4" w:rsidRDefault="00AE5348" w:rsidP="00A07C53">
      <w:pPr>
        <w:pStyle w:val="afffff"/>
        <w:rPr>
          <w:rFonts w:hint="cs"/>
          <w:rtl/>
        </w:rPr>
      </w:pPr>
      <w:r w:rsidRPr="009950F4">
        <w:rPr>
          <w:rFonts w:hint="eastAsia"/>
          <w:rtl/>
        </w:rPr>
        <w:t>הסוברים</w:t>
      </w:r>
      <w:r w:rsidRPr="009950F4">
        <w:rPr>
          <w:rtl/>
        </w:rPr>
        <w:t xml:space="preserve"> עולת </w:t>
      </w:r>
      <w:r w:rsidR="00503E20" w:rsidRPr="009950F4">
        <w:rPr>
          <w:rFonts w:hint="eastAsia"/>
          <w:rtl/>
        </w:rPr>
        <w:t>ראייה</w:t>
      </w:r>
      <w:r w:rsidR="00503E20">
        <w:rPr>
          <w:rFonts w:hint="cs"/>
          <w:rtl/>
        </w:rPr>
        <w:t>.</w:t>
      </w:r>
    </w:p>
    <w:p w14:paraId="3C4CE209" w14:textId="7281CB71" w:rsidR="00731582" w:rsidRDefault="00503E20" w:rsidP="00353D4B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ב</w:t>
      </w:r>
      <w:r w:rsidR="00D04910" w:rsidRPr="0087008C">
        <w:rPr>
          <w:rFonts w:hint="cs"/>
          <w:rtl/>
        </w:rPr>
        <w:t>ית שמאי</w:t>
      </w:r>
      <w:r w:rsidR="00731582">
        <w:rPr>
          <w:rFonts w:hint="cs"/>
          <w:rtl/>
        </w:rPr>
        <w:t>:</w:t>
      </w:r>
    </w:p>
    <w:p w14:paraId="4AFA994A" w14:textId="33361192" w:rsidR="00503E20" w:rsidRPr="00503E20" w:rsidRDefault="00503E20" w:rsidP="00A07C53">
      <w:pPr>
        <w:rPr>
          <w:rtl/>
        </w:rPr>
      </w:pPr>
      <w:r w:rsidRPr="009950F4">
        <w:rPr>
          <w:rFonts w:hint="eastAsia"/>
          <w:rtl/>
        </w:rPr>
        <w:t>כדאמרן</w:t>
      </w:r>
      <w:r>
        <w:rPr>
          <w:rFonts w:hint="cs"/>
          <w:rtl/>
        </w:rPr>
        <w:t>.</w:t>
      </w:r>
    </w:p>
    <w:p w14:paraId="41D27610" w14:textId="16268624" w:rsidR="00731582" w:rsidRDefault="0089324E" w:rsidP="00353D4B">
      <w:pPr>
        <w:pStyle w:val="36"/>
        <w:framePr w:wrap="notBeside"/>
        <w:rPr>
          <w:rtl/>
        </w:rPr>
      </w:pPr>
      <w:r w:rsidRPr="0087008C">
        <w:rPr>
          <w:rFonts w:hint="eastAsia"/>
          <w:rtl/>
        </w:rPr>
        <w:t>ר</w:t>
      </w:r>
      <w:r w:rsidR="00503E20" w:rsidRPr="0087008C">
        <w:rPr>
          <w:rFonts w:hint="cs"/>
          <w:rtl/>
        </w:rPr>
        <w:t>' ישמעאל</w:t>
      </w:r>
      <w:r w:rsidR="00731582">
        <w:rPr>
          <w:rFonts w:hint="cs"/>
          <w:rtl/>
        </w:rPr>
        <w:t>:</w:t>
      </w:r>
    </w:p>
    <w:p w14:paraId="7AB9D749" w14:textId="77777777" w:rsidR="00C0473D" w:rsidRDefault="00503E20" w:rsidP="00A07C53">
      <w:pPr>
        <w:rPr>
          <w:rStyle w:val="affe"/>
          <w:rtl/>
        </w:rPr>
      </w:pPr>
      <w:r>
        <w:rPr>
          <w:rFonts w:hint="cs"/>
          <w:rtl/>
        </w:rPr>
        <w:t>ד</w:t>
      </w:r>
      <w:r w:rsidR="0089324E" w:rsidRPr="006F178A">
        <w:rPr>
          <w:rFonts w:hint="cs"/>
          <w:rtl/>
        </w:rPr>
        <w:t>כלל</w:t>
      </w:r>
      <w:r w:rsidR="00110BD1">
        <w:rPr>
          <w:rFonts w:hint="cs"/>
          <w:rtl/>
        </w:rPr>
        <w:t>ות</w:t>
      </w:r>
      <w:r w:rsidR="0089324E" w:rsidRPr="006F178A">
        <w:rPr>
          <w:rtl/>
        </w:rPr>
        <w:t xml:space="preserve"> </w:t>
      </w:r>
      <w:r w:rsidR="0089324E" w:rsidRPr="006F178A">
        <w:rPr>
          <w:rFonts w:hint="cs"/>
          <w:rtl/>
        </w:rPr>
        <w:t>בסיני</w:t>
      </w:r>
      <w:r w:rsidR="000D33C0">
        <w:rPr>
          <w:rFonts w:hint="cs"/>
          <w:rtl/>
        </w:rPr>
        <w:t>,</w:t>
      </w:r>
      <w:r w:rsidR="0089324E" w:rsidRPr="006F178A">
        <w:rPr>
          <w:rFonts w:hint="cs"/>
          <w:rtl/>
        </w:rPr>
        <w:t xml:space="preserve"> </w:t>
      </w:r>
      <w:r w:rsidR="000D33C0">
        <w:rPr>
          <w:rFonts w:hint="cs"/>
          <w:rtl/>
        </w:rPr>
        <w:t>ו</w:t>
      </w:r>
      <w:r w:rsidR="0089324E" w:rsidRPr="006F178A">
        <w:rPr>
          <w:rFonts w:hint="cs"/>
          <w:rtl/>
        </w:rPr>
        <w:t>פרט</w:t>
      </w:r>
      <w:r w:rsidR="00110BD1">
        <w:rPr>
          <w:rFonts w:hint="cs"/>
          <w:rtl/>
        </w:rPr>
        <w:t>ות</w:t>
      </w:r>
      <w:r w:rsidR="00CF32F4">
        <w:rPr>
          <w:rFonts w:hint="cs"/>
          <w:rtl/>
        </w:rPr>
        <w:t xml:space="preserve"> </w:t>
      </w:r>
      <w:r w:rsidR="0089324E" w:rsidRPr="006F178A">
        <w:rPr>
          <w:rFonts w:hint="cs"/>
          <w:rtl/>
        </w:rPr>
        <w:t>באהל</w:t>
      </w:r>
      <w:r w:rsidR="0089324E" w:rsidRPr="006F178A">
        <w:rPr>
          <w:rtl/>
        </w:rPr>
        <w:t xml:space="preserve"> </w:t>
      </w:r>
      <w:r w:rsidR="0089324E" w:rsidRPr="006F178A">
        <w:rPr>
          <w:rFonts w:hint="cs"/>
          <w:rtl/>
        </w:rPr>
        <w:t>מועד</w:t>
      </w:r>
      <w:r>
        <w:rPr>
          <w:rStyle w:val="affe"/>
          <w:rFonts w:hint="cs"/>
          <w:rtl/>
        </w:rPr>
        <w:t xml:space="preserve"> -</w:t>
      </w:r>
    </w:p>
    <w:p w14:paraId="79E5E0F4" w14:textId="77777777" w:rsidR="00C0473D" w:rsidRDefault="00CF32F4" w:rsidP="00A07C53">
      <w:pPr>
        <w:rPr>
          <w:rtl/>
        </w:rPr>
      </w:pPr>
      <w:r w:rsidRPr="005E6BC8">
        <w:rPr>
          <w:rFonts w:cs="PFT_Frank" w:hint="eastAsia"/>
          <w:b/>
          <w:bCs/>
          <w:szCs w:val="14"/>
          <w:rtl/>
        </w:rPr>
        <w:t>א</w:t>
      </w:r>
      <w:r w:rsidR="00110BD1" w:rsidRPr="005E6BC8">
        <w:rPr>
          <w:rFonts w:cs="PFT_Frank" w:hint="eastAsia"/>
          <w:b/>
          <w:bCs/>
          <w:szCs w:val="14"/>
          <w:rtl/>
        </w:rPr>
        <w:t>ם</w:t>
      </w:r>
      <w:r w:rsidR="00110BD1" w:rsidRPr="005E6BC8">
        <w:rPr>
          <w:rFonts w:cs="PFT_Frank"/>
          <w:b/>
          <w:bCs/>
          <w:szCs w:val="14"/>
          <w:rtl/>
        </w:rPr>
        <w:t xml:space="preserve"> </w:t>
      </w:r>
      <w:r w:rsidR="00110BD1" w:rsidRPr="005E6BC8">
        <w:rPr>
          <w:rFonts w:cs="PFT_Frank" w:hint="eastAsia"/>
          <w:b/>
          <w:bCs/>
          <w:szCs w:val="14"/>
          <w:rtl/>
        </w:rPr>
        <w:t>תמיד</w:t>
      </w:r>
      <w:r w:rsidR="00110BD1">
        <w:rPr>
          <w:rFonts w:hint="cs"/>
          <w:rtl/>
        </w:rPr>
        <w:t xml:space="preserve"> א"כ</w:t>
      </w:r>
      <w:r w:rsidRPr="009950F4">
        <w:rPr>
          <w:rtl/>
        </w:rPr>
        <w:t xml:space="preserve"> </w:t>
      </w:r>
      <w:r w:rsidR="00110BD1">
        <w:rPr>
          <w:rFonts w:hint="cs"/>
          <w:rtl/>
        </w:rPr>
        <w:t>היה בתחילה</w:t>
      </w:r>
      <w:r w:rsidR="00110BD1" w:rsidRPr="009950F4">
        <w:rPr>
          <w:rtl/>
        </w:rPr>
        <w:t xml:space="preserve"> </w:t>
      </w:r>
      <w:r w:rsidR="000D33C0" w:rsidRPr="005E6BC8">
        <w:rPr>
          <w:rFonts w:cs="PFT_Frank" w:hint="eastAsia"/>
          <w:b/>
          <w:bCs/>
          <w:szCs w:val="14"/>
          <w:rtl/>
        </w:rPr>
        <w:t>בלי</w:t>
      </w:r>
      <w:r w:rsidRPr="009950F4">
        <w:rPr>
          <w:rtl/>
        </w:rPr>
        <w:t xml:space="preserve"> </w:t>
      </w:r>
      <w:r w:rsidRPr="009950F4">
        <w:rPr>
          <w:rFonts w:hint="eastAsia"/>
          <w:rtl/>
        </w:rPr>
        <w:t>הפשט</w:t>
      </w:r>
      <w:r w:rsidRPr="009950F4">
        <w:rPr>
          <w:rtl/>
        </w:rPr>
        <w:t xml:space="preserve"> </w:t>
      </w:r>
      <w:r w:rsidRPr="009950F4">
        <w:rPr>
          <w:rFonts w:hint="eastAsia"/>
          <w:rtl/>
        </w:rPr>
        <w:t>וניתוח</w:t>
      </w:r>
      <w:r w:rsidR="00110BD1">
        <w:rPr>
          <w:rFonts w:hint="cs"/>
          <w:rtl/>
        </w:rPr>
        <w:t xml:space="preserve">, ואח"כ </w:t>
      </w:r>
      <w:r w:rsidR="00110BD1" w:rsidRPr="005E6BC8">
        <w:rPr>
          <w:rFonts w:cs="PFT_Frank" w:hint="eastAsia"/>
          <w:b/>
          <w:bCs/>
          <w:szCs w:val="14"/>
          <w:rtl/>
        </w:rPr>
        <w:t>עם</w:t>
      </w:r>
      <w:r w:rsidR="00110BD1">
        <w:rPr>
          <w:rFonts w:hint="cs"/>
          <w:rtl/>
        </w:rPr>
        <w:t>.</w:t>
      </w:r>
    </w:p>
    <w:p w14:paraId="6B765B1B" w14:textId="468510E4" w:rsidR="0089324E" w:rsidRPr="006F178A" w:rsidRDefault="00F15E75" w:rsidP="009D5A09">
      <w:pPr>
        <w:pStyle w:val="affd"/>
        <w:rPr>
          <w:rtl/>
        </w:rPr>
      </w:pPr>
      <w:r>
        <w:rPr>
          <w:rStyle w:val="affc"/>
          <w:rFonts w:hint="cs"/>
          <w:b w:val="0"/>
          <w:rtl/>
        </w:rPr>
        <w:t>[</w:t>
      </w:r>
      <w:r w:rsidR="00110BD1" w:rsidRPr="009950F4">
        <w:rPr>
          <w:rStyle w:val="affc"/>
          <w:rFonts w:hint="eastAsia"/>
          <w:b w:val="0"/>
          <w:rtl/>
        </w:rPr>
        <w:t>אבל</w:t>
      </w:r>
      <w:r w:rsidR="00110BD1" w:rsidRPr="009950F4">
        <w:rPr>
          <w:rStyle w:val="affc"/>
          <w:b w:val="0"/>
          <w:rtl/>
        </w:rPr>
        <w:t xml:space="preserve"> </w:t>
      </w:r>
      <w:r w:rsidR="00110BD1" w:rsidRPr="009950F4">
        <w:rPr>
          <w:rStyle w:val="affc"/>
          <w:rFonts w:hint="eastAsia"/>
          <w:b w:val="0"/>
          <w:rtl/>
        </w:rPr>
        <w:t>ל</w:t>
      </w:r>
      <w:r w:rsidR="0089324E" w:rsidRPr="009950F4">
        <w:rPr>
          <w:rStyle w:val="affc"/>
          <w:rFonts w:hint="eastAsia"/>
          <w:b w:val="0"/>
          <w:rtl/>
        </w:rPr>
        <w:t>ר</w:t>
      </w:r>
      <w:r w:rsidR="0089324E" w:rsidRPr="009950F4">
        <w:rPr>
          <w:rStyle w:val="affc"/>
          <w:b w:val="0"/>
          <w:rtl/>
        </w:rPr>
        <w:t>"</w:t>
      </w:r>
      <w:r w:rsidR="0089324E" w:rsidRPr="009950F4">
        <w:rPr>
          <w:rStyle w:val="affc"/>
          <w:rFonts w:hint="eastAsia"/>
          <w:b w:val="0"/>
          <w:rtl/>
        </w:rPr>
        <w:t>ע</w:t>
      </w:r>
      <w:r w:rsidR="00110BD1" w:rsidRPr="009950F4">
        <w:rPr>
          <w:rStyle w:val="affc"/>
          <w:b w:val="0"/>
          <w:rtl/>
        </w:rPr>
        <w:t>:</w:t>
      </w:r>
      <w:r w:rsidR="0089324E" w:rsidRPr="006F178A">
        <w:rPr>
          <w:rFonts w:hint="cs"/>
          <w:rtl/>
        </w:rPr>
        <w:t xml:space="preserve"> </w:t>
      </w:r>
      <w:r w:rsidR="00110BD1">
        <w:rPr>
          <w:rFonts w:hint="cs"/>
          <w:rtl/>
        </w:rPr>
        <w:t>גם פרטות</w:t>
      </w:r>
      <w:r w:rsidR="00110BD1" w:rsidRPr="006F178A">
        <w:rPr>
          <w:rtl/>
        </w:rPr>
        <w:t xml:space="preserve"> </w:t>
      </w:r>
      <w:r w:rsidR="0089324E" w:rsidRPr="006F178A">
        <w:rPr>
          <w:rFonts w:hint="cs"/>
          <w:rtl/>
        </w:rPr>
        <w:t>בסיני</w:t>
      </w:r>
      <w:r w:rsidR="0089324E" w:rsidRPr="006F178A">
        <w:rPr>
          <w:rtl/>
        </w:rPr>
        <w:t xml:space="preserve">, </w:t>
      </w:r>
      <w:r w:rsidR="00110BD1">
        <w:rPr>
          <w:rFonts w:hint="cs"/>
          <w:rtl/>
        </w:rPr>
        <w:t>ושוב</w:t>
      </w:r>
      <w:r w:rsidR="00110BD1" w:rsidRPr="006F178A">
        <w:rPr>
          <w:rtl/>
        </w:rPr>
        <w:t xml:space="preserve"> </w:t>
      </w:r>
      <w:r w:rsidR="0089324E" w:rsidRPr="006F178A">
        <w:rPr>
          <w:rFonts w:hint="cs"/>
          <w:rtl/>
        </w:rPr>
        <w:t>באהל</w:t>
      </w:r>
      <w:r w:rsidR="0089324E" w:rsidRPr="006F178A">
        <w:rPr>
          <w:rtl/>
        </w:rPr>
        <w:t xml:space="preserve"> </w:t>
      </w:r>
      <w:r w:rsidR="0089324E" w:rsidRPr="006F178A">
        <w:rPr>
          <w:rFonts w:hint="cs"/>
          <w:rtl/>
        </w:rPr>
        <w:t>מועד</w:t>
      </w:r>
      <w:r w:rsidR="0089324E" w:rsidRPr="006F178A">
        <w:rPr>
          <w:rtl/>
        </w:rPr>
        <w:t xml:space="preserve">, </w:t>
      </w:r>
      <w:r w:rsidR="0089324E" w:rsidRPr="006F178A">
        <w:rPr>
          <w:rFonts w:hint="cs"/>
          <w:rtl/>
        </w:rPr>
        <w:t>ו</w:t>
      </w:r>
      <w:r w:rsidR="00110BD1">
        <w:rPr>
          <w:rFonts w:hint="cs"/>
          <w:rtl/>
        </w:rPr>
        <w:t>שוב</w:t>
      </w:r>
      <w:r w:rsidR="0089324E" w:rsidRPr="006F178A">
        <w:rPr>
          <w:rtl/>
        </w:rPr>
        <w:t xml:space="preserve"> </w:t>
      </w:r>
      <w:r w:rsidR="0089324E" w:rsidRPr="006F178A">
        <w:rPr>
          <w:rFonts w:hint="cs"/>
          <w:rtl/>
        </w:rPr>
        <w:t>ב</w:t>
      </w:r>
      <w:r w:rsidR="00110BD1">
        <w:rPr>
          <w:rFonts w:hint="cs"/>
          <w:rtl/>
        </w:rPr>
        <w:t xml:space="preserve">ערבות </w:t>
      </w:r>
      <w:r w:rsidR="0089324E" w:rsidRPr="006F178A">
        <w:rPr>
          <w:rFonts w:hint="cs"/>
          <w:rtl/>
        </w:rPr>
        <w:t>מואב</w:t>
      </w:r>
      <w:r>
        <w:rPr>
          <w:rFonts w:hint="cs"/>
          <w:rtl/>
        </w:rPr>
        <w:t>]</w:t>
      </w:r>
      <w:r w:rsidR="0089324E" w:rsidRPr="006F178A">
        <w:rPr>
          <w:rtl/>
        </w:rPr>
        <w:t>.</w:t>
      </w:r>
    </w:p>
    <w:p w14:paraId="4C0A657A" w14:textId="6E63D369" w:rsidR="00731582" w:rsidRDefault="0089324E" w:rsidP="00353D4B">
      <w:pPr>
        <w:pStyle w:val="36"/>
        <w:framePr w:wrap="notBeside"/>
        <w:rPr>
          <w:rtl/>
        </w:rPr>
      </w:pPr>
      <w:r w:rsidRPr="0087008C">
        <w:rPr>
          <w:rFonts w:hint="eastAsia"/>
          <w:rtl/>
        </w:rPr>
        <w:t>ר</w:t>
      </w:r>
      <w:r w:rsidR="00110BD1" w:rsidRPr="0087008C">
        <w:rPr>
          <w:rFonts w:hint="cs"/>
          <w:rtl/>
        </w:rPr>
        <w:t xml:space="preserve">' </w:t>
      </w:r>
      <w:r w:rsidRPr="0087008C">
        <w:rPr>
          <w:rFonts w:hint="eastAsia"/>
          <w:rtl/>
        </w:rPr>
        <w:t>א</w:t>
      </w:r>
      <w:r w:rsidR="00110BD1" w:rsidRPr="0087008C">
        <w:rPr>
          <w:rFonts w:hint="cs"/>
          <w:rtl/>
        </w:rPr>
        <w:t>ליעזר</w:t>
      </w:r>
      <w:r w:rsidR="00731582">
        <w:rPr>
          <w:rFonts w:hint="cs"/>
          <w:rtl/>
        </w:rPr>
        <w:t>:</w:t>
      </w:r>
    </w:p>
    <w:p w14:paraId="3E68B550" w14:textId="42081B41" w:rsidR="001F0253" w:rsidRPr="00D22086" w:rsidRDefault="0089324E" w:rsidP="00283042">
      <w:pPr>
        <w:rPr>
          <w:spacing w:val="-2"/>
          <w:rtl/>
        </w:rPr>
      </w:pPr>
      <w:r w:rsidRPr="00283042">
        <w:rPr>
          <w:rStyle w:val="af4"/>
          <w:rFonts w:hint="eastAsia"/>
          <w:rtl/>
        </w:rPr>
        <w:t>ע</w:t>
      </w:r>
      <w:r w:rsidR="00283042" w:rsidRPr="00283042">
        <w:rPr>
          <w:rStyle w:val="af4"/>
          <w:rFonts w:hint="cs"/>
          <w:rtl/>
        </w:rPr>
        <w:t>ו</w:t>
      </w:r>
      <w:r w:rsidRPr="00283042">
        <w:rPr>
          <w:rStyle w:val="af4"/>
          <w:rFonts w:hint="eastAsia"/>
          <w:rtl/>
        </w:rPr>
        <w:t>לת</w:t>
      </w:r>
      <w:r w:rsidRPr="00283042">
        <w:rPr>
          <w:rStyle w:val="af4"/>
          <w:rtl/>
        </w:rPr>
        <w:t xml:space="preserve"> </w:t>
      </w:r>
      <w:r w:rsidRPr="00283042">
        <w:rPr>
          <w:rStyle w:val="af4"/>
          <w:rFonts w:hint="eastAsia"/>
          <w:rtl/>
        </w:rPr>
        <w:t>תמיד</w:t>
      </w:r>
      <w:r w:rsidRPr="00283042">
        <w:rPr>
          <w:rStyle w:val="af4"/>
          <w:rtl/>
        </w:rPr>
        <w:t xml:space="preserve"> </w:t>
      </w:r>
      <w:r w:rsidRPr="00283042">
        <w:rPr>
          <w:rStyle w:val="af4"/>
          <w:rFonts w:hint="eastAsia"/>
          <w:rtl/>
        </w:rPr>
        <w:t>העשיה</w:t>
      </w:r>
      <w:r w:rsidRPr="00283042">
        <w:rPr>
          <w:rStyle w:val="af4"/>
          <w:rtl/>
        </w:rPr>
        <w:t xml:space="preserve"> </w:t>
      </w:r>
      <w:r w:rsidRPr="00283042">
        <w:rPr>
          <w:rStyle w:val="af4"/>
          <w:rFonts w:hint="eastAsia"/>
          <w:rtl/>
        </w:rPr>
        <w:t>בהר</w:t>
      </w:r>
      <w:r w:rsidRPr="00283042">
        <w:rPr>
          <w:rStyle w:val="af4"/>
          <w:rtl/>
        </w:rPr>
        <w:t xml:space="preserve"> </w:t>
      </w:r>
      <w:r w:rsidRPr="00283042">
        <w:rPr>
          <w:rStyle w:val="af4"/>
          <w:rFonts w:hint="eastAsia"/>
          <w:rtl/>
        </w:rPr>
        <w:t>סיני</w:t>
      </w:r>
      <w:r w:rsidRPr="00283042">
        <w:rPr>
          <w:rStyle w:val="af4"/>
          <w:rtl/>
        </w:rPr>
        <w:t xml:space="preserve"> </w:t>
      </w:r>
      <w:r w:rsidR="001F0253" w:rsidRPr="00283042">
        <w:rPr>
          <w:rStyle w:val="af4"/>
          <w:rFonts w:hint="cs"/>
          <w:rtl/>
        </w:rPr>
        <w:t>-</w:t>
      </w:r>
      <w:r w:rsidR="001F0253" w:rsidRPr="00D22086">
        <w:rPr>
          <w:rFonts w:hint="cs"/>
          <w:spacing w:val="-2"/>
          <w:rtl/>
        </w:rPr>
        <w:t xml:space="preserve"> </w:t>
      </w:r>
      <w:r w:rsidR="00283436" w:rsidRPr="00D22086">
        <w:rPr>
          <w:rFonts w:hint="cs"/>
          <w:spacing w:val="-2"/>
          <w:rtl/>
        </w:rPr>
        <w:t>נאמרה</w:t>
      </w:r>
      <w:r w:rsidR="00283436" w:rsidRPr="00D22086">
        <w:rPr>
          <w:spacing w:val="-2"/>
          <w:rtl/>
        </w:rPr>
        <w:t xml:space="preserve"> </w:t>
      </w:r>
      <w:r w:rsidR="001F0253" w:rsidRPr="00D22086">
        <w:rPr>
          <w:rFonts w:hint="cs"/>
          <w:spacing w:val="-2"/>
          <w:rtl/>
        </w:rPr>
        <w:t>שם</w:t>
      </w:r>
      <w:r w:rsidRPr="00D22086">
        <w:rPr>
          <w:spacing w:val="-2"/>
          <w:rtl/>
        </w:rPr>
        <w:t xml:space="preserve">, </w:t>
      </w:r>
      <w:r w:rsidR="00CF32F4" w:rsidRPr="00D22086">
        <w:rPr>
          <w:rFonts w:cs="PFT_Frank" w:hint="eastAsia"/>
          <w:b/>
          <w:bCs/>
          <w:spacing w:val="-2"/>
          <w:szCs w:val="14"/>
          <w:rtl/>
        </w:rPr>
        <w:t>ולא</w:t>
      </w:r>
      <w:r w:rsidR="00CF32F4" w:rsidRPr="00D22086">
        <w:rPr>
          <w:rFonts w:cs="PFT_Frank"/>
          <w:b/>
          <w:bCs/>
          <w:spacing w:val="-2"/>
          <w:szCs w:val="14"/>
          <w:rtl/>
        </w:rPr>
        <w:t xml:space="preserve"> </w:t>
      </w:r>
      <w:r w:rsidR="00CF32F4" w:rsidRPr="00D22086">
        <w:rPr>
          <w:rFonts w:cs="PFT_Frank" w:hint="eastAsia"/>
          <w:b/>
          <w:bCs/>
          <w:spacing w:val="-2"/>
          <w:szCs w:val="14"/>
          <w:rtl/>
        </w:rPr>
        <w:t>קרבה</w:t>
      </w:r>
      <w:r w:rsidR="001F0253" w:rsidRPr="00D22086">
        <w:rPr>
          <w:rFonts w:hint="cs"/>
          <w:spacing w:val="-2"/>
          <w:rtl/>
        </w:rPr>
        <w:t>,</w:t>
      </w:r>
    </w:p>
    <w:p w14:paraId="51FCFD35" w14:textId="43865F2E" w:rsidR="001F0253" w:rsidRDefault="00283042" w:rsidP="00A07C53">
      <w:pPr>
        <w:rPr>
          <w:rtl/>
        </w:rPr>
      </w:pPr>
      <w:r w:rsidRPr="00283042">
        <w:rPr>
          <w:rStyle w:val="af4"/>
          <w:rFonts w:hint="cs"/>
          <w:rtl/>
        </w:rPr>
        <w:t>ש</w:t>
      </w:r>
      <w:r w:rsidR="001F0253" w:rsidRPr="00283042">
        <w:rPr>
          <w:rStyle w:val="af4"/>
          <w:rFonts w:hint="cs"/>
          <w:rtl/>
        </w:rPr>
        <w:t>'</w:t>
      </w:r>
      <w:r w:rsidR="001F0253" w:rsidRPr="00283042">
        <w:rPr>
          <w:rStyle w:val="af4"/>
          <w:rFonts w:hint="eastAsia"/>
          <w:rtl/>
        </w:rPr>
        <w:t>הזבחים</w:t>
      </w:r>
      <w:r w:rsidR="001F0253" w:rsidRPr="00283042">
        <w:rPr>
          <w:rStyle w:val="af4"/>
          <w:rtl/>
        </w:rPr>
        <w:t xml:space="preserve"> </w:t>
      </w:r>
      <w:r w:rsidR="001F0253" w:rsidRPr="00283042">
        <w:rPr>
          <w:rStyle w:val="af4"/>
          <w:rFonts w:hint="eastAsia"/>
          <w:rtl/>
        </w:rPr>
        <w:t>ומנחה</w:t>
      </w:r>
      <w:r w:rsidR="001F0253" w:rsidRPr="00283042">
        <w:rPr>
          <w:rStyle w:val="af4"/>
          <w:rtl/>
        </w:rPr>
        <w:t xml:space="preserve"> </w:t>
      </w:r>
      <w:r w:rsidR="001F0253" w:rsidRPr="00283042">
        <w:rPr>
          <w:rStyle w:val="af4"/>
          <w:rFonts w:hint="eastAsia"/>
          <w:rtl/>
        </w:rPr>
        <w:t>הגשתם</w:t>
      </w:r>
      <w:r w:rsidR="001F0253" w:rsidRPr="00283042">
        <w:rPr>
          <w:rStyle w:val="af4"/>
          <w:rtl/>
        </w:rPr>
        <w:t xml:space="preserve"> </w:t>
      </w:r>
      <w:r w:rsidR="001F0253" w:rsidRPr="00283042">
        <w:rPr>
          <w:rStyle w:val="af4"/>
          <w:rFonts w:hint="eastAsia"/>
          <w:rtl/>
        </w:rPr>
        <w:t>לי</w:t>
      </w:r>
      <w:r w:rsidR="001F0253" w:rsidRPr="00283042">
        <w:rPr>
          <w:rStyle w:val="af4"/>
          <w:rtl/>
        </w:rPr>
        <w:t xml:space="preserve"> </w:t>
      </w:r>
      <w:r w:rsidR="001F0253" w:rsidRPr="00283042">
        <w:rPr>
          <w:rStyle w:val="af4"/>
          <w:rFonts w:hint="eastAsia"/>
          <w:rtl/>
        </w:rPr>
        <w:t>במדבר</w:t>
      </w:r>
      <w:r w:rsidR="001F0253">
        <w:rPr>
          <w:rStyle w:val="af4"/>
          <w:rFonts w:hint="cs"/>
          <w:rtl/>
        </w:rPr>
        <w:t>?'</w:t>
      </w:r>
      <w:r w:rsidR="001F0253" w:rsidRPr="006F178A">
        <w:rPr>
          <w:rtl/>
        </w:rPr>
        <w:t xml:space="preserve"> </w:t>
      </w:r>
      <w:r w:rsidR="001F0253">
        <w:rPr>
          <w:rFonts w:hint="cs"/>
          <w:rtl/>
        </w:rPr>
        <w:t>שנזופים היו.</w:t>
      </w:r>
    </w:p>
    <w:p w14:paraId="21F76746" w14:textId="5911BD5C" w:rsidR="001F0253" w:rsidRPr="006F178A" w:rsidRDefault="00F15E75" w:rsidP="00353D4B">
      <w:pPr>
        <w:pStyle w:val="affd"/>
        <w:rPr>
          <w:rFonts w:cs="Guttman Vilna"/>
          <w:b/>
          <w:bCs/>
          <w:rtl/>
        </w:rPr>
      </w:pPr>
      <w:r>
        <w:rPr>
          <w:rFonts w:hint="cs"/>
          <w:b/>
          <w:bCs/>
          <w:rtl/>
        </w:rPr>
        <w:t>[</w:t>
      </w:r>
      <w:r w:rsidR="001F0253" w:rsidRPr="009950F4">
        <w:rPr>
          <w:rFonts w:hint="eastAsia"/>
          <w:b/>
          <w:bCs/>
          <w:rtl/>
        </w:rPr>
        <w:t>אבל</w:t>
      </w:r>
      <w:r w:rsidR="001F0253" w:rsidRPr="009950F4">
        <w:rPr>
          <w:b/>
          <w:bCs/>
          <w:rtl/>
        </w:rPr>
        <w:t xml:space="preserve"> </w:t>
      </w:r>
      <w:r w:rsidR="001F0253" w:rsidRPr="009950F4">
        <w:rPr>
          <w:rFonts w:hint="eastAsia"/>
          <w:b/>
          <w:bCs/>
          <w:rtl/>
        </w:rPr>
        <w:t>ל</w:t>
      </w:r>
      <w:r w:rsidR="0089324E" w:rsidRPr="009950F4">
        <w:rPr>
          <w:rStyle w:val="affc"/>
          <w:rFonts w:hint="eastAsia"/>
          <w:rtl/>
        </w:rPr>
        <w:t>ר</w:t>
      </w:r>
      <w:r w:rsidR="0089324E" w:rsidRPr="009950F4">
        <w:rPr>
          <w:rStyle w:val="affc"/>
          <w:rtl/>
        </w:rPr>
        <w:t>"</w:t>
      </w:r>
      <w:r w:rsidR="0089324E" w:rsidRPr="009950F4">
        <w:rPr>
          <w:rStyle w:val="affc"/>
          <w:rFonts w:hint="eastAsia"/>
          <w:rtl/>
        </w:rPr>
        <w:t>ע</w:t>
      </w:r>
      <w:r w:rsidR="0089324E" w:rsidRPr="00D87CB3">
        <w:rPr>
          <w:rStyle w:val="affc"/>
          <w:rtl/>
        </w:rPr>
        <w:t>:</w:t>
      </w:r>
      <w:r w:rsidR="0089324E" w:rsidRPr="006F178A">
        <w:rPr>
          <w:rFonts w:hint="cs"/>
          <w:rtl/>
        </w:rPr>
        <w:t xml:space="preserve"> </w:t>
      </w:r>
      <w:r w:rsidR="0089324E" w:rsidRPr="009950F4">
        <w:rPr>
          <w:rFonts w:hint="eastAsia"/>
          <w:b/>
          <w:bCs/>
          <w:rtl/>
        </w:rPr>
        <w:t>קרבה</w:t>
      </w:r>
      <w:r w:rsidR="001F0253">
        <w:rPr>
          <w:rFonts w:hint="cs"/>
          <w:rtl/>
        </w:rPr>
        <w:t xml:space="preserve">, וקרא: שרק </w:t>
      </w:r>
      <w:r w:rsidR="001F0253" w:rsidRPr="006F178A">
        <w:rPr>
          <w:rFonts w:hint="cs"/>
          <w:rtl/>
        </w:rPr>
        <w:t>לוי</w:t>
      </w:r>
      <w:r w:rsidR="001F0253">
        <w:rPr>
          <w:rFonts w:hint="cs"/>
          <w:rtl/>
        </w:rPr>
        <w:t>ים</w:t>
      </w:r>
      <w:r w:rsidR="001F0253" w:rsidRPr="006F178A">
        <w:rPr>
          <w:rtl/>
        </w:rPr>
        <w:t xml:space="preserve"> </w:t>
      </w:r>
      <w:r w:rsidR="001F0253" w:rsidRPr="006F178A">
        <w:rPr>
          <w:rFonts w:hint="cs"/>
          <w:rtl/>
        </w:rPr>
        <w:t>שלא</w:t>
      </w:r>
      <w:r w:rsidR="001F0253" w:rsidRPr="006F178A">
        <w:rPr>
          <w:rtl/>
        </w:rPr>
        <w:t xml:space="preserve"> </w:t>
      </w:r>
      <w:r w:rsidR="001F0253" w:rsidRPr="006F178A">
        <w:rPr>
          <w:rFonts w:hint="cs"/>
          <w:rtl/>
        </w:rPr>
        <w:t>עבדו</w:t>
      </w:r>
      <w:r w:rsidR="001F0253" w:rsidRPr="006F178A">
        <w:rPr>
          <w:rtl/>
        </w:rPr>
        <w:t xml:space="preserve"> </w:t>
      </w:r>
      <w:r w:rsidR="001F0253" w:rsidRPr="006F178A">
        <w:rPr>
          <w:rFonts w:hint="cs"/>
          <w:rtl/>
        </w:rPr>
        <w:t>ע</w:t>
      </w:r>
      <w:r w:rsidR="001F0253" w:rsidRPr="006F178A">
        <w:rPr>
          <w:rtl/>
        </w:rPr>
        <w:t>"</w:t>
      </w:r>
      <w:r w:rsidR="001F0253" w:rsidRPr="006F178A">
        <w:rPr>
          <w:rFonts w:hint="cs"/>
          <w:rtl/>
        </w:rPr>
        <w:t>ז</w:t>
      </w:r>
      <w:r w:rsidR="001F0253">
        <w:rPr>
          <w:rFonts w:hint="cs"/>
          <w:rtl/>
        </w:rPr>
        <w:t>, הקריבוה</w:t>
      </w:r>
      <w:r>
        <w:rPr>
          <w:rFonts w:hint="cs"/>
          <w:rtl/>
        </w:rPr>
        <w:t>]</w:t>
      </w:r>
      <w:r w:rsidR="001F0253">
        <w:rPr>
          <w:rFonts w:hint="cs"/>
          <w:rtl/>
        </w:rPr>
        <w:t>.</w:t>
      </w:r>
    </w:p>
    <w:p w14:paraId="03B53155" w14:textId="57324BE4" w:rsidR="00F15E75" w:rsidRPr="006F178A" w:rsidRDefault="00F15E75" w:rsidP="00A07C53">
      <w:pPr>
        <w:pStyle w:val="afffff"/>
        <w:rPr>
          <w:rtl/>
        </w:rPr>
      </w:pPr>
      <w:r w:rsidRPr="008549A0">
        <w:rPr>
          <w:rFonts w:hint="cs"/>
          <w:rtl/>
        </w:rPr>
        <w:t xml:space="preserve">הסוברים עולת </w:t>
      </w:r>
      <w:r>
        <w:rPr>
          <w:rFonts w:hint="cs"/>
          <w:rtl/>
        </w:rPr>
        <w:t>תמיד.</w:t>
      </w:r>
    </w:p>
    <w:p w14:paraId="529B415F" w14:textId="05189964" w:rsidR="00731582" w:rsidRDefault="00D04910" w:rsidP="00353D4B">
      <w:pPr>
        <w:pStyle w:val="36"/>
        <w:framePr w:wrap="notBeside"/>
        <w:rPr>
          <w:rtl/>
        </w:rPr>
      </w:pPr>
      <w:r w:rsidRPr="0087008C">
        <w:rPr>
          <w:rFonts w:hint="eastAsia"/>
          <w:rtl/>
        </w:rPr>
        <w:t>בית</w:t>
      </w:r>
      <w:r w:rsidRPr="0087008C">
        <w:rPr>
          <w:rtl/>
        </w:rPr>
        <w:t xml:space="preserve"> </w:t>
      </w:r>
      <w:r w:rsidRPr="0087008C">
        <w:rPr>
          <w:rFonts w:hint="eastAsia"/>
          <w:rtl/>
        </w:rPr>
        <w:t>הלל</w:t>
      </w:r>
      <w:r w:rsidR="00731582">
        <w:rPr>
          <w:rFonts w:hint="cs"/>
          <w:rtl/>
        </w:rPr>
        <w:t>:</w:t>
      </w:r>
    </w:p>
    <w:p w14:paraId="16FD485D" w14:textId="45E3E37E" w:rsidR="00D04910" w:rsidRPr="00D04910" w:rsidRDefault="00D04910" w:rsidP="00A07C53">
      <w:pPr>
        <w:rPr>
          <w:rtl/>
        </w:rPr>
      </w:pPr>
      <w:r w:rsidRPr="00D04910">
        <w:rPr>
          <w:rFonts w:hint="cs"/>
          <w:rtl/>
        </w:rPr>
        <w:t>כדאמרן.</w:t>
      </w:r>
    </w:p>
    <w:p w14:paraId="765FAF9A" w14:textId="6305E726" w:rsidR="00731582" w:rsidRDefault="00D04910" w:rsidP="00353D4B">
      <w:pPr>
        <w:pStyle w:val="36"/>
        <w:framePr w:wrap="notBeside"/>
        <w:rPr>
          <w:rtl/>
        </w:rPr>
      </w:pPr>
      <w:r w:rsidRPr="0087008C">
        <w:rPr>
          <w:rFonts w:hint="eastAsia"/>
          <w:rtl/>
        </w:rPr>
        <w:t>ר</w:t>
      </w:r>
      <w:r w:rsidRPr="0087008C">
        <w:rPr>
          <w:rtl/>
        </w:rPr>
        <w:t xml:space="preserve">' </w:t>
      </w:r>
      <w:r w:rsidRPr="0087008C">
        <w:rPr>
          <w:rFonts w:hint="eastAsia"/>
          <w:rtl/>
        </w:rPr>
        <w:t>עקיבא</w:t>
      </w:r>
      <w:r w:rsidR="00731582">
        <w:rPr>
          <w:rtl/>
        </w:rPr>
        <w:t>:</w:t>
      </w:r>
    </w:p>
    <w:p w14:paraId="20670F24" w14:textId="2927C93B" w:rsidR="00D04910" w:rsidRPr="009950F4" w:rsidDel="001F0253" w:rsidRDefault="00D04910" w:rsidP="00A07C53">
      <w:pPr>
        <w:rPr>
          <w:rtl/>
        </w:rPr>
      </w:pPr>
      <w:r w:rsidRPr="009950F4">
        <w:rPr>
          <w:rFonts w:hint="eastAsia"/>
          <w:rtl/>
        </w:rPr>
        <w:t>כדאמרן</w:t>
      </w:r>
      <w:r w:rsidRPr="009950F4">
        <w:rPr>
          <w:rtl/>
        </w:rPr>
        <w:t>.</w:t>
      </w:r>
    </w:p>
    <w:p w14:paraId="764B87A3" w14:textId="2929A1A7" w:rsidR="00731582" w:rsidRDefault="0089324E" w:rsidP="00353D4B">
      <w:pPr>
        <w:pStyle w:val="36"/>
        <w:framePr w:wrap="notBeside"/>
        <w:rPr>
          <w:rtl/>
        </w:rPr>
      </w:pPr>
      <w:r w:rsidRPr="0087008C">
        <w:rPr>
          <w:rFonts w:hint="eastAsia"/>
          <w:rtl/>
        </w:rPr>
        <w:t>ר</w:t>
      </w:r>
      <w:r w:rsidR="00D04910" w:rsidRPr="0087008C">
        <w:rPr>
          <w:rFonts w:hint="cs"/>
          <w:rtl/>
        </w:rPr>
        <w:t>"</w:t>
      </w:r>
      <w:r w:rsidRPr="0087008C">
        <w:rPr>
          <w:rFonts w:hint="eastAsia"/>
          <w:rtl/>
        </w:rPr>
        <w:t>י</w:t>
      </w:r>
      <w:r w:rsidR="00D04910" w:rsidRPr="0087008C">
        <w:rPr>
          <w:rFonts w:hint="cs"/>
          <w:rtl/>
        </w:rPr>
        <w:t xml:space="preserve"> </w:t>
      </w:r>
      <w:r w:rsidRPr="0087008C">
        <w:rPr>
          <w:rFonts w:hint="eastAsia"/>
          <w:rtl/>
        </w:rPr>
        <w:t>הג</w:t>
      </w:r>
      <w:r w:rsidR="00D04910" w:rsidRPr="0087008C">
        <w:rPr>
          <w:rFonts w:hint="cs"/>
          <w:rtl/>
        </w:rPr>
        <w:t>לילי</w:t>
      </w:r>
      <w:r w:rsidR="00731582">
        <w:rPr>
          <w:rFonts w:hint="cs"/>
          <w:rtl/>
        </w:rPr>
        <w:t>:</w:t>
      </w:r>
    </w:p>
    <w:p w14:paraId="1151C03D" w14:textId="4FE0989C" w:rsidR="0089324E" w:rsidRDefault="000D417B" w:rsidP="00A07C53">
      <w:pPr>
        <w:rPr>
          <w:rtl/>
        </w:rPr>
      </w:pPr>
      <w:r>
        <w:rPr>
          <w:rFonts w:hint="cs"/>
          <w:rtl/>
        </w:rPr>
        <w:t>ג'</w:t>
      </w:r>
      <w:r w:rsidR="0089324E" w:rsidRPr="006F178A">
        <w:rPr>
          <w:rtl/>
        </w:rPr>
        <w:t xml:space="preserve"> </w:t>
      </w:r>
      <w:r w:rsidR="00D04910">
        <w:rPr>
          <w:rFonts w:hint="cs"/>
          <w:rtl/>
        </w:rPr>
        <w:t xml:space="preserve">מצוות </w:t>
      </w:r>
      <w:r w:rsidR="0089324E" w:rsidRPr="006F178A">
        <w:rPr>
          <w:rFonts w:hint="cs"/>
          <w:rtl/>
        </w:rPr>
        <w:t>נצטוו</w:t>
      </w:r>
      <w:r w:rsidR="009950F4">
        <w:rPr>
          <w:rFonts w:hint="cs"/>
          <w:rtl/>
        </w:rPr>
        <w:t xml:space="preserve"> ברגל</w:t>
      </w:r>
      <w:r w:rsidR="0089324E" w:rsidRPr="006F178A">
        <w:rPr>
          <w:rtl/>
        </w:rPr>
        <w:t xml:space="preserve">: </w:t>
      </w:r>
      <w:r w:rsidR="0089324E" w:rsidRPr="006F178A">
        <w:rPr>
          <w:rFonts w:hint="cs"/>
          <w:rtl/>
        </w:rPr>
        <w:t>ראייה</w:t>
      </w:r>
      <w:r w:rsidR="0089324E" w:rsidRPr="006F178A">
        <w:rPr>
          <w:rtl/>
        </w:rPr>
        <w:t xml:space="preserve">, </w:t>
      </w:r>
      <w:r w:rsidR="0089324E" w:rsidRPr="006F178A">
        <w:rPr>
          <w:rFonts w:hint="cs"/>
          <w:rtl/>
        </w:rPr>
        <w:t>חגיגה</w:t>
      </w:r>
      <w:r w:rsidR="0089324E" w:rsidRPr="006F178A">
        <w:rPr>
          <w:rtl/>
        </w:rPr>
        <w:t xml:space="preserve">, </w:t>
      </w:r>
      <w:r w:rsidR="0089324E" w:rsidRPr="006F178A">
        <w:rPr>
          <w:rFonts w:hint="cs"/>
          <w:rtl/>
        </w:rPr>
        <w:t>שמחה</w:t>
      </w:r>
      <w:r w:rsidR="00D04910">
        <w:rPr>
          <w:rFonts w:hint="cs"/>
          <w:rtl/>
        </w:rPr>
        <w:t xml:space="preserve"> -</w:t>
      </w:r>
    </w:p>
    <w:p w14:paraId="621B2CDB" w14:textId="0F0BF55D" w:rsidR="00D04910" w:rsidRDefault="0089324E" w:rsidP="00283042">
      <w:pPr>
        <w:rPr>
          <w:rtl/>
        </w:rPr>
      </w:pPr>
      <w:r w:rsidRPr="005E6BC8">
        <w:rPr>
          <w:rFonts w:cs="PFT_Frank" w:hint="eastAsia"/>
          <w:b/>
          <w:bCs/>
          <w:szCs w:val="14"/>
          <w:rtl/>
        </w:rPr>
        <w:t>ראייה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כולה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לגבוה</w:t>
      </w:r>
      <w:r w:rsidRPr="006F178A">
        <w:rPr>
          <w:rtl/>
        </w:rPr>
        <w:t xml:space="preserve">, </w:t>
      </w:r>
      <w:r w:rsidRPr="005E6BC8">
        <w:rPr>
          <w:rFonts w:cs="PFT_Frank" w:hint="eastAsia"/>
          <w:b/>
          <w:bCs/>
          <w:szCs w:val="14"/>
          <w:rtl/>
        </w:rPr>
        <w:t>חגיגה</w:t>
      </w:r>
      <w:r w:rsidRPr="005E6BC8">
        <w:rPr>
          <w:rFonts w:cs="PFT_Frank"/>
          <w:b/>
          <w:bCs/>
          <w:szCs w:val="14"/>
          <w:rtl/>
        </w:rPr>
        <w:t xml:space="preserve"> </w:t>
      </w:r>
      <w:r w:rsidRPr="00283042">
        <w:rPr>
          <w:rFonts w:hint="eastAsia"/>
          <w:rtl/>
        </w:rPr>
        <w:t>לפני</w:t>
      </w:r>
      <w:r w:rsidRPr="00283042">
        <w:rPr>
          <w:rtl/>
        </w:rPr>
        <w:t xml:space="preserve"> </w:t>
      </w:r>
      <w:r w:rsidRPr="00283042">
        <w:rPr>
          <w:rFonts w:hint="eastAsia"/>
          <w:rtl/>
        </w:rPr>
        <w:t>הדיבור</w:t>
      </w:r>
      <w:r w:rsidRPr="00283042">
        <w:rPr>
          <w:rtl/>
        </w:rPr>
        <w:t>,</w:t>
      </w:r>
      <w:r w:rsidRPr="006F178A">
        <w:rPr>
          <w:rtl/>
        </w:rPr>
        <w:t xml:space="preserve"> </w:t>
      </w:r>
      <w:r w:rsidRPr="005E6BC8">
        <w:rPr>
          <w:rFonts w:cs="PFT_Frank" w:hint="eastAsia"/>
          <w:b/>
          <w:bCs/>
          <w:szCs w:val="14"/>
          <w:rtl/>
        </w:rPr>
        <w:t>שמחה</w:t>
      </w:r>
      <w:r w:rsidRPr="006F178A">
        <w:rPr>
          <w:rtl/>
        </w:rPr>
        <w:t xml:space="preserve"> </w:t>
      </w:r>
      <w:r w:rsidR="000D417B">
        <w:rPr>
          <w:rFonts w:hint="cs"/>
          <w:rtl/>
        </w:rPr>
        <w:t>אף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בנשים</w:t>
      </w:r>
      <w:r w:rsidR="00937898">
        <w:rPr>
          <w:rFonts w:hint="cs"/>
          <w:rtl/>
        </w:rPr>
        <w:t>,</w:t>
      </w:r>
    </w:p>
    <w:p w14:paraId="62E9D1E5" w14:textId="42842359" w:rsidR="00731582" w:rsidRDefault="00937898" w:rsidP="00353D4B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ו</w:t>
      </w:r>
      <w:r w:rsidRPr="0087008C">
        <w:rPr>
          <w:rFonts w:hint="eastAsia"/>
          <w:rtl/>
        </w:rPr>
        <w:t>ס</w:t>
      </w:r>
      <w:r w:rsidRPr="0087008C">
        <w:rPr>
          <w:rtl/>
        </w:rPr>
        <w:t xml:space="preserve">"ל </w:t>
      </w:r>
      <w:r w:rsidRPr="0087008C">
        <w:rPr>
          <w:rFonts w:hint="eastAsia"/>
          <w:rtl/>
        </w:rPr>
        <w:t>לריה</w:t>
      </w:r>
      <w:r w:rsidRPr="0087008C">
        <w:rPr>
          <w:rtl/>
        </w:rPr>
        <w:t>"ג</w:t>
      </w:r>
      <w:r w:rsidR="00731582">
        <w:rPr>
          <w:rFonts w:hint="cs"/>
          <w:rtl/>
        </w:rPr>
        <w:t>:</w:t>
      </w:r>
    </w:p>
    <w:p w14:paraId="18E4C44C" w14:textId="4A9F78CB" w:rsidR="0089324E" w:rsidRPr="005E6BC8" w:rsidRDefault="00937898" w:rsidP="00A07C53">
      <w:pPr>
        <w:rPr>
          <w:rFonts w:cs="PFT_Frank"/>
          <w:b/>
          <w:bCs/>
          <w:szCs w:val="14"/>
          <w:rtl/>
        </w:rPr>
      </w:pPr>
      <w:r>
        <w:rPr>
          <w:rFonts w:hint="cs"/>
          <w:rtl/>
        </w:rPr>
        <w:t>שבתחילה</w:t>
      </w:r>
      <w:r w:rsidRPr="008549A0">
        <w:rPr>
          <w:rFonts w:hint="cs"/>
          <w:rtl/>
        </w:rPr>
        <w:t xml:space="preserve"> </w:t>
      </w:r>
      <w:r w:rsidRPr="005E6BC8">
        <w:rPr>
          <w:rFonts w:cs="PFT_Frank" w:hint="cs"/>
          <w:b/>
          <w:bCs/>
          <w:szCs w:val="14"/>
          <w:rtl/>
        </w:rPr>
        <w:t>בלי</w:t>
      </w:r>
      <w:r w:rsidRPr="008549A0">
        <w:rPr>
          <w:rtl/>
        </w:rPr>
        <w:t xml:space="preserve"> </w:t>
      </w:r>
      <w:r w:rsidRPr="008549A0">
        <w:rPr>
          <w:rFonts w:hint="eastAsia"/>
          <w:rtl/>
        </w:rPr>
        <w:t>הפשט</w:t>
      </w:r>
      <w:r w:rsidRPr="008549A0">
        <w:rPr>
          <w:rtl/>
        </w:rPr>
        <w:t xml:space="preserve"> </w:t>
      </w:r>
      <w:r w:rsidRPr="008549A0">
        <w:rPr>
          <w:rFonts w:hint="eastAsia"/>
          <w:rtl/>
        </w:rPr>
        <w:t>וניתוח</w:t>
      </w:r>
      <w:r>
        <w:rPr>
          <w:rFonts w:hint="cs"/>
          <w:rtl/>
        </w:rPr>
        <w:t xml:space="preserve">, ואח"כ </w:t>
      </w:r>
      <w:r w:rsidRPr="005E6BC8">
        <w:rPr>
          <w:rFonts w:cs="PFT_Frank" w:hint="cs"/>
          <w:b/>
          <w:bCs/>
          <w:szCs w:val="14"/>
          <w:rtl/>
        </w:rPr>
        <w:t>עם,</w:t>
      </w:r>
    </w:p>
    <w:p w14:paraId="6AB8C1E0" w14:textId="77777777" w:rsidR="00404F5C" w:rsidRDefault="00937898" w:rsidP="00283042">
      <w:pPr>
        <w:spacing w:after="60"/>
        <w:rPr>
          <w:rtl/>
        </w:rPr>
      </w:pPr>
      <w:r w:rsidRPr="009950F4">
        <w:rPr>
          <w:rStyle w:val="affc"/>
          <w:rFonts w:hint="eastAsia"/>
          <w:rtl/>
        </w:rPr>
        <w:t>וא</w:t>
      </w:r>
      <w:r w:rsidRPr="009950F4">
        <w:rPr>
          <w:rStyle w:val="affc"/>
          <w:rtl/>
        </w:rPr>
        <w:t xml:space="preserve">"כ </w:t>
      </w:r>
      <w:r w:rsidRPr="009950F4">
        <w:rPr>
          <w:rStyle w:val="affc"/>
          <w:rFonts w:hint="eastAsia"/>
          <w:rtl/>
        </w:rPr>
        <w:t>גם</w:t>
      </w:r>
      <w:r w:rsidRPr="009950F4">
        <w:rPr>
          <w:rStyle w:val="affc"/>
          <w:rtl/>
        </w:rPr>
        <w:t xml:space="preserve"> </w:t>
      </w:r>
      <w:r w:rsidRPr="009950F4">
        <w:rPr>
          <w:rStyle w:val="affc"/>
          <w:rFonts w:hint="eastAsia"/>
          <w:rtl/>
        </w:rPr>
        <w:t>לרי</w:t>
      </w:r>
      <w:r w:rsidRPr="009950F4">
        <w:rPr>
          <w:rStyle w:val="affc"/>
          <w:rtl/>
        </w:rPr>
        <w:t>"ש:</w:t>
      </w:r>
      <w:r>
        <w:rPr>
          <w:rFonts w:hint="cs"/>
          <w:rtl/>
        </w:rPr>
        <w:t xml:space="preserve"> יתכן כך, </w:t>
      </w:r>
      <w:r w:rsidRPr="005E6BC8">
        <w:rPr>
          <w:rFonts w:cs="PFT_Frank" w:hint="eastAsia"/>
          <w:b/>
          <w:bCs/>
          <w:szCs w:val="14"/>
          <w:rtl/>
        </w:rPr>
        <w:t>ומחקהו</w:t>
      </w:r>
      <w:r>
        <w:rPr>
          <w:rFonts w:hint="cs"/>
          <w:rtl/>
        </w:rPr>
        <w:t>.</w:t>
      </w:r>
    </w:p>
    <w:p w14:paraId="360CBEB4" w14:textId="3C390A0D" w:rsidR="00731582" w:rsidRDefault="0089324E" w:rsidP="00353D4B">
      <w:pPr>
        <w:pStyle w:val="36"/>
        <w:framePr w:wrap="notBeside"/>
        <w:rPr>
          <w:rtl/>
        </w:rPr>
      </w:pPr>
      <w:r w:rsidRPr="0087008C">
        <w:rPr>
          <w:rtl/>
        </w:rPr>
        <w:t xml:space="preserve">בעי </w:t>
      </w:r>
      <w:r w:rsidRPr="0087008C">
        <w:rPr>
          <w:rFonts w:hint="eastAsia"/>
          <w:rtl/>
        </w:rPr>
        <w:t>ר</w:t>
      </w:r>
      <w:r w:rsidRPr="0087008C">
        <w:rPr>
          <w:rtl/>
        </w:rPr>
        <w:t>"</w:t>
      </w:r>
      <w:r w:rsidRPr="0087008C">
        <w:rPr>
          <w:rFonts w:hint="eastAsia"/>
          <w:rtl/>
        </w:rPr>
        <w:t>ח</w:t>
      </w:r>
      <w:r w:rsidR="00731582">
        <w:rPr>
          <w:rFonts w:hint="cs"/>
          <w:rtl/>
        </w:rPr>
        <w:t>:</w:t>
      </w:r>
    </w:p>
    <w:p w14:paraId="60FB9C5A" w14:textId="77777777" w:rsidR="00C0473D" w:rsidRDefault="0089324E" w:rsidP="00A07C53">
      <w:pPr>
        <w:rPr>
          <w:rStyle w:val="afffd"/>
          <w:rFonts w:ascii="Fb Fontext" w:hAnsi="Fb Fontext" w:cs="PFT_Frank"/>
          <w:szCs w:val="14"/>
          <w:rtl/>
        </w:rPr>
      </w:pPr>
      <w:r w:rsidRPr="004D6A79">
        <w:rPr>
          <w:rStyle w:val="af4"/>
          <w:rFonts w:hint="cs"/>
          <w:rtl/>
        </w:rPr>
        <w:t>וישלח</w:t>
      </w:r>
      <w:r w:rsidRPr="004D6A79">
        <w:rPr>
          <w:rStyle w:val="af4"/>
          <w:rtl/>
        </w:rPr>
        <w:t xml:space="preserve"> </w:t>
      </w:r>
      <w:r w:rsidRPr="004D6A79">
        <w:rPr>
          <w:rStyle w:val="af4"/>
          <w:rFonts w:hint="cs"/>
          <w:rtl/>
        </w:rPr>
        <w:t>את</w:t>
      </w:r>
      <w:r w:rsidRPr="004D6A79">
        <w:rPr>
          <w:rStyle w:val="af4"/>
          <w:rtl/>
        </w:rPr>
        <w:t xml:space="preserve"> </w:t>
      </w:r>
      <w:r w:rsidRPr="004D6A79">
        <w:rPr>
          <w:rStyle w:val="af4"/>
          <w:rFonts w:hint="cs"/>
          <w:rtl/>
        </w:rPr>
        <w:t>נערי</w:t>
      </w:r>
      <w:r w:rsidRPr="004D6A79">
        <w:rPr>
          <w:rStyle w:val="af4"/>
          <w:rtl/>
        </w:rPr>
        <w:t xml:space="preserve"> </w:t>
      </w:r>
      <w:r w:rsidRPr="004D6A79">
        <w:rPr>
          <w:rStyle w:val="af4"/>
          <w:rFonts w:hint="cs"/>
          <w:rtl/>
        </w:rPr>
        <w:t>בני</w:t>
      </w:r>
      <w:r w:rsidRPr="004D6A79">
        <w:rPr>
          <w:rStyle w:val="af4"/>
          <w:rtl/>
        </w:rPr>
        <w:t xml:space="preserve"> </w:t>
      </w:r>
      <w:r w:rsidRPr="004D6A79">
        <w:rPr>
          <w:rStyle w:val="af4"/>
          <w:rFonts w:hint="cs"/>
          <w:rtl/>
        </w:rPr>
        <w:t>ישראל</w:t>
      </w:r>
      <w:r w:rsidRPr="004D6A79">
        <w:rPr>
          <w:rStyle w:val="af4"/>
          <w:rtl/>
        </w:rPr>
        <w:t xml:space="preserve"> </w:t>
      </w:r>
      <w:r w:rsidRPr="004D6A79">
        <w:rPr>
          <w:rStyle w:val="af4"/>
          <w:rFonts w:hint="cs"/>
          <w:rtl/>
        </w:rPr>
        <w:t>ויעלו</w:t>
      </w:r>
      <w:r w:rsidRPr="004D6A79">
        <w:rPr>
          <w:rStyle w:val="af4"/>
          <w:rtl/>
        </w:rPr>
        <w:t xml:space="preserve"> </w:t>
      </w:r>
      <w:r w:rsidRPr="004D6A79">
        <w:rPr>
          <w:rStyle w:val="af4"/>
          <w:rFonts w:hint="cs"/>
          <w:rtl/>
        </w:rPr>
        <w:t>ע</w:t>
      </w:r>
      <w:r w:rsidR="00283042">
        <w:rPr>
          <w:rStyle w:val="af4"/>
          <w:rFonts w:hint="cs"/>
          <w:rtl/>
        </w:rPr>
        <w:t>ו</w:t>
      </w:r>
      <w:r w:rsidRPr="004D6A79">
        <w:rPr>
          <w:rStyle w:val="af4"/>
          <w:rFonts w:hint="cs"/>
          <w:rtl/>
        </w:rPr>
        <w:t>ל</w:t>
      </w:r>
      <w:r w:rsidR="00283042">
        <w:rPr>
          <w:rStyle w:val="af4"/>
          <w:rFonts w:hint="cs"/>
          <w:rtl/>
        </w:rPr>
        <w:t>ו</w:t>
      </w:r>
      <w:r w:rsidRPr="004D6A79">
        <w:rPr>
          <w:rStyle w:val="af4"/>
          <w:rFonts w:hint="cs"/>
          <w:rtl/>
        </w:rPr>
        <w:t>ת</w:t>
      </w:r>
      <w:r w:rsidRPr="004D6A79">
        <w:rPr>
          <w:rStyle w:val="af4"/>
          <w:rtl/>
        </w:rPr>
        <w:t xml:space="preserve"> </w:t>
      </w:r>
      <w:r w:rsidRPr="006F178A">
        <w:rPr>
          <w:rFonts w:ascii="Fb Fontext" w:hAnsi="Fb Fontext"/>
          <w:rtl/>
        </w:rPr>
        <w:t xml:space="preserve">- </w:t>
      </w:r>
      <w:r w:rsidRPr="006F178A">
        <w:rPr>
          <w:rFonts w:ascii="Fb Fontext" w:hAnsi="Fb Fontext" w:hint="cs"/>
          <w:rtl/>
        </w:rPr>
        <w:t>כבשים</w:t>
      </w:r>
      <w:r w:rsidRPr="005E6BC8">
        <w:rPr>
          <w:rStyle w:val="afffd"/>
          <w:rFonts w:ascii="Fb Fontext" w:hAnsi="Fb Fontext" w:cs="PFT_Frank"/>
          <w:szCs w:val="14"/>
          <w:rtl/>
        </w:rPr>
        <w:t>,</w:t>
      </w:r>
    </w:p>
    <w:p w14:paraId="43ADB94B" w14:textId="02F3E096" w:rsidR="0089324E" w:rsidRPr="006F178A" w:rsidRDefault="0089324E" w:rsidP="00A07C53">
      <w:pPr>
        <w:rPr>
          <w:rFonts w:cs="Guttman Vilna"/>
          <w:b/>
          <w:rtl/>
        </w:rPr>
      </w:pPr>
      <w:r w:rsidRPr="004D6A79">
        <w:rPr>
          <w:rStyle w:val="af4"/>
          <w:rFonts w:hint="cs"/>
          <w:rtl/>
        </w:rPr>
        <w:t>ויזבחו</w:t>
      </w:r>
      <w:r w:rsidRPr="004D6A79">
        <w:rPr>
          <w:rStyle w:val="af4"/>
          <w:rtl/>
        </w:rPr>
        <w:t xml:space="preserve"> </w:t>
      </w:r>
      <w:r w:rsidRPr="004D6A79">
        <w:rPr>
          <w:rStyle w:val="af4"/>
          <w:rFonts w:hint="cs"/>
          <w:rtl/>
        </w:rPr>
        <w:t>זבחים</w:t>
      </w:r>
      <w:r w:rsidRPr="004D6A79">
        <w:rPr>
          <w:rStyle w:val="af4"/>
          <w:rtl/>
        </w:rPr>
        <w:t xml:space="preserve"> </w:t>
      </w:r>
      <w:r w:rsidRPr="004D6A79">
        <w:rPr>
          <w:rStyle w:val="af4"/>
          <w:rFonts w:hint="cs"/>
          <w:rtl/>
        </w:rPr>
        <w:t>שלמים</w:t>
      </w:r>
      <w:r w:rsidRPr="004D6A79">
        <w:rPr>
          <w:rStyle w:val="af4"/>
          <w:rtl/>
        </w:rPr>
        <w:t xml:space="preserve"> </w:t>
      </w:r>
      <w:r w:rsidRPr="004D6A79">
        <w:rPr>
          <w:rStyle w:val="af4"/>
          <w:rFonts w:hint="cs"/>
          <w:rtl/>
        </w:rPr>
        <w:t>לה</w:t>
      </w:r>
      <w:r w:rsidRPr="004D6A79">
        <w:rPr>
          <w:rStyle w:val="af4"/>
          <w:rtl/>
        </w:rPr>
        <w:t>'</w:t>
      </w:r>
      <w:r w:rsidRPr="006F178A">
        <w:rPr>
          <w:rtl/>
        </w:rPr>
        <w:t xml:space="preserve"> </w:t>
      </w:r>
      <w:r w:rsidR="00336DEB">
        <w:rPr>
          <w:rFonts w:hint="cs"/>
          <w:rtl/>
        </w:rPr>
        <w:t xml:space="preserve">- </w:t>
      </w:r>
      <w:r w:rsidRPr="009950F4">
        <w:rPr>
          <w:rStyle w:val="af4"/>
          <w:rFonts w:hint="eastAsia"/>
          <w:rtl/>
        </w:rPr>
        <w:t>פרים</w:t>
      </w:r>
      <w:r w:rsidRPr="006F178A">
        <w:rPr>
          <w:rtl/>
        </w:rPr>
        <w:t>,</w:t>
      </w:r>
      <w:r w:rsidRPr="006F178A">
        <w:rPr>
          <w:rFonts w:hint="cs"/>
          <w:rtl/>
        </w:rPr>
        <w:t xml:space="preserve"> או </w:t>
      </w:r>
      <w:r w:rsidR="000D417B">
        <w:rPr>
          <w:rFonts w:hint="cs"/>
          <w:rtl/>
        </w:rPr>
        <w:t>הכל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פרים</w:t>
      </w:r>
      <w:r w:rsidR="00336DEB">
        <w:rPr>
          <w:rFonts w:hint="cs"/>
          <w:rtl/>
        </w:rPr>
        <w:t>.</w:t>
      </w:r>
    </w:p>
    <w:p w14:paraId="7D265298" w14:textId="7DFDD015" w:rsidR="00731582" w:rsidRDefault="0089324E" w:rsidP="00283042">
      <w:pPr>
        <w:pStyle w:val="36"/>
        <w:framePr w:wrap="notBeside"/>
        <w:rPr>
          <w:rtl/>
        </w:rPr>
      </w:pPr>
      <w:r w:rsidRPr="00283042">
        <w:rPr>
          <w:rFonts w:hint="eastAsia"/>
          <w:rtl/>
        </w:rPr>
        <w:t>נפק</w:t>
      </w:r>
      <w:r w:rsidRPr="00283042">
        <w:rPr>
          <w:rtl/>
        </w:rPr>
        <w:t>"</w:t>
      </w:r>
      <w:r w:rsidRPr="00283042">
        <w:rPr>
          <w:rFonts w:hint="eastAsia"/>
          <w:rtl/>
        </w:rPr>
        <w:t>מ</w:t>
      </w:r>
      <w:r w:rsidR="00731582">
        <w:rPr>
          <w:rtl/>
        </w:rPr>
        <w:t>:</w:t>
      </w:r>
    </w:p>
    <w:p w14:paraId="7AAA506D" w14:textId="21FCDFE7" w:rsidR="0089324E" w:rsidRPr="006F178A" w:rsidRDefault="0089324E" w:rsidP="00A07C53">
      <w:pPr>
        <w:rPr>
          <w:rtl/>
        </w:rPr>
      </w:pPr>
      <w:r w:rsidRPr="006F178A">
        <w:rPr>
          <w:rFonts w:hint="cs"/>
          <w:rtl/>
        </w:rPr>
        <w:t>ל</w:t>
      </w:r>
      <w:r w:rsidR="00336DEB">
        <w:rPr>
          <w:rFonts w:hint="cs"/>
          <w:rtl/>
        </w:rPr>
        <w:t>טעמים,</w:t>
      </w:r>
      <w:r w:rsidR="005E1AE5">
        <w:rPr>
          <w:rtl/>
        </w:rPr>
        <w:tab/>
      </w:r>
      <w:r w:rsidR="005E1AE5">
        <w:rPr>
          <w:rtl/>
        </w:rPr>
        <w:tab/>
      </w:r>
      <w:r w:rsidR="005E1AE5">
        <w:rPr>
          <w:rtl/>
        </w:rPr>
        <w:tab/>
      </w:r>
      <w:r w:rsidR="00336DEB">
        <w:rPr>
          <w:rFonts w:hint="cs"/>
          <w:rtl/>
        </w:rPr>
        <w:t xml:space="preserve"> </w:t>
      </w:r>
      <w:r w:rsidR="00336DEB" w:rsidRPr="005E6BC8">
        <w:rPr>
          <w:rFonts w:cs="PFT_Frank" w:hint="eastAsia"/>
          <w:b/>
          <w:bCs/>
          <w:szCs w:val="14"/>
          <w:rtl/>
        </w:rPr>
        <w:t>או</w:t>
      </w:r>
      <w:r w:rsidR="00336DEB" w:rsidRPr="005E6BC8">
        <w:rPr>
          <w:rFonts w:cs="PFT_Frank"/>
          <w:b/>
          <w:bCs/>
          <w:szCs w:val="14"/>
          <w:rtl/>
        </w:rPr>
        <w:t xml:space="preserve"> </w:t>
      </w:r>
      <w:r w:rsidR="000D417B">
        <w:rPr>
          <w:rFonts w:hint="cs"/>
          <w:rtl/>
        </w:rPr>
        <w:t>לנודר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כעול</w:t>
      </w:r>
      <w:r w:rsidR="000D417B">
        <w:rPr>
          <w:rFonts w:hint="cs"/>
          <w:rtl/>
        </w:rPr>
        <w:t xml:space="preserve">ת </w:t>
      </w:r>
      <w:r w:rsidR="00336DEB">
        <w:rPr>
          <w:rFonts w:hint="cs"/>
          <w:rtl/>
        </w:rPr>
        <w:t xml:space="preserve">סיני </w:t>
      </w:r>
      <w:r w:rsidRPr="006F178A">
        <w:rPr>
          <w:rFonts w:hint="cs"/>
          <w:rtl/>
        </w:rPr>
        <w:t>-</w:t>
      </w:r>
      <w:r w:rsidRPr="006F178A">
        <w:rPr>
          <w:rtl/>
        </w:rPr>
        <w:t xml:space="preserve"> </w:t>
      </w:r>
      <w:r w:rsidRPr="005E6BC8">
        <w:rPr>
          <w:rFonts w:cs="PFT_Frank" w:hint="eastAsia"/>
          <w:bCs/>
          <w:szCs w:val="14"/>
          <w:rtl/>
        </w:rPr>
        <w:t>תיקו</w:t>
      </w:r>
      <w:r w:rsidRPr="006F178A">
        <w:rPr>
          <w:rtl/>
        </w:rPr>
        <w:t>.</w:t>
      </w:r>
    </w:p>
    <w:p w14:paraId="0E1485CF" w14:textId="77777777" w:rsidR="0089324E" w:rsidRPr="006F178A" w:rsidRDefault="0089324E" w:rsidP="00A7758B">
      <w:pPr>
        <w:pStyle w:val="afff3"/>
        <w:framePr w:wrap="around"/>
        <w:rPr>
          <w:rtl/>
        </w:rPr>
      </w:pPr>
      <w:r w:rsidRPr="006F178A">
        <w:rPr>
          <w:rFonts w:hint="cs"/>
          <w:rtl/>
        </w:rPr>
        <w:t>ז.</w:t>
      </w:r>
    </w:p>
    <w:p w14:paraId="7EFC73F2" w14:textId="550176E2" w:rsidR="00731582" w:rsidRDefault="00417E60" w:rsidP="00283042">
      <w:pPr>
        <w:pStyle w:val="36"/>
        <w:framePr w:wrap="notBeside"/>
        <w:rPr>
          <w:rtl/>
        </w:rPr>
      </w:pPr>
      <w:r w:rsidRPr="00283042">
        <w:rPr>
          <w:rFonts w:hint="eastAsia"/>
          <w:rtl/>
        </w:rPr>
        <w:t>תנן</w:t>
      </w:r>
      <w:r w:rsidRPr="00283042">
        <w:rPr>
          <w:rtl/>
        </w:rPr>
        <w:t xml:space="preserve"> התם</w:t>
      </w:r>
      <w:r w:rsidR="00731582">
        <w:rPr>
          <w:rtl/>
        </w:rPr>
        <w:t>:</w:t>
      </w:r>
    </w:p>
    <w:p w14:paraId="36156620" w14:textId="423B7B78" w:rsidR="00A956FC" w:rsidRPr="004D6A79" w:rsidRDefault="00417E60" w:rsidP="00A07C53">
      <w:pPr>
        <w:rPr>
          <w:rStyle w:val="affc"/>
          <w:rFonts w:ascii="BA Fontov Regular" w:hAnsi="BA Fontov Regular" w:cs="BA Vilna Bold"/>
          <w:b w:val="0"/>
          <w:bCs w:val="0"/>
          <w:sz w:val="32"/>
          <w:szCs w:val="18"/>
          <w:rtl/>
        </w:rPr>
      </w:pPr>
      <w:r w:rsidRPr="005E6BC8">
        <w:rPr>
          <w:rFonts w:cs="PFT_Frank" w:hint="eastAsia"/>
          <w:b/>
          <w:bCs/>
          <w:szCs w:val="14"/>
          <w:rtl/>
        </w:rPr>
        <w:t>ל</w:t>
      </w:r>
      <w:r w:rsidR="0089324E" w:rsidRPr="005E6BC8">
        <w:rPr>
          <w:rFonts w:cs="PFT_Frank" w:hint="eastAsia"/>
          <w:b/>
          <w:bCs/>
          <w:szCs w:val="14"/>
          <w:rtl/>
        </w:rPr>
        <w:t>אלו</w:t>
      </w:r>
      <w:r w:rsidR="0089324E" w:rsidRPr="005E6BC8">
        <w:rPr>
          <w:rFonts w:cs="PFT_Frank"/>
          <w:b/>
          <w:bCs/>
          <w:szCs w:val="14"/>
          <w:rtl/>
        </w:rPr>
        <w:t xml:space="preserve"> </w:t>
      </w:r>
      <w:r w:rsidR="0089324E" w:rsidRPr="005E6BC8">
        <w:rPr>
          <w:rFonts w:cs="PFT_Frank" w:hint="eastAsia"/>
          <w:b/>
          <w:bCs/>
          <w:szCs w:val="14"/>
          <w:rtl/>
        </w:rPr>
        <w:t>אין</w:t>
      </w:r>
      <w:r w:rsidR="0089324E" w:rsidRPr="005E6BC8">
        <w:rPr>
          <w:rFonts w:cs="PFT_Frank"/>
          <w:b/>
          <w:bCs/>
          <w:szCs w:val="14"/>
          <w:rtl/>
        </w:rPr>
        <w:t xml:space="preserve"> </w:t>
      </w:r>
      <w:r w:rsidR="0089324E" w:rsidRPr="005E6BC8">
        <w:rPr>
          <w:rFonts w:cs="PFT_Frank" w:hint="eastAsia"/>
          <w:b/>
          <w:bCs/>
          <w:szCs w:val="14"/>
          <w:rtl/>
        </w:rPr>
        <w:t>שיעור</w:t>
      </w:r>
      <w:r>
        <w:rPr>
          <w:rFonts w:hint="cs"/>
          <w:rtl/>
        </w:rPr>
        <w:t>:</w:t>
      </w:r>
      <w:r w:rsidR="0089324E" w:rsidRPr="006F178A">
        <w:rPr>
          <w:rFonts w:hint="cs"/>
          <w:rtl/>
        </w:rPr>
        <w:t xml:space="preserve"> פאה</w:t>
      </w:r>
      <w:r w:rsidR="0089324E" w:rsidRPr="006F178A">
        <w:rPr>
          <w:rtl/>
        </w:rPr>
        <w:t xml:space="preserve">, </w:t>
      </w:r>
      <w:r w:rsidR="0089324E" w:rsidRPr="006F178A">
        <w:rPr>
          <w:rFonts w:hint="cs"/>
          <w:rtl/>
        </w:rPr>
        <w:t>בכורים</w:t>
      </w:r>
      <w:r w:rsidR="0089324E" w:rsidRPr="006F178A">
        <w:rPr>
          <w:rtl/>
        </w:rPr>
        <w:t xml:space="preserve">, </w:t>
      </w:r>
      <w:r w:rsidR="0089324E" w:rsidRPr="00417E60">
        <w:rPr>
          <w:rFonts w:hint="cs"/>
          <w:rtl/>
        </w:rPr>
        <w:t>ראיון</w:t>
      </w:r>
      <w:r w:rsidR="0089324E" w:rsidRPr="006F178A">
        <w:rPr>
          <w:rtl/>
        </w:rPr>
        <w:t xml:space="preserve">, </w:t>
      </w:r>
      <w:r w:rsidR="000D417B">
        <w:rPr>
          <w:rFonts w:hint="cs"/>
          <w:rtl/>
        </w:rPr>
        <w:t>גמ"ח</w:t>
      </w:r>
      <w:r w:rsidR="0089324E" w:rsidRPr="006F178A">
        <w:rPr>
          <w:rtl/>
        </w:rPr>
        <w:t xml:space="preserve">, </w:t>
      </w:r>
      <w:r w:rsidR="0089324E" w:rsidRPr="006F178A">
        <w:rPr>
          <w:rFonts w:hint="cs"/>
          <w:rtl/>
        </w:rPr>
        <w:t>ו</w:t>
      </w:r>
      <w:r w:rsidR="000D417B">
        <w:rPr>
          <w:rFonts w:hint="cs"/>
          <w:rtl/>
        </w:rPr>
        <w:t>ת"ת</w:t>
      </w:r>
      <w:r w:rsidR="0089324E" w:rsidRPr="006F178A">
        <w:rPr>
          <w:rtl/>
        </w:rPr>
        <w:t>.</w:t>
      </w:r>
    </w:p>
    <w:p w14:paraId="7FA68D0E" w14:textId="27560D00" w:rsidR="00417E60" w:rsidRPr="009950F4" w:rsidRDefault="00417E60" w:rsidP="00283042">
      <w:pPr>
        <w:pStyle w:val="afffff"/>
        <w:rPr>
          <w:rtl/>
        </w:rPr>
      </w:pPr>
      <w:r w:rsidRPr="009950F4">
        <w:rPr>
          <w:rFonts w:hint="eastAsia"/>
          <w:rtl/>
        </w:rPr>
        <w:t>אין</w:t>
      </w:r>
      <w:r w:rsidRPr="009950F4">
        <w:rPr>
          <w:rtl/>
        </w:rPr>
        <w:t xml:space="preserve"> שיעור לדמי קרבן ראייה</w:t>
      </w:r>
    </w:p>
    <w:p w14:paraId="2D2C7B3B" w14:textId="477A2601" w:rsidR="00731582" w:rsidRDefault="000D417B" w:rsidP="00353D4B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מ</w:t>
      </w:r>
      <w:r w:rsidR="0089324E" w:rsidRPr="0087008C">
        <w:rPr>
          <w:rFonts w:hint="eastAsia"/>
          <w:rtl/>
        </w:rPr>
        <w:t>ר</w:t>
      </w:r>
      <w:r w:rsidRPr="0087008C">
        <w:rPr>
          <w:rFonts w:hint="cs"/>
          <w:rtl/>
        </w:rPr>
        <w:t>אב"ר</w:t>
      </w:r>
      <w:r w:rsidR="00731582">
        <w:rPr>
          <w:rFonts w:hint="cs"/>
          <w:rtl/>
        </w:rPr>
        <w:t>:</w:t>
      </w:r>
    </w:p>
    <w:p w14:paraId="7F4D5C49" w14:textId="35F90473" w:rsidR="00417E60" w:rsidRDefault="00417E60" w:rsidP="00A07C53">
      <w:pPr>
        <w:rPr>
          <w:rtl/>
        </w:rPr>
      </w:pPr>
      <w:r w:rsidRPr="005E6BC8">
        <w:rPr>
          <w:rFonts w:cs="PFT_Frank" w:hint="cs"/>
          <w:b/>
          <w:bCs/>
          <w:szCs w:val="14"/>
          <w:rtl/>
        </w:rPr>
        <w:t>ל</w:t>
      </w:r>
      <w:r w:rsidR="0089324E" w:rsidRPr="005E6BC8">
        <w:rPr>
          <w:rFonts w:cs="PFT_Frank" w:hint="eastAsia"/>
          <w:b/>
          <w:bCs/>
          <w:szCs w:val="14"/>
          <w:rtl/>
        </w:rPr>
        <w:t>ראיון</w:t>
      </w:r>
      <w:r w:rsidR="0089324E" w:rsidRPr="006F178A">
        <w:rPr>
          <w:rtl/>
        </w:rPr>
        <w:t xml:space="preserve"> </w:t>
      </w:r>
      <w:r w:rsidR="0089324E" w:rsidRPr="006F178A">
        <w:rPr>
          <w:rFonts w:hint="cs"/>
          <w:rtl/>
        </w:rPr>
        <w:t>אין</w:t>
      </w:r>
      <w:r w:rsidR="0089324E" w:rsidRPr="006F178A">
        <w:rPr>
          <w:rtl/>
        </w:rPr>
        <w:t xml:space="preserve"> </w:t>
      </w:r>
      <w:r w:rsidR="0089324E" w:rsidRPr="006F178A">
        <w:rPr>
          <w:rFonts w:hint="cs"/>
          <w:rtl/>
        </w:rPr>
        <w:t>שיעור</w:t>
      </w:r>
      <w:r>
        <w:rPr>
          <w:rFonts w:hint="cs"/>
          <w:rtl/>
        </w:rPr>
        <w:t xml:space="preserve"> למעלה ולמטה, </w:t>
      </w:r>
      <w:r w:rsidRPr="005E6BC8">
        <w:rPr>
          <w:rFonts w:cs="PFT_Frank" w:hint="eastAsia"/>
          <w:b/>
          <w:bCs/>
          <w:szCs w:val="14"/>
          <w:rtl/>
        </w:rPr>
        <w:t>מדאורייתא</w:t>
      </w:r>
      <w:r>
        <w:rPr>
          <w:rFonts w:hint="cs"/>
          <w:rtl/>
        </w:rPr>
        <w:t>,</w:t>
      </w:r>
    </w:p>
    <w:p w14:paraId="2BFE9E9B" w14:textId="77777777" w:rsidR="00C0473D" w:rsidRDefault="00417E60" w:rsidP="00A07C53">
      <w:pPr>
        <w:rPr>
          <w:rFonts w:ascii="Fb Fontext" w:hAnsi="Fb Fontext"/>
          <w:sz w:val="20"/>
          <w:rtl/>
        </w:rPr>
      </w:pPr>
      <w:r w:rsidRPr="005E6BC8">
        <w:rPr>
          <w:rFonts w:cs="PFT_Frank" w:hint="eastAsia"/>
          <w:b/>
          <w:bCs/>
          <w:szCs w:val="14"/>
          <w:rtl/>
        </w:rPr>
        <w:t>אבל</w:t>
      </w:r>
      <w:r w:rsidRPr="005E6BC8">
        <w:rPr>
          <w:rFonts w:cs="PFT_Frank"/>
          <w:bCs/>
          <w:szCs w:val="14"/>
          <w:rtl/>
        </w:rPr>
        <w:t xml:space="preserve"> </w:t>
      </w:r>
      <w:r w:rsidR="00A956FC" w:rsidRPr="005E6BC8">
        <w:rPr>
          <w:rFonts w:cs="PFT_Frank" w:hint="eastAsia"/>
          <w:bCs/>
          <w:szCs w:val="14"/>
          <w:rtl/>
        </w:rPr>
        <w:t>אמרו</w:t>
      </w:r>
      <w:r w:rsidR="00A956FC" w:rsidRPr="005E6BC8">
        <w:rPr>
          <w:rFonts w:cs="PFT_Frank"/>
          <w:b/>
          <w:bCs/>
          <w:szCs w:val="14"/>
          <w:rtl/>
        </w:rPr>
        <w:t xml:space="preserve"> </w:t>
      </w:r>
      <w:r w:rsidR="0089324E" w:rsidRPr="005E6BC8">
        <w:rPr>
          <w:rFonts w:cs="PFT_Frank" w:hint="eastAsia"/>
          <w:bCs/>
          <w:szCs w:val="14"/>
          <w:rtl/>
        </w:rPr>
        <w:t>חכמים</w:t>
      </w:r>
      <w:r w:rsidR="000D417B" w:rsidRPr="009950F4">
        <w:rPr>
          <w:rtl/>
        </w:rPr>
        <w:t>:</w:t>
      </w:r>
      <w:r w:rsidR="0089324E" w:rsidRPr="009950F4">
        <w:rPr>
          <w:rtl/>
        </w:rPr>
        <w:t xml:space="preserve"> </w:t>
      </w:r>
      <w:r>
        <w:rPr>
          <w:rFonts w:hint="cs"/>
          <w:rtl/>
        </w:rPr>
        <w:t xml:space="preserve">ראייה </w:t>
      </w:r>
      <w:r w:rsidR="0089324E" w:rsidRPr="006F178A">
        <w:rPr>
          <w:rFonts w:ascii="Fb Fontext" w:hAnsi="Fb Fontext" w:hint="cs"/>
          <w:sz w:val="20"/>
          <w:rtl/>
        </w:rPr>
        <w:t>מעה</w:t>
      </w:r>
      <w:r w:rsidR="00A533B5">
        <w:rPr>
          <w:rFonts w:ascii="Fb Fontext" w:hAnsi="Fb Fontext" w:hint="cs"/>
          <w:sz w:val="20"/>
          <w:rtl/>
        </w:rPr>
        <w:t xml:space="preserve"> </w:t>
      </w:r>
      <w:r w:rsidR="00A956FC">
        <w:rPr>
          <w:rFonts w:ascii="Fb Fontext" w:hAnsi="Fb Fontext" w:hint="cs"/>
          <w:sz w:val="20"/>
          <w:rtl/>
        </w:rPr>
        <w:t>כסף</w:t>
      </w:r>
      <w:r>
        <w:rPr>
          <w:rFonts w:ascii="Fb Fontext" w:hAnsi="Fb Fontext" w:hint="cs"/>
          <w:sz w:val="20"/>
          <w:rtl/>
        </w:rPr>
        <w:t>, וחגיגה שתי כסף.</w:t>
      </w:r>
    </w:p>
    <w:p w14:paraId="6D3C0704" w14:textId="2FAA1BF0" w:rsidR="00417E60" w:rsidRPr="009950F4" w:rsidRDefault="00417E60" w:rsidP="00A07C53">
      <w:pPr>
        <w:pStyle w:val="afffff"/>
        <w:rPr>
          <w:rtl/>
        </w:rPr>
      </w:pPr>
      <w:r w:rsidRPr="009950F4">
        <w:rPr>
          <w:rFonts w:hint="eastAsia"/>
          <w:rtl/>
        </w:rPr>
        <w:t>אין</w:t>
      </w:r>
      <w:r w:rsidRPr="009950F4">
        <w:rPr>
          <w:rtl/>
        </w:rPr>
        <w:t xml:space="preserve"> </w:t>
      </w:r>
      <w:r w:rsidRPr="009950F4">
        <w:rPr>
          <w:rFonts w:hint="eastAsia"/>
          <w:rtl/>
        </w:rPr>
        <w:t>שיעור</w:t>
      </w:r>
      <w:r w:rsidRPr="009950F4">
        <w:rPr>
          <w:rtl/>
        </w:rPr>
        <w:t xml:space="preserve"> </w:t>
      </w:r>
      <w:r w:rsidRPr="009950F4">
        <w:rPr>
          <w:rFonts w:hint="eastAsia"/>
          <w:rtl/>
        </w:rPr>
        <w:t>לראיית</w:t>
      </w:r>
      <w:r w:rsidRPr="009950F4">
        <w:rPr>
          <w:rtl/>
        </w:rPr>
        <w:t xml:space="preserve"> </w:t>
      </w:r>
      <w:r w:rsidRPr="009950F4">
        <w:rPr>
          <w:rFonts w:hint="eastAsia"/>
          <w:rtl/>
        </w:rPr>
        <w:t>פנים</w:t>
      </w:r>
      <w:r w:rsidRPr="009950F4">
        <w:rPr>
          <w:rtl/>
        </w:rPr>
        <w:t xml:space="preserve"> </w:t>
      </w:r>
      <w:r w:rsidRPr="009950F4">
        <w:rPr>
          <w:rFonts w:hint="eastAsia"/>
          <w:rtl/>
        </w:rPr>
        <w:t>בעזרה</w:t>
      </w:r>
      <w:r>
        <w:rPr>
          <w:rFonts w:hint="cs"/>
          <w:rtl/>
        </w:rPr>
        <w:t>,</w:t>
      </w:r>
      <w:r w:rsidRPr="009950F4">
        <w:rPr>
          <w:rtl/>
        </w:rPr>
        <w:t xml:space="preserve"> עם או בלי קרבן</w:t>
      </w:r>
    </w:p>
    <w:p w14:paraId="1155D515" w14:textId="6BA87804" w:rsidR="008C42A6" w:rsidRDefault="0089324E" w:rsidP="008C42A6">
      <w:pPr>
        <w:rPr>
          <w:rStyle w:val="affc"/>
          <w:rtl/>
        </w:rPr>
      </w:pPr>
      <w:r w:rsidRPr="005E6BC8">
        <w:rPr>
          <w:rStyle w:val="afffd"/>
          <w:rFonts w:ascii="Fb Fontext" w:hAnsi="Fb Fontext" w:cs="PFT_Frank" w:hint="cs"/>
          <w:szCs w:val="14"/>
          <w:rtl/>
        </w:rPr>
        <w:t>ראיון</w:t>
      </w:r>
      <w:r w:rsidR="00417E60">
        <w:rPr>
          <w:rFonts w:ascii="Fb Fontext" w:hAnsi="Fb Fontext" w:hint="cs"/>
          <w:rtl/>
        </w:rPr>
        <w:t xml:space="preserve"> - </w:t>
      </w:r>
      <w:r w:rsidR="00417E60" w:rsidRPr="009950F4">
        <w:rPr>
          <w:rStyle w:val="affc"/>
          <w:rFonts w:hint="eastAsia"/>
          <w:rtl/>
        </w:rPr>
        <w:t>לרי</w:t>
      </w:r>
      <w:r w:rsidR="00417E60" w:rsidRPr="009950F4">
        <w:rPr>
          <w:rStyle w:val="affc"/>
          <w:rtl/>
        </w:rPr>
        <w:t>"ו</w:t>
      </w:r>
      <w:r w:rsidR="00417E60">
        <w:rPr>
          <w:rStyle w:val="affc"/>
          <w:rFonts w:hint="cs"/>
          <w:rtl/>
        </w:rPr>
        <w:t>:</w:t>
      </w:r>
      <w:r w:rsidR="00417E60" w:rsidRPr="009950F4">
        <w:rPr>
          <w:rtl/>
        </w:rPr>
        <w:t xml:space="preserve"> ראיית פנים </w:t>
      </w:r>
      <w:r w:rsidR="00417E60" w:rsidRPr="009950F4">
        <w:rPr>
          <w:rStyle w:val="affe"/>
          <w:rFonts w:hint="eastAsia"/>
          <w:rtl/>
        </w:rPr>
        <w:t>בעזרה</w:t>
      </w:r>
      <w:r w:rsidR="00417E60" w:rsidRPr="009950F4">
        <w:rPr>
          <w:rtl/>
        </w:rPr>
        <w:t xml:space="preserve">, </w:t>
      </w:r>
      <w:r w:rsidR="00417E60" w:rsidRPr="00417E60">
        <w:rPr>
          <w:rStyle w:val="affc"/>
          <w:rFonts w:hint="cs"/>
          <w:rtl/>
        </w:rPr>
        <w:t>ר"ל:</w:t>
      </w:r>
      <w:r w:rsidR="00417E60" w:rsidRPr="009950F4">
        <w:rPr>
          <w:rtl/>
        </w:rPr>
        <w:t xml:space="preserve"> ראיית פנים</w:t>
      </w:r>
      <w:r w:rsidR="00417E60" w:rsidRPr="005E6BC8">
        <w:rPr>
          <w:rFonts w:cs="PFT_Frank"/>
          <w:bCs/>
          <w:szCs w:val="14"/>
          <w:rtl/>
        </w:rPr>
        <w:t xml:space="preserve"> עם קרבן</w:t>
      </w:r>
      <w:r w:rsidR="00417E60" w:rsidRPr="009950F4">
        <w:rPr>
          <w:rStyle w:val="affc"/>
          <w:rtl/>
        </w:rPr>
        <w:t>.</w:t>
      </w:r>
    </w:p>
    <w:p w14:paraId="3D78D4EC" w14:textId="06A63154" w:rsidR="00731582" w:rsidRDefault="00417E60" w:rsidP="008C42A6">
      <w:pPr>
        <w:pStyle w:val="36"/>
        <w:framePr w:wrap="notBeside"/>
        <w:rPr>
          <w:rtl/>
        </w:rPr>
      </w:pPr>
      <w:r w:rsidRPr="008C42A6">
        <w:rPr>
          <w:rFonts w:hint="eastAsia"/>
          <w:rtl/>
        </w:rPr>
        <w:t>בה</w:t>
      </w:r>
      <w:r w:rsidRPr="008C42A6">
        <w:rPr>
          <w:rFonts w:hint="cs"/>
          <w:rtl/>
        </w:rPr>
        <w:t>ו</w:t>
      </w:r>
      <w:r w:rsidRPr="008C42A6">
        <w:rPr>
          <w:rtl/>
        </w:rPr>
        <w:t>"א</w:t>
      </w:r>
      <w:r w:rsidRPr="008C42A6">
        <w:rPr>
          <w:rFonts w:hint="cs"/>
          <w:rtl/>
        </w:rPr>
        <w:t xml:space="preserve"> לכו"ע</w:t>
      </w:r>
      <w:r w:rsidR="00731582">
        <w:rPr>
          <w:rFonts w:hint="cs"/>
          <w:rtl/>
        </w:rPr>
        <w:t>:</w:t>
      </w:r>
    </w:p>
    <w:p w14:paraId="562735F2" w14:textId="1E805CE7" w:rsidR="002233DA" w:rsidRPr="008B1D7D" w:rsidRDefault="00A956FC" w:rsidP="008B1D7D">
      <w:pPr>
        <w:rPr>
          <w:spacing w:val="-4"/>
          <w:rtl/>
        </w:rPr>
      </w:pPr>
      <w:r w:rsidRPr="008B1D7D">
        <w:rPr>
          <w:rFonts w:ascii="Fb Fontext" w:hAnsi="Fb Fontext" w:cs="PFT_Frank" w:hint="eastAsia"/>
          <w:b/>
          <w:bCs/>
          <w:spacing w:val="-4"/>
          <w:szCs w:val="14"/>
          <w:rtl/>
        </w:rPr>
        <w:t>ביו</w:t>
      </w:r>
      <w:r w:rsidRPr="008B1D7D">
        <w:rPr>
          <w:rFonts w:ascii="Fb Fontext" w:hAnsi="Fb Fontext" w:cs="PFT_Frank"/>
          <w:b/>
          <w:bCs/>
          <w:spacing w:val="-4"/>
          <w:szCs w:val="14"/>
          <w:rtl/>
        </w:rPr>
        <w:t xml:space="preserve">"ט </w:t>
      </w:r>
      <w:r w:rsidRPr="008B1D7D">
        <w:rPr>
          <w:rFonts w:ascii="Fb Fontext" w:hAnsi="Fb Fontext" w:cs="PFT_Frank" w:hint="eastAsia"/>
          <w:b/>
          <w:bCs/>
          <w:spacing w:val="-4"/>
          <w:szCs w:val="14"/>
          <w:rtl/>
        </w:rPr>
        <w:t>ראשון</w:t>
      </w:r>
      <w:r w:rsidRPr="008B1D7D">
        <w:rPr>
          <w:rFonts w:ascii="Fb Fontext" w:hAnsi="Fb Fontext" w:hint="cs"/>
          <w:spacing w:val="-4"/>
          <w:rtl/>
        </w:rPr>
        <w:t xml:space="preserve"> </w:t>
      </w:r>
      <w:r w:rsidR="0089324E" w:rsidRPr="008B1D7D">
        <w:rPr>
          <w:rFonts w:ascii="Fb Fontext" w:hAnsi="Fb Fontext" w:hint="cs"/>
          <w:spacing w:val="-4"/>
          <w:rtl/>
        </w:rPr>
        <w:t>ראיי</w:t>
      </w:r>
      <w:r w:rsidR="00417E60" w:rsidRPr="008B1D7D">
        <w:rPr>
          <w:rFonts w:ascii="Fb Fontext" w:hAnsi="Fb Fontext" w:hint="cs"/>
          <w:spacing w:val="-4"/>
          <w:rtl/>
        </w:rPr>
        <w:t>ה</w:t>
      </w:r>
      <w:r w:rsidR="0089324E" w:rsidRPr="008B1D7D">
        <w:rPr>
          <w:rFonts w:ascii="Fb Fontext" w:hAnsi="Fb Fontext"/>
          <w:spacing w:val="-4"/>
          <w:rtl/>
        </w:rPr>
        <w:t xml:space="preserve"> </w:t>
      </w:r>
      <w:r w:rsidR="00417E60" w:rsidRPr="008B1D7D">
        <w:rPr>
          <w:rStyle w:val="affe"/>
          <w:rFonts w:hint="eastAsia"/>
          <w:spacing w:val="-4"/>
          <w:sz w:val="12"/>
          <w:szCs w:val="12"/>
          <w:rtl/>
        </w:rPr>
        <w:t>חייבת</w:t>
      </w:r>
      <w:r w:rsidR="00417E60" w:rsidRPr="008B1D7D">
        <w:rPr>
          <w:rFonts w:ascii="Fb Fontext" w:hAnsi="Fb Fontext" w:hint="cs"/>
          <w:spacing w:val="-4"/>
          <w:rtl/>
        </w:rPr>
        <w:t xml:space="preserve"> </w:t>
      </w:r>
      <w:r w:rsidR="00A469C2" w:rsidRPr="008B1D7D">
        <w:rPr>
          <w:rFonts w:ascii="Fb Fontext" w:hAnsi="Fb Fontext" w:hint="cs"/>
          <w:spacing w:val="-4"/>
          <w:rtl/>
        </w:rPr>
        <w:t>בקרבן</w:t>
      </w:r>
      <w:r w:rsidR="00DB12B2">
        <w:rPr>
          <w:rFonts w:ascii="Fb Fontext" w:hAnsi="Fb Fontext" w:hint="cs"/>
          <w:rtl/>
        </w:rPr>
        <w:t>,</w:t>
      </w:r>
      <w:r w:rsidR="0089324E" w:rsidRPr="006F178A">
        <w:rPr>
          <w:rFonts w:ascii="Fb Fontext" w:hAnsi="Fb Fontext"/>
          <w:rtl/>
        </w:rPr>
        <w:t xml:space="preserve"> </w:t>
      </w:r>
      <w:r w:rsidR="00DB12B2">
        <w:rPr>
          <w:rFonts w:cs="PFT_Frank" w:hint="cs"/>
          <w:b/>
          <w:bCs/>
          <w:spacing w:val="-4"/>
          <w:szCs w:val="14"/>
          <w:rtl/>
        </w:rPr>
        <w:t>ו</w:t>
      </w:r>
      <w:r w:rsidR="0089324E" w:rsidRPr="008B1D7D">
        <w:rPr>
          <w:rFonts w:cs="PFT_Frank" w:hint="eastAsia"/>
          <w:b/>
          <w:bCs/>
          <w:spacing w:val="-4"/>
          <w:szCs w:val="14"/>
          <w:rtl/>
        </w:rPr>
        <w:t>בשאר</w:t>
      </w:r>
      <w:r w:rsidR="0089324E" w:rsidRPr="008B1D7D">
        <w:rPr>
          <w:rFonts w:cs="PFT_Frank"/>
          <w:b/>
          <w:bCs/>
          <w:spacing w:val="-4"/>
          <w:szCs w:val="14"/>
          <w:rtl/>
        </w:rPr>
        <w:t xml:space="preserve"> </w:t>
      </w:r>
      <w:r w:rsidR="0089324E" w:rsidRPr="008B1D7D">
        <w:rPr>
          <w:rFonts w:cs="PFT_Frank" w:hint="eastAsia"/>
          <w:b/>
          <w:bCs/>
          <w:spacing w:val="-4"/>
          <w:szCs w:val="14"/>
          <w:rtl/>
        </w:rPr>
        <w:t>הרגל</w:t>
      </w:r>
      <w:r w:rsidR="0089324E" w:rsidRPr="008B1D7D">
        <w:rPr>
          <w:spacing w:val="-4"/>
          <w:rtl/>
        </w:rPr>
        <w:t xml:space="preserve"> </w:t>
      </w:r>
      <w:r w:rsidR="00A469C2" w:rsidRPr="008B1D7D">
        <w:rPr>
          <w:rFonts w:hint="cs"/>
          <w:spacing w:val="-4"/>
          <w:rtl/>
        </w:rPr>
        <w:t>אם הביא</w:t>
      </w:r>
      <w:r w:rsidR="0089324E" w:rsidRPr="008B1D7D">
        <w:rPr>
          <w:spacing w:val="-4"/>
          <w:rtl/>
        </w:rPr>
        <w:t xml:space="preserve"> </w:t>
      </w:r>
      <w:r w:rsidR="0089324E" w:rsidRPr="008B1D7D">
        <w:rPr>
          <w:rFonts w:hint="cs"/>
          <w:spacing w:val="-4"/>
          <w:rtl/>
        </w:rPr>
        <w:t>מקבלי</w:t>
      </w:r>
      <w:r w:rsidR="002233DA" w:rsidRPr="008B1D7D">
        <w:rPr>
          <w:rFonts w:hint="cs"/>
          <w:spacing w:val="-4"/>
          <w:rtl/>
        </w:rPr>
        <w:t>ם</w:t>
      </w:r>
      <w:r w:rsidR="00DB12B2">
        <w:rPr>
          <w:rFonts w:hint="cs"/>
          <w:spacing w:val="-4"/>
          <w:rtl/>
        </w:rPr>
        <w:t>.</w:t>
      </w:r>
    </w:p>
    <w:p w14:paraId="06C87F05" w14:textId="3ECB6F2D" w:rsidR="0089324E" w:rsidRDefault="00283436" w:rsidP="00F7597F">
      <w:pPr>
        <w:rPr>
          <w:rFonts w:ascii="Fb Fontext" w:hAnsi="Fb Fontext" w:cs="PFT_Frank"/>
          <w:b/>
          <w:sz w:val="14"/>
          <w:szCs w:val="12"/>
          <w:rtl/>
        </w:rPr>
      </w:pPr>
      <w:r w:rsidRPr="00E23DAD">
        <w:rPr>
          <w:rFonts w:cs="PFT_Frank" w:hint="cs"/>
          <w:b/>
          <w:bCs/>
          <w:szCs w:val="14"/>
          <w:rtl/>
        </w:rPr>
        <w:t>ל</w:t>
      </w:r>
      <w:r w:rsidR="0089324E" w:rsidRPr="00E23DAD">
        <w:rPr>
          <w:rFonts w:cs="PFT_Frank" w:hint="cs"/>
          <w:b/>
          <w:bCs/>
          <w:szCs w:val="14"/>
          <w:rtl/>
        </w:rPr>
        <w:t>א</w:t>
      </w:r>
      <w:r w:rsidR="0089324E" w:rsidRPr="00E23DAD">
        <w:rPr>
          <w:rFonts w:cs="PFT_Frank"/>
          <w:b/>
          <w:bCs/>
          <w:szCs w:val="14"/>
          <w:rtl/>
        </w:rPr>
        <w:t xml:space="preserve"> </w:t>
      </w:r>
      <w:r w:rsidR="00A469C2" w:rsidRPr="00E23DAD">
        <w:rPr>
          <w:rFonts w:cs="PFT_Frank" w:hint="cs"/>
          <w:b/>
          <w:bCs/>
          <w:szCs w:val="14"/>
          <w:rtl/>
        </w:rPr>
        <w:t>הביא</w:t>
      </w:r>
      <w:r w:rsidR="002233DA">
        <w:rPr>
          <w:rFonts w:hint="cs"/>
          <w:rtl/>
        </w:rPr>
        <w:t xml:space="preserve"> </w:t>
      </w:r>
      <w:r w:rsidR="0089324E" w:rsidRPr="006F178A">
        <w:rPr>
          <w:rFonts w:hint="cs"/>
          <w:rtl/>
        </w:rPr>
        <w:t xml:space="preserve">- </w:t>
      </w:r>
      <w:r w:rsidR="00A469C2">
        <w:rPr>
          <w:rStyle w:val="affc"/>
          <w:rFonts w:hint="cs"/>
          <w:rtl/>
        </w:rPr>
        <w:t>ל</w:t>
      </w:r>
      <w:r w:rsidR="0089324E" w:rsidRPr="00D87CB3">
        <w:rPr>
          <w:rStyle w:val="affc"/>
          <w:rFonts w:hint="eastAsia"/>
          <w:rtl/>
        </w:rPr>
        <w:t>ר</w:t>
      </w:r>
      <w:r w:rsidRPr="00D87CB3">
        <w:rPr>
          <w:rStyle w:val="affc"/>
          <w:rFonts w:hint="eastAsia"/>
          <w:rtl/>
        </w:rPr>
        <w:t>י</w:t>
      </w:r>
      <w:r w:rsidR="002233DA">
        <w:rPr>
          <w:rStyle w:val="affc"/>
          <w:rFonts w:hint="cs"/>
          <w:rtl/>
        </w:rPr>
        <w:t>"ו</w:t>
      </w:r>
      <w:r>
        <w:rPr>
          <w:rFonts w:hint="cs"/>
          <w:rtl/>
        </w:rPr>
        <w:t xml:space="preserve">: </w:t>
      </w:r>
      <w:r w:rsidR="002233DA">
        <w:rPr>
          <w:rFonts w:hint="cs"/>
          <w:rtl/>
        </w:rPr>
        <w:t>א"צ</w:t>
      </w:r>
      <w:r w:rsidR="002233DA" w:rsidRPr="006F178A">
        <w:rPr>
          <w:rtl/>
        </w:rPr>
        <w:t xml:space="preserve"> </w:t>
      </w:r>
      <w:r w:rsidR="00A469C2">
        <w:rPr>
          <w:rFonts w:hint="cs"/>
          <w:rtl/>
        </w:rPr>
        <w:t>להביא</w:t>
      </w:r>
      <w:r w:rsidR="002233DA">
        <w:rPr>
          <w:rFonts w:hint="cs"/>
          <w:rtl/>
        </w:rPr>
        <w:t>,</w:t>
      </w:r>
      <w:r w:rsidR="0089324E" w:rsidRPr="006F178A">
        <w:rPr>
          <w:rFonts w:hint="cs"/>
          <w:rtl/>
        </w:rPr>
        <w:t xml:space="preserve"> </w:t>
      </w:r>
      <w:r>
        <w:rPr>
          <w:rStyle w:val="affc"/>
          <w:rFonts w:hint="cs"/>
          <w:rtl/>
        </w:rPr>
        <w:t xml:space="preserve"> </w:t>
      </w:r>
      <w:r w:rsidR="002233DA">
        <w:rPr>
          <w:rStyle w:val="affc"/>
          <w:rFonts w:hint="cs"/>
          <w:rtl/>
        </w:rPr>
        <w:t>ל</w:t>
      </w:r>
      <w:r w:rsidR="0089324E" w:rsidRPr="00D87CB3">
        <w:rPr>
          <w:rStyle w:val="affc"/>
          <w:rFonts w:hint="eastAsia"/>
          <w:rtl/>
        </w:rPr>
        <w:t>ר</w:t>
      </w:r>
      <w:r w:rsidR="0089324E" w:rsidRPr="00D87CB3">
        <w:rPr>
          <w:rStyle w:val="affc"/>
          <w:rtl/>
        </w:rPr>
        <w:t>"</w:t>
      </w:r>
      <w:r w:rsidR="0089324E" w:rsidRPr="00D87CB3">
        <w:rPr>
          <w:rStyle w:val="affc"/>
          <w:rFonts w:hint="eastAsia"/>
          <w:rtl/>
        </w:rPr>
        <w:t>ל</w:t>
      </w:r>
      <w:r w:rsidR="00670908">
        <w:rPr>
          <w:rFonts w:hint="cs"/>
          <w:rtl/>
        </w:rPr>
        <w:t>:</w:t>
      </w:r>
      <w:r w:rsidR="0089324E" w:rsidRPr="006F178A">
        <w:rPr>
          <w:rFonts w:hint="cs"/>
          <w:rtl/>
        </w:rPr>
        <w:t xml:space="preserve"> </w:t>
      </w:r>
      <w:r w:rsidR="00A469C2">
        <w:rPr>
          <w:rFonts w:hint="cs"/>
          <w:rtl/>
        </w:rPr>
        <w:t>צריך להביא</w:t>
      </w:r>
      <w:r w:rsidR="002233DA">
        <w:rPr>
          <w:rFonts w:hint="cs"/>
          <w:rtl/>
        </w:rPr>
        <w:t>.</w:t>
      </w:r>
    </w:p>
    <w:p w14:paraId="35E48173" w14:textId="77777777" w:rsidR="00C0473D" w:rsidRDefault="00731582" w:rsidP="00353D4B">
      <w:pPr>
        <w:pStyle w:val="36"/>
        <w:framePr w:wrap="notBeside"/>
        <w:rPr>
          <w:rtl/>
        </w:rPr>
      </w:pPr>
      <w:r>
        <w:rPr>
          <w:rFonts w:hint="cs"/>
          <w:rtl/>
        </w:rPr>
        <w:t>א.</w:t>
      </w:r>
      <w:r w:rsidR="00670908" w:rsidRPr="0087008C">
        <w:rPr>
          <w:rFonts w:hint="cs"/>
          <w:rtl/>
        </w:rPr>
        <w:t>י</w:t>
      </w:r>
      <w:r w:rsidR="00A85084" w:rsidRPr="0087008C">
        <w:rPr>
          <w:rFonts w:hint="eastAsia"/>
          <w:rtl/>
        </w:rPr>
        <w:t>קשה</w:t>
      </w:r>
      <w:r w:rsidR="00A85084" w:rsidRPr="0087008C">
        <w:rPr>
          <w:rtl/>
        </w:rPr>
        <w:t xml:space="preserve"> </w:t>
      </w:r>
      <w:r w:rsidR="00670908" w:rsidRPr="0087008C">
        <w:rPr>
          <w:rFonts w:hint="cs"/>
          <w:rtl/>
        </w:rPr>
        <w:t>ל</w:t>
      </w:r>
      <w:r w:rsidR="00A85084" w:rsidRPr="0087008C">
        <w:rPr>
          <w:rFonts w:hint="eastAsia"/>
          <w:rtl/>
        </w:rPr>
        <w:t>ר</w:t>
      </w:r>
      <w:r w:rsidR="0029480E" w:rsidRPr="0087008C">
        <w:rPr>
          <w:rFonts w:hint="cs"/>
          <w:rtl/>
        </w:rPr>
        <w:t>י"ו</w:t>
      </w:r>
      <w:r>
        <w:rPr>
          <w:rFonts w:hint="cs"/>
          <w:rtl/>
        </w:rPr>
        <w:t>:</w:t>
      </w:r>
    </w:p>
    <w:p w14:paraId="2C07C967" w14:textId="77777777" w:rsidR="00C0473D" w:rsidRDefault="00A85084" w:rsidP="00A07C53">
      <w:pPr>
        <w:rPr>
          <w:rStyle w:val="af4"/>
          <w:rFonts w:hint="cs"/>
          <w:rtl/>
        </w:rPr>
      </w:pPr>
      <w:r w:rsidRPr="004D6A79">
        <w:rPr>
          <w:rStyle w:val="af4"/>
          <w:rFonts w:hint="cs"/>
          <w:rtl/>
        </w:rPr>
        <w:t>ולא יראו פני ריקם?</w:t>
      </w:r>
    </w:p>
    <w:p w14:paraId="5C82BB05" w14:textId="1A46DFE3" w:rsidR="00731582" w:rsidRDefault="00731582" w:rsidP="00353D4B">
      <w:pPr>
        <w:pStyle w:val="36"/>
        <w:framePr w:wrap="notBeside"/>
        <w:rPr>
          <w:rtl/>
        </w:rPr>
      </w:pPr>
      <w:r>
        <w:rPr>
          <w:rFonts w:hint="cs"/>
          <w:rtl/>
        </w:rPr>
        <w:t>ב. מדתניא:</w:t>
      </w:r>
    </w:p>
    <w:p w14:paraId="7E9595D3" w14:textId="7971C893" w:rsidR="0029480E" w:rsidRDefault="004D6A79" w:rsidP="00A07C53">
      <w:pPr>
        <w:rPr>
          <w:rtl/>
        </w:rPr>
      </w:pPr>
      <w:r w:rsidRPr="005E6BC8">
        <w:rPr>
          <w:rFonts w:cs="PFT_Frank" w:hint="eastAsia"/>
          <w:b/>
          <w:bCs/>
          <w:szCs w:val="14"/>
          <w:rtl/>
        </w:rPr>
        <w:t>ראייה</w:t>
      </w:r>
      <w:r w:rsidR="00A85084" w:rsidRPr="005E6BC8">
        <w:rPr>
          <w:rFonts w:cs="PFT_Frank"/>
          <w:b/>
          <w:bCs/>
          <w:szCs w:val="14"/>
          <w:rtl/>
        </w:rPr>
        <w:t xml:space="preserve"> </w:t>
      </w:r>
      <w:r w:rsidR="0029480E" w:rsidRPr="005E6BC8">
        <w:rPr>
          <w:rFonts w:cs="PFT_Frank" w:hint="eastAsia"/>
          <w:b/>
          <w:bCs/>
          <w:szCs w:val="14"/>
          <w:rtl/>
        </w:rPr>
        <w:t>בזבחים</w:t>
      </w:r>
      <w:r w:rsidR="0029480E">
        <w:rPr>
          <w:rFonts w:hint="cs"/>
          <w:rtl/>
        </w:rPr>
        <w:t xml:space="preserve"> ולא בעופות - כחגיגה</w:t>
      </w:r>
      <w:r>
        <w:rPr>
          <w:rFonts w:hint="cs"/>
          <w:rtl/>
        </w:rPr>
        <w:t>,</w:t>
      </w:r>
    </w:p>
    <w:p w14:paraId="17A75207" w14:textId="2E408219" w:rsidR="007D7D4C" w:rsidRDefault="0029480E" w:rsidP="00731582">
      <w:pPr>
        <w:rPr>
          <w:rStyle w:val="affe"/>
          <w:rtl/>
        </w:rPr>
      </w:pPr>
      <w:r w:rsidRPr="005E6BC8">
        <w:rPr>
          <w:rFonts w:cs="PFT_Frank" w:hint="eastAsia"/>
          <w:b/>
          <w:bCs/>
          <w:szCs w:val="14"/>
          <w:rtl/>
        </w:rPr>
        <w:t>וראייה</w:t>
      </w:r>
      <w:r w:rsidRPr="005E6BC8">
        <w:rPr>
          <w:rFonts w:cs="PFT_Frank"/>
          <w:b/>
          <w:bCs/>
          <w:szCs w:val="14"/>
          <w:rtl/>
        </w:rPr>
        <w:t xml:space="preserve"> </w:t>
      </w:r>
      <w:r w:rsidRPr="005E6BC8">
        <w:rPr>
          <w:rFonts w:cs="PFT_Frank" w:hint="eastAsia"/>
          <w:b/>
          <w:bCs/>
          <w:szCs w:val="14"/>
          <w:rtl/>
        </w:rPr>
        <w:t>בראוי</w:t>
      </w:r>
      <w:r w:rsidRPr="005E6BC8">
        <w:rPr>
          <w:rFonts w:cs="PFT_Frank"/>
          <w:b/>
          <w:bCs/>
          <w:szCs w:val="14"/>
          <w:rtl/>
        </w:rPr>
        <w:t xml:space="preserve"> </w:t>
      </w:r>
      <w:r w:rsidRPr="005E6BC8">
        <w:rPr>
          <w:rFonts w:cs="PFT_Frank" w:hint="eastAsia"/>
          <w:b/>
          <w:bCs/>
          <w:szCs w:val="14"/>
          <w:rtl/>
        </w:rPr>
        <w:t>לה</w:t>
      </w:r>
      <w:r w:rsidRPr="005E6BC8">
        <w:rPr>
          <w:rFonts w:cs="PFT_Frank"/>
          <w:b/>
          <w:bCs/>
          <w:szCs w:val="14"/>
          <w:rtl/>
        </w:rPr>
        <w:t>'</w:t>
      </w:r>
      <w:r>
        <w:rPr>
          <w:rFonts w:hint="cs"/>
          <w:rtl/>
        </w:rPr>
        <w:t xml:space="preserve"> </w:t>
      </w:r>
      <w:r w:rsidRPr="009950F4">
        <w:rPr>
          <w:rStyle w:val="affe"/>
          <w:rFonts w:hint="eastAsia"/>
          <w:rtl/>
        </w:rPr>
        <w:t>עולה</w:t>
      </w:r>
      <w:r>
        <w:rPr>
          <w:rStyle w:val="affe"/>
          <w:rFonts w:hint="cs"/>
          <w:rtl/>
        </w:rPr>
        <w:t xml:space="preserve"> - </w:t>
      </w:r>
      <w:r w:rsidRPr="009950F4">
        <w:rPr>
          <w:rFonts w:hint="eastAsia"/>
          <w:rtl/>
        </w:rPr>
        <w:t>כחגיגה</w:t>
      </w:r>
      <w:r w:rsidRPr="009950F4">
        <w:rPr>
          <w:rtl/>
        </w:rPr>
        <w:t xml:space="preserve"> </w:t>
      </w:r>
      <w:r w:rsidRPr="009950F4">
        <w:rPr>
          <w:rFonts w:hint="eastAsia"/>
          <w:rtl/>
        </w:rPr>
        <w:t>בראוי</w:t>
      </w:r>
      <w:r w:rsidRPr="009950F4">
        <w:rPr>
          <w:rtl/>
        </w:rPr>
        <w:t xml:space="preserve"> </w:t>
      </w:r>
      <w:r w:rsidRPr="009950F4">
        <w:rPr>
          <w:rFonts w:hint="eastAsia"/>
          <w:rtl/>
        </w:rPr>
        <w:t>ל</w:t>
      </w:r>
      <w:r>
        <w:rPr>
          <w:rFonts w:hint="cs"/>
          <w:rtl/>
        </w:rPr>
        <w:t>הדיוט</w:t>
      </w:r>
      <w:r>
        <w:rPr>
          <w:rStyle w:val="affe"/>
          <w:rFonts w:hint="cs"/>
          <w:rtl/>
        </w:rPr>
        <w:t xml:space="preserve"> שלמים</w:t>
      </w:r>
      <w:r w:rsidR="007D7D4C">
        <w:rPr>
          <w:rStyle w:val="affe"/>
          <w:rFonts w:hint="cs"/>
          <w:rtl/>
        </w:rPr>
        <w:t>,</w:t>
      </w:r>
    </w:p>
    <w:p w14:paraId="29850A66" w14:textId="6BA21AB0" w:rsidR="007D7D4C" w:rsidRDefault="007D7D4C" w:rsidP="00731582">
      <w:pPr>
        <w:rPr>
          <w:rtl/>
        </w:rPr>
      </w:pPr>
      <w:r w:rsidRPr="005E6BC8">
        <w:rPr>
          <w:rFonts w:cs="PFT_Frank" w:hint="eastAsia"/>
          <w:b/>
          <w:bCs/>
          <w:szCs w:val="14"/>
          <w:rtl/>
        </w:rPr>
        <w:t>שלא</w:t>
      </w:r>
      <w:r w:rsidRPr="005E6BC8">
        <w:rPr>
          <w:rFonts w:cs="PFT_Frank"/>
          <w:b/>
          <w:bCs/>
          <w:szCs w:val="14"/>
          <w:rtl/>
        </w:rPr>
        <w:t xml:space="preserve"> </w:t>
      </w:r>
      <w:r w:rsidRPr="005E6BC8">
        <w:rPr>
          <w:rFonts w:cs="PFT_Frank" w:hint="eastAsia"/>
          <w:b/>
          <w:bCs/>
          <w:szCs w:val="14"/>
          <w:rtl/>
        </w:rPr>
        <w:t>יהא</w:t>
      </w:r>
      <w:r w:rsidRPr="005E6BC8">
        <w:rPr>
          <w:rFonts w:cs="PFT_Frank"/>
          <w:b/>
          <w:bCs/>
          <w:szCs w:val="14"/>
          <w:rtl/>
        </w:rPr>
        <w:t xml:space="preserve"> </w:t>
      </w:r>
      <w:r w:rsidRPr="005E6BC8">
        <w:rPr>
          <w:rFonts w:cs="PFT_Frank" w:hint="eastAsia"/>
          <w:b/>
          <w:bCs/>
          <w:szCs w:val="14"/>
          <w:rtl/>
        </w:rPr>
        <w:t>שולח</w:t>
      </w:r>
      <w:r w:rsidRPr="005E6BC8">
        <w:rPr>
          <w:rFonts w:cs="PFT_Frank" w:hint="cs"/>
          <w:b/>
          <w:bCs/>
          <w:szCs w:val="14"/>
          <w:rtl/>
        </w:rPr>
        <w:t>נך מלא</w:t>
      </w:r>
      <w:r w:rsidRPr="005E6BC8">
        <w:rPr>
          <w:rFonts w:cs="PFT_Frank"/>
          <w:b/>
          <w:bCs/>
          <w:szCs w:val="14"/>
          <w:rtl/>
        </w:rPr>
        <w:t xml:space="preserve"> </w:t>
      </w:r>
      <w:r w:rsidRPr="005E6BC8">
        <w:rPr>
          <w:rFonts w:cs="PFT_Frank" w:hint="cs"/>
          <w:b/>
          <w:bCs/>
          <w:szCs w:val="14"/>
          <w:rtl/>
        </w:rPr>
        <w:t>ו</w:t>
      </w:r>
      <w:r w:rsidRPr="005E6BC8">
        <w:rPr>
          <w:rFonts w:cs="PFT_Frank" w:hint="eastAsia"/>
          <w:b/>
          <w:bCs/>
          <w:szCs w:val="14"/>
          <w:rtl/>
        </w:rPr>
        <w:t>רבך</w:t>
      </w:r>
      <w:r w:rsidRPr="005E6BC8">
        <w:rPr>
          <w:rFonts w:cs="PFT_Frank"/>
          <w:b/>
          <w:bCs/>
          <w:szCs w:val="14"/>
          <w:rtl/>
        </w:rPr>
        <w:t xml:space="preserve"> </w:t>
      </w:r>
      <w:r w:rsidRPr="005E6BC8">
        <w:rPr>
          <w:rFonts w:cs="PFT_Frank" w:hint="eastAsia"/>
          <w:b/>
          <w:bCs/>
          <w:szCs w:val="14"/>
          <w:rtl/>
        </w:rPr>
        <w:t>ריקם</w:t>
      </w:r>
      <w:r w:rsidRPr="009950F4">
        <w:rPr>
          <w:rtl/>
        </w:rPr>
        <w:t>,</w:t>
      </w:r>
    </w:p>
    <w:p w14:paraId="1F6C479C" w14:textId="245B1CC1" w:rsidR="00731582" w:rsidRDefault="00731582" w:rsidP="00353D4B">
      <w:pPr>
        <w:pStyle w:val="36"/>
        <w:framePr w:wrap="notBeside"/>
        <w:rPr>
          <w:rtl/>
        </w:rPr>
      </w:pPr>
      <w:r>
        <w:rPr>
          <w:rFonts w:hint="cs"/>
          <w:rtl/>
        </w:rPr>
        <w:t>ג. מדתניא:</w:t>
      </w:r>
    </w:p>
    <w:p w14:paraId="6ECF15FE" w14:textId="77777777" w:rsidR="00C0473D" w:rsidRDefault="007D7D4C" w:rsidP="00731582">
      <w:pPr>
        <w:rPr>
          <w:rtl/>
        </w:rPr>
      </w:pPr>
      <w:r w:rsidRPr="004D6A79">
        <w:rPr>
          <w:rStyle w:val="af4"/>
          <w:rFonts w:hint="cs"/>
          <w:rtl/>
        </w:rPr>
        <w:t>ולא יראו פני ריקם</w:t>
      </w:r>
      <w:r w:rsidRPr="00D87CB3" w:rsidDel="007D7D4C">
        <w:rPr>
          <w:rStyle w:val="af4"/>
          <w:rFonts w:hint="eastAsia"/>
          <w:rtl/>
        </w:rPr>
        <w:t xml:space="preserve"> </w:t>
      </w:r>
      <w:r>
        <w:rPr>
          <w:rFonts w:hint="cs"/>
          <w:rtl/>
        </w:rPr>
        <w:t xml:space="preserve">- </w:t>
      </w:r>
      <w:r w:rsidR="0089324E" w:rsidRPr="006F178A">
        <w:rPr>
          <w:rFonts w:hint="cs"/>
          <w:rtl/>
        </w:rPr>
        <w:t>אין נראין ריקנין</w:t>
      </w:r>
      <w:r>
        <w:rPr>
          <w:rFonts w:hint="cs"/>
          <w:rtl/>
        </w:rPr>
        <w:t>,</w:t>
      </w:r>
    </w:p>
    <w:p w14:paraId="0883EE60" w14:textId="41C64843" w:rsidR="00731582" w:rsidRPr="00731582" w:rsidRDefault="00731582" w:rsidP="00731582">
      <w:pPr>
        <w:pStyle w:val="36"/>
        <w:framePr w:wrap="notBeside"/>
        <w:rPr>
          <w:rtl/>
        </w:rPr>
      </w:pPr>
      <w:r w:rsidRPr="00731582">
        <w:rPr>
          <w:rFonts w:hint="cs"/>
          <w:rtl/>
        </w:rPr>
        <w:t>ומתרץ</w:t>
      </w:r>
    </w:p>
    <w:p w14:paraId="75B03BA4" w14:textId="09C7B60F" w:rsidR="0089324E" w:rsidRPr="006F178A" w:rsidRDefault="007D7D4C" w:rsidP="00731582">
      <w:pPr>
        <w:rPr>
          <w:rtl/>
        </w:rPr>
      </w:pPr>
      <w:r>
        <w:rPr>
          <w:rFonts w:hint="cs"/>
          <w:rtl/>
        </w:rPr>
        <w:t>כל אלו</w:t>
      </w:r>
      <w:r w:rsidRPr="006F178A">
        <w:rPr>
          <w:rFonts w:hint="cs"/>
          <w:rtl/>
        </w:rPr>
        <w:t xml:space="preserve"> </w:t>
      </w:r>
      <w:r w:rsidR="00A469C2">
        <w:rPr>
          <w:rFonts w:hint="cs"/>
          <w:rtl/>
        </w:rPr>
        <w:t>ביו"ט ראשון</w:t>
      </w:r>
      <w:r w:rsidR="0089324E" w:rsidRPr="006F178A">
        <w:rPr>
          <w:rtl/>
        </w:rPr>
        <w:t>.</w:t>
      </w:r>
    </w:p>
    <w:p w14:paraId="6AE30430" w14:textId="182BCE25" w:rsidR="00731582" w:rsidRDefault="007D7D4C" w:rsidP="00353D4B">
      <w:pPr>
        <w:pStyle w:val="36"/>
        <w:framePr w:wrap="notBeside"/>
        <w:rPr>
          <w:rtl/>
        </w:rPr>
      </w:pPr>
      <w:r w:rsidRPr="0087008C">
        <w:rPr>
          <w:rFonts w:hint="eastAsia"/>
          <w:rtl/>
        </w:rPr>
        <w:t>ויקשה</w:t>
      </w:r>
      <w:r w:rsidRPr="0087008C">
        <w:rPr>
          <w:rtl/>
        </w:rPr>
        <w:t xml:space="preserve"> </w:t>
      </w:r>
      <w:r w:rsidRPr="0087008C">
        <w:rPr>
          <w:rFonts w:hint="eastAsia"/>
          <w:rtl/>
        </w:rPr>
        <w:t>לר</w:t>
      </w:r>
      <w:r w:rsidRPr="0087008C">
        <w:rPr>
          <w:rtl/>
        </w:rPr>
        <w:t>"ל</w:t>
      </w:r>
      <w:r w:rsidR="00731582">
        <w:rPr>
          <w:rtl/>
        </w:rPr>
        <w:t>:</w:t>
      </w:r>
    </w:p>
    <w:p w14:paraId="1051C9DB" w14:textId="0A369446" w:rsidR="0089324E" w:rsidRPr="00D22086" w:rsidRDefault="007D7D4C" w:rsidP="00A07C53">
      <w:pPr>
        <w:rPr>
          <w:spacing w:val="-4"/>
          <w:rtl/>
        </w:rPr>
      </w:pPr>
      <w:r w:rsidRPr="00991AEA">
        <w:rPr>
          <w:rStyle w:val="af4"/>
          <w:rFonts w:hint="eastAsia"/>
          <w:rtl/>
        </w:rPr>
        <w:t>יִרְאה</w:t>
      </w:r>
      <w:r w:rsidRPr="00991AEA" w:rsidDel="007D7D4C">
        <w:rPr>
          <w:rStyle w:val="af4"/>
          <w:rFonts w:hint="cs"/>
          <w:rtl/>
        </w:rPr>
        <w:t xml:space="preserve"> </w:t>
      </w:r>
      <w:r w:rsidRPr="00991AEA">
        <w:rPr>
          <w:rStyle w:val="af4"/>
          <w:rFonts w:hint="eastAsia"/>
          <w:rtl/>
        </w:rPr>
        <w:t>יֵרָאה</w:t>
      </w:r>
      <w:r w:rsidR="00064759" w:rsidRPr="00D22086">
        <w:rPr>
          <w:rFonts w:hint="cs"/>
          <w:spacing w:val="-4"/>
          <w:rtl/>
        </w:rPr>
        <w:t xml:space="preserve"> </w:t>
      </w:r>
      <w:r w:rsidR="00064759" w:rsidRPr="00991AEA">
        <w:rPr>
          <w:rFonts w:hint="cs"/>
          <w:rtl/>
        </w:rPr>
        <w:t>אתם</w:t>
      </w:r>
      <w:r w:rsidR="00064759" w:rsidRPr="00991AEA">
        <w:rPr>
          <w:rStyle w:val="affe"/>
          <w:rtl/>
        </w:rPr>
        <w:t xml:space="preserve"> </w:t>
      </w:r>
      <w:r w:rsidR="00064759" w:rsidRPr="00991AEA">
        <w:rPr>
          <w:rStyle w:val="affe"/>
          <w:rFonts w:hint="cs"/>
          <w:rtl/>
        </w:rPr>
        <w:t xml:space="preserve">רואים אותי </w:t>
      </w:r>
      <w:r w:rsidR="00064759" w:rsidRPr="00991AEA">
        <w:rPr>
          <w:rFonts w:hint="cs"/>
          <w:rtl/>
        </w:rPr>
        <w:t xml:space="preserve">כמו </w:t>
      </w:r>
      <w:r w:rsidR="009950F4" w:rsidRPr="00991AEA">
        <w:rPr>
          <w:rFonts w:hint="cs"/>
          <w:rtl/>
        </w:rPr>
        <w:t>ש</w:t>
      </w:r>
      <w:r w:rsidR="00064759" w:rsidRPr="00991AEA">
        <w:rPr>
          <w:rFonts w:hint="cs"/>
          <w:rtl/>
        </w:rPr>
        <w:t>א</w:t>
      </w:r>
      <w:r w:rsidR="0089324E" w:rsidRPr="00991AEA">
        <w:rPr>
          <w:rFonts w:hint="cs"/>
          <w:rtl/>
        </w:rPr>
        <w:t>ני</w:t>
      </w:r>
      <w:r w:rsidR="0089324E" w:rsidRPr="00991AEA">
        <w:rPr>
          <w:rStyle w:val="affe"/>
          <w:rtl/>
        </w:rPr>
        <w:t xml:space="preserve"> </w:t>
      </w:r>
      <w:r w:rsidR="009950F4" w:rsidRPr="00991AEA">
        <w:rPr>
          <w:rStyle w:val="affe"/>
          <w:rFonts w:hint="cs"/>
          <w:rtl/>
        </w:rPr>
        <w:t xml:space="preserve">רואה </w:t>
      </w:r>
      <w:r w:rsidR="00064759" w:rsidRPr="00991AEA">
        <w:rPr>
          <w:rStyle w:val="affe"/>
          <w:rFonts w:hint="eastAsia"/>
          <w:rtl/>
        </w:rPr>
        <w:t>אתכם</w:t>
      </w:r>
      <w:r w:rsidR="00064759" w:rsidRPr="00991AEA">
        <w:rPr>
          <w:rStyle w:val="affe"/>
          <w:rFonts w:hint="cs"/>
          <w:rtl/>
        </w:rPr>
        <w:t xml:space="preserve"> </w:t>
      </w:r>
      <w:r w:rsidR="00064759" w:rsidRPr="00991AEA">
        <w:rPr>
          <w:rFonts w:hint="cs"/>
          <w:rtl/>
        </w:rPr>
        <w:t xml:space="preserve">- </w:t>
      </w:r>
      <w:r w:rsidR="0089324E" w:rsidRPr="00991AEA">
        <w:rPr>
          <w:rFonts w:cs="PFT_Frank" w:hint="eastAsia"/>
          <w:b/>
          <w:bCs/>
          <w:szCs w:val="14"/>
          <w:rtl/>
        </w:rPr>
        <w:t>בחנם</w:t>
      </w:r>
      <w:r w:rsidR="00064759" w:rsidRPr="00991AEA">
        <w:rPr>
          <w:rFonts w:hint="cs"/>
          <w:rtl/>
        </w:rPr>
        <w:t>,</w:t>
      </w:r>
    </w:p>
    <w:p w14:paraId="720A80DF" w14:textId="2BE9513D" w:rsidR="00731582" w:rsidRDefault="00064759" w:rsidP="00991AEA">
      <w:pPr>
        <w:pStyle w:val="36"/>
        <w:framePr w:wrap="notBeside"/>
        <w:rPr>
          <w:rtl/>
        </w:rPr>
      </w:pPr>
      <w:r w:rsidRPr="00991AEA">
        <w:rPr>
          <w:rFonts w:hint="eastAsia"/>
          <w:rtl/>
        </w:rPr>
        <w:t>לכ</w:t>
      </w:r>
      <w:r w:rsidR="00B4469C" w:rsidRPr="00991AEA">
        <w:rPr>
          <w:rFonts w:hint="cs"/>
          <w:rtl/>
        </w:rPr>
        <w:t>ך</w:t>
      </w:r>
      <w:r w:rsidRPr="00991AEA">
        <w:rPr>
          <w:rtl/>
        </w:rPr>
        <w:t xml:space="preserve"> </w:t>
      </w:r>
      <w:r w:rsidRPr="00991AEA">
        <w:rPr>
          <w:rFonts w:hint="eastAsia"/>
          <w:rtl/>
        </w:rPr>
        <w:t>למסקנא</w:t>
      </w:r>
      <w:r w:rsidRPr="00991AEA">
        <w:rPr>
          <w:rFonts w:hint="cs"/>
          <w:rtl/>
        </w:rPr>
        <w:t xml:space="preserve"> לכו"ע</w:t>
      </w:r>
      <w:r w:rsidR="00731582">
        <w:rPr>
          <w:rFonts w:hint="cs"/>
          <w:rtl/>
        </w:rPr>
        <w:t>:</w:t>
      </w:r>
    </w:p>
    <w:p w14:paraId="06B2D79D" w14:textId="22249F93" w:rsidR="00064759" w:rsidRDefault="00064759" w:rsidP="00A07C53">
      <w:pPr>
        <w:rPr>
          <w:rtl/>
        </w:rPr>
      </w:pPr>
      <w:r>
        <w:rPr>
          <w:rFonts w:hint="cs"/>
          <w:rtl/>
        </w:rPr>
        <w:t xml:space="preserve">אם </w:t>
      </w:r>
      <w:r w:rsidR="00A469C2">
        <w:rPr>
          <w:rFonts w:hint="cs"/>
          <w:rtl/>
        </w:rPr>
        <w:t>ל</w:t>
      </w:r>
      <w:r>
        <w:rPr>
          <w:rFonts w:hint="cs"/>
          <w:rtl/>
        </w:rPr>
        <w:t xml:space="preserve">א </w:t>
      </w:r>
      <w:r w:rsidR="00A469C2">
        <w:rPr>
          <w:rFonts w:hint="cs"/>
          <w:rtl/>
        </w:rPr>
        <w:t xml:space="preserve">הביא </w:t>
      </w:r>
      <w:r>
        <w:rPr>
          <w:rFonts w:hint="cs"/>
          <w:rtl/>
        </w:rPr>
        <w:t>- א"צ,</w:t>
      </w:r>
    </w:p>
    <w:p w14:paraId="5A732A66" w14:textId="2361A8FA" w:rsidR="00C57B1C" w:rsidRDefault="00064759" w:rsidP="00A07C53">
      <w:pPr>
        <w:rPr>
          <w:rtl/>
        </w:rPr>
      </w:pPr>
      <w:r>
        <w:rPr>
          <w:rFonts w:hint="cs"/>
          <w:rtl/>
        </w:rPr>
        <w:t xml:space="preserve">ואם הביא - </w:t>
      </w:r>
      <w:r w:rsidR="00A469C2" w:rsidRPr="00D87CB3">
        <w:rPr>
          <w:rStyle w:val="affc"/>
          <w:rFonts w:hint="eastAsia"/>
          <w:rtl/>
        </w:rPr>
        <w:t>לר</w:t>
      </w:r>
      <w:r w:rsidR="00A469C2" w:rsidRPr="00D87CB3">
        <w:rPr>
          <w:rStyle w:val="affc"/>
          <w:rtl/>
        </w:rPr>
        <w:t>י</w:t>
      </w:r>
      <w:r>
        <w:rPr>
          <w:rStyle w:val="affc"/>
          <w:rFonts w:hint="cs"/>
          <w:rtl/>
        </w:rPr>
        <w:t>"ו:</w:t>
      </w:r>
      <w:r w:rsidR="00A469C2">
        <w:rPr>
          <w:rFonts w:hint="cs"/>
          <w:rtl/>
        </w:rPr>
        <w:t xml:space="preserve"> </w:t>
      </w:r>
      <w:r>
        <w:rPr>
          <w:rFonts w:hint="cs"/>
          <w:rtl/>
        </w:rPr>
        <w:t>אסור</w:t>
      </w:r>
      <w:r w:rsidR="00A469C2">
        <w:rPr>
          <w:rFonts w:hint="cs"/>
          <w:rtl/>
        </w:rPr>
        <w:t xml:space="preserve"> </w:t>
      </w:r>
      <w:r w:rsidR="00A469C2" w:rsidRPr="009950F4">
        <w:rPr>
          <w:rStyle w:val="affe"/>
          <w:rFonts w:hint="eastAsia"/>
          <w:rtl/>
        </w:rPr>
        <w:t>יותר</w:t>
      </w:r>
      <w:r w:rsidR="00A469C2" w:rsidRPr="009950F4">
        <w:rPr>
          <w:rStyle w:val="affe"/>
          <w:rtl/>
        </w:rPr>
        <w:t xml:space="preserve"> </w:t>
      </w:r>
      <w:r w:rsidR="00A469C2" w:rsidRPr="009950F4">
        <w:rPr>
          <w:rStyle w:val="affe"/>
          <w:rFonts w:hint="eastAsia"/>
          <w:rtl/>
        </w:rPr>
        <w:t>מקרבן</w:t>
      </w:r>
      <w:r w:rsidR="00A469C2" w:rsidRPr="009950F4">
        <w:rPr>
          <w:rStyle w:val="affe"/>
          <w:rtl/>
        </w:rPr>
        <w:t xml:space="preserve"> </w:t>
      </w:r>
      <w:r w:rsidR="00A469C2" w:rsidRPr="009950F4">
        <w:rPr>
          <w:rStyle w:val="affe"/>
          <w:rFonts w:hint="eastAsia"/>
          <w:rtl/>
        </w:rPr>
        <w:t>אחד</w:t>
      </w:r>
      <w:r w:rsidR="0014241C">
        <w:rPr>
          <w:rFonts w:hint="cs"/>
          <w:rtl/>
        </w:rPr>
        <w:t>,</w:t>
      </w:r>
      <w:r w:rsidR="00A469C2">
        <w:rPr>
          <w:rFonts w:hint="cs"/>
          <w:rtl/>
        </w:rPr>
        <w:t xml:space="preserve"> </w:t>
      </w:r>
      <w:r w:rsidR="0014241C">
        <w:rPr>
          <w:rtl/>
        </w:rPr>
        <w:tab/>
      </w:r>
      <w:r w:rsidR="00A469C2" w:rsidRPr="00D87CB3">
        <w:rPr>
          <w:rStyle w:val="affc"/>
          <w:rFonts w:hint="eastAsia"/>
          <w:rtl/>
        </w:rPr>
        <w:t>ו</w:t>
      </w:r>
      <w:r w:rsidR="00C57B1C">
        <w:rPr>
          <w:rStyle w:val="affc"/>
          <w:rFonts w:hint="cs"/>
          <w:rtl/>
        </w:rPr>
        <w:t>ל</w:t>
      </w:r>
      <w:r w:rsidR="00A469C2" w:rsidRPr="00D87CB3">
        <w:rPr>
          <w:rStyle w:val="affc"/>
          <w:rFonts w:hint="eastAsia"/>
          <w:rtl/>
        </w:rPr>
        <w:t>ר</w:t>
      </w:r>
      <w:r w:rsidR="00A469C2" w:rsidRPr="00D87CB3">
        <w:rPr>
          <w:rStyle w:val="affc"/>
          <w:rtl/>
        </w:rPr>
        <w:t>"ל</w:t>
      </w:r>
      <w:r w:rsidR="00C57B1C">
        <w:rPr>
          <w:rStyle w:val="affc"/>
          <w:rFonts w:hint="cs"/>
          <w:rtl/>
        </w:rPr>
        <w:t>:</w:t>
      </w:r>
      <w:r w:rsidR="00A469C2">
        <w:rPr>
          <w:rFonts w:hint="cs"/>
          <w:rtl/>
        </w:rPr>
        <w:t xml:space="preserve"> </w:t>
      </w:r>
      <w:r w:rsidR="00C57B1C">
        <w:rPr>
          <w:rFonts w:hint="cs"/>
          <w:rtl/>
        </w:rPr>
        <w:t>מותר</w:t>
      </w:r>
      <w:r w:rsidR="00A469C2">
        <w:rPr>
          <w:rFonts w:hint="cs"/>
          <w:rtl/>
        </w:rPr>
        <w:t>.</w:t>
      </w:r>
    </w:p>
    <w:p w14:paraId="29E00B50" w14:textId="5F1D97C8" w:rsidR="00731582" w:rsidRDefault="00C57B1C" w:rsidP="00353D4B">
      <w:pPr>
        <w:pStyle w:val="36"/>
        <w:framePr w:wrap="notBeside"/>
        <w:rPr>
          <w:rtl/>
        </w:rPr>
      </w:pPr>
      <w:r w:rsidRPr="0087008C">
        <w:rPr>
          <w:rFonts w:hint="eastAsia"/>
          <w:rtl/>
        </w:rPr>
        <w:t>ויקשה</w:t>
      </w:r>
      <w:r w:rsidRPr="0087008C">
        <w:rPr>
          <w:rtl/>
        </w:rPr>
        <w:t xml:space="preserve"> </w:t>
      </w:r>
      <w:r w:rsidRPr="0087008C">
        <w:rPr>
          <w:rFonts w:hint="eastAsia"/>
          <w:rtl/>
        </w:rPr>
        <w:t>לר</w:t>
      </w:r>
      <w:r w:rsidRPr="0087008C">
        <w:rPr>
          <w:rtl/>
        </w:rPr>
        <w:t>"ל</w:t>
      </w:r>
      <w:r w:rsidR="00731582">
        <w:rPr>
          <w:rtl/>
        </w:rPr>
        <w:t>:</w:t>
      </w:r>
    </w:p>
    <w:p w14:paraId="1CBD42BF" w14:textId="77777777" w:rsidR="00C0473D" w:rsidRDefault="00C57B1C" w:rsidP="00A07C53">
      <w:pPr>
        <w:rPr>
          <w:rtl/>
        </w:rPr>
      </w:pPr>
      <w:r>
        <w:rPr>
          <w:rStyle w:val="af4"/>
          <w:rFonts w:hint="cs"/>
          <w:rtl/>
        </w:rPr>
        <w:t>'</w:t>
      </w:r>
      <w:r w:rsidR="0089324E" w:rsidRPr="00D87CB3">
        <w:rPr>
          <w:rStyle w:val="af4"/>
          <w:rFonts w:hint="eastAsia"/>
          <w:rtl/>
        </w:rPr>
        <w:t>ה</w:t>
      </w:r>
      <w:r w:rsidR="004D6A79">
        <w:rPr>
          <w:rStyle w:val="af4"/>
          <w:rFonts w:hint="cs"/>
          <w:rtl/>
        </w:rPr>
        <w:t>ו</w:t>
      </w:r>
      <w:r w:rsidR="0089324E" w:rsidRPr="00D87CB3">
        <w:rPr>
          <w:rStyle w:val="af4"/>
          <w:rFonts w:hint="eastAsia"/>
          <w:rtl/>
        </w:rPr>
        <w:t>קר</w:t>
      </w:r>
      <w:r w:rsidR="0089324E" w:rsidRPr="00D87CB3">
        <w:rPr>
          <w:rStyle w:val="af4"/>
          <w:rtl/>
        </w:rPr>
        <w:t xml:space="preserve"> </w:t>
      </w:r>
      <w:r w:rsidR="0089324E" w:rsidRPr="00D87CB3">
        <w:rPr>
          <w:rStyle w:val="af4"/>
          <w:rFonts w:hint="eastAsia"/>
          <w:rtl/>
        </w:rPr>
        <w:t>רגלך</w:t>
      </w:r>
      <w:r w:rsidR="0089324E" w:rsidRPr="00D87CB3">
        <w:rPr>
          <w:rStyle w:val="af4"/>
          <w:rtl/>
        </w:rPr>
        <w:t xml:space="preserve"> </w:t>
      </w:r>
      <w:r w:rsidR="0089324E" w:rsidRPr="00D87CB3">
        <w:rPr>
          <w:rStyle w:val="af4"/>
          <w:rFonts w:hint="eastAsia"/>
          <w:rtl/>
        </w:rPr>
        <w:t>מבית</w:t>
      </w:r>
      <w:r w:rsidR="0089324E" w:rsidRPr="00D87CB3">
        <w:rPr>
          <w:rStyle w:val="af4"/>
          <w:rtl/>
        </w:rPr>
        <w:t xml:space="preserve"> </w:t>
      </w:r>
      <w:r w:rsidR="0089324E" w:rsidRPr="00D87CB3">
        <w:rPr>
          <w:rStyle w:val="af4"/>
          <w:rFonts w:hint="eastAsia"/>
          <w:rtl/>
        </w:rPr>
        <w:t>רעך</w:t>
      </w:r>
      <w:r>
        <w:rPr>
          <w:rStyle w:val="af4"/>
          <w:rFonts w:hint="cs"/>
          <w:rtl/>
        </w:rPr>
        <w:t>'</w:t>
      </w:r>
      <w:r w:rsidR="0089324E" w:rsidRPr="006F178A">
        <w:rPr>
          <w:rFonts w:hint="cs"/>
          <w:rtl/>
        </w:rPr>
        <w:t xml:space="preserve"> </w:t>
      </w:r>
      <w:r w:rsidR="00F62477">
        <w:rPr>
          <w:rFonts w:hint="cs"/>
          <w:rtl/>
        </w:rPr>
        <w:t>-</w:t>
      </w:r>
      <w:r w:rsidR="0089324E" w:rsidRPr="006F178A">
        <w:rPr>
          <w:rFonts w:hint="cs"/>
          <w:rtl/>
        </w:rPr>
        <w:t xml:space="preserve"> בחטאות</w:t>
      </w:r>
      <w:r w:rsidR="0089324E" w:rsidRPr="006F178A">
        <w:rPr>
          <w:rtl/>
        </w:rPr>
        <w:t xml:space="preserve"> </w:t>
      </w:r>
      <w:r w:rsidR="0089324E" w:rsidRPr="006F178A">
        <w:rPr>
          <w:rFonts w:hint="cs"/>
          <w:rtl/>
        </w:rPr>
        <w:t>ואשמות</w:t>
      </w:r>
      <w:r w:rsidR="0089324E" w:rsidRPr="006F178A">
        <w:rPr>
          <w:rtl/>
        </w:rPr>
        <w:t>,</w:t>
      </w:r>
    </w:p>
    <w:p w14:paraId="2498617C" w14:textId="77777777" w:rsidR="00C0473D" w:rsidRDefault="00A469C2" w:rsidP="00353D4B">
      <w:pPr>
        <w:rPr>
          <w:rFonts w:ascii="Fb Fontext" w:hAnsi="Fb Fontext"/>
          <w:sz w:val="20"/>
          <w:rtl/>
        </w:rPr>
      </w:pPr>
      <w:r w:rsidRPr="009950F4">
        <w:rPr>
          <w:rStyle w:val="af4"/>
          <w:rFonts w:hint="eastAsia"/>
          <w:rtl/>
        </w:rPr>
        <w:t>ו</w:t>
      </w:r>
      <w:r w:rsidR="00F62477" w:rsidRPr="00C57B1C">
        <w:rPr>
          <w:rStyle w:val="af4"/>
          <w:rFonts w:hint="cs"/>
          <w:rtl/>
        </w:rPr>
        <w:t>'</w:t>
      </w:r>
      <w:r w:rsidR="0089324E" w:rsidRPr="00C57B1C">
        <w:rPr>
          <w:rStyle w:val="af4"/>
          <w:rFonts w:hint="eastAsia"/>
          <w:rtl/>
        </w:rPr>
        <w:t>אבוא</w:t>
      </w:r>
      <w:r w:rsidR="0089324E" w:rsidRPr="00D87CB3">
        <w:rPr>
          <w:rStyle w:val="af4"/>
          <w:rtl/>
        </w:rPr>
        <w:t xml:space="preserve"> </w:t>
      </w:r>
      <w:r w:rsidR="0089324E" w:rsidRPr="00D87CB3">
        <w:rPr>
          <w:rStyle w:val="af4"/>
          <w:rFonts w:hint="eastAsia"/>
          <w:rtl/>
        </w:rPr>
        <w:t>ביתך</w:t>
      </w:r>
      <w:r w:rsidR="0089324E" w:rsidRPr="00D87CB3">
        <w:rPr>
          <w:rStyle w:val="af4"/>
          <w:rtl/>
        </w:rPr>
        <w:t xml:space="preserve"> </w:t>
      </w:r>
      <w:r w:rsidR="0089324E" w:rsidRPr="00D87CB3">
        <w:rPr>
          <w:rStyle w:val="af4"/>
          <w:rFonts w:hint="eastAsia"/>
          <w:rtl/>
        </w:rPr>
        <w:t>בעולות</w:t>
      </w:r>
      <w:r w:rsidR="00F62477">
        <w:rPr>
          <w:rFonts w:ascii="Fb Fontext" w:hAnsi="Fb Fontext" w:hint="cs"/>
          <w:sz w:val="20"/>
          <w:rtl/>
        </w:rPr>
        <w:t>'</w:t>
      </w:r>
      <w:r w:rsidR="0089324E" w:rsidRPr="006F178A">
        <w:rPr>
          <w:rFonts w:ascii="Fb Fontext" w:hAnsi="Fb Fontext"/>
          <w:sz w:val="20"/>
          <w:rtl/>
        </w:rPr>
        <w:t xml:space="preserve"> </w:t>
      </w:r>
      <w:r w:rsidR="00F62477">
        <w:rPr>
          <w:rFonts w:ascii="Fb Fontext" w:hAnsi="Fb Fontext" w:hint="cs"/>
          <w:sz w:val="20"/>
          <w:rtl/>
        </w:rPr>
        <w:t>-</w:t>
      </w:r>
      <w:r w:rsidR="00F62477" w:rsidRPr="006F178A">
        <w:rPr>
          <w:rFonts w:ascii="Fb Fontext" w:hAnsi="Fb Fontext" w:hint="cs"/>
          <w:sz w:val="20"/>
          <w:rtl/>
        </w:rPr>
        <w:t xml:space="preserve"> </w:t>
      </w:r>
      <w:r>
        <w:rPr>
          <w:rFonts w:ascii="Fb Fontext" w:hAnsi="Fb Fontext" w:hint="cs"/>
          <w:sz w:val="20"/>
          <w:rtl/>
        </w:rPr>
        <w:t>ב</w:t>
      </w:r>
      <w:r w:rsidR="0089324E" w:rsidRPr="006F178A">
        <w:rPr>
          <w:rFonts w:ascii="Fb Fontext" w:hAnsi="Fb Fontext" w:hint="cs"/>
          <w:sz w:val="20"/>
          <w:rtl/>
        </w:rPr>
        <w:t>עולות</w:t>
      </w:r>
      <w:r w:rsidR="0089324E" w:rsidRPr="006F178A">
        <w:rPr>
          <w:rFonts w:ascii="Fb Fontext" w:hAnsi="Fb Fontext"/>
          <w:sz w:val="20"/>
          <w:rtl/>
        </w:rPr>
        <w:t xml:space="preserve"> </w:t>
      </w:r>
      <w:r w:rsidR="0089324E" w:rsidRPr="006F178A">
        <w:rPr>
          <w:rFonts w:ascii="Fb Fontext" w:hAnsi="Fb Fontext" w:hint="cs"/>
          <w:sz w:val="20"/>
          <w:rtl/>
        </w:rPr>
        <w:t>ושלמים</w:t>
      </w:r>
      <w:r w:rsidR="00C57B1C">
        <w:rPr>
          <w:rFonts w:ascii="Fb Fontext" w:hAnsi="Fb Fontext" w:hint="cs"/>
          <w:sz w:val="20"/>
          <w:rtl/>
        </w:rPr>
        <w:t>,</w:t>
      </w:r>
      <w:r w:rsidR="0089324E" w:rsidRPr="006F178A">
        <w:rPr>
          <w:rFonts w:ascii="Fb Fontext" w:hAnsi="Fb Fontext"/>
          <w:sz w:val="20"/>
          <w:rtl/>
        </w:rPr>
        <w:t xml:space="preserve"> </w:t>
      </w:r>
      <w:r w:rsidR="0089324E" w:rsidRPr="005E6BC8">
        <w:rPr>
          <w:rFonts w:ascii="Fb Fontext" w:hAnsi="Fb Fontext" w:cs="PFT_Frank" w:hint="cs"/>
          <w:b/>
          <w:bCs/>
          <w:sz w:val="20"/>
          <w:szCs w:val="14"/>
          <w:rtl/>
        </w:rPr>
        <w:t>ותנ</w:t>
      </w:r>
      <w:r w:rsidR="0089324E" w:rsidRPr="005E6BC8">
        <w:rPr>
          <w:rFonts w:ascii="Fb Fontext" w:hAnsi="Fb Fontext" w:cs="PFT_Frank"/>
          <w:b/>
          <w:bCs/>
          <w:sz w:val="20"/>
          <w:szCs w:val="14"/>
          <w:rtl/>
        </w:rPr>
        <w:t>"</w:t>
      </w:r>
      <w:r w:rsidR="0089324E" w:rsidRPr="005E6BC8">
        <w:rPr>
          <w:rFonts w:ascii="Fb Fontext" w:hAnsi="Fb Fontext" w:cs="PFT_Frank" w:hint="cs"/>
          <w:b/>
          <w:bCs/>
          <w:sz w:val="20"/>
          <w:szCs w:val="14"/>
          <w:rtl/>
        </w:rPr>
        <w:t>ה</w:t>
      </w:r>
      <w:r w:rsidR="00C57B1C" w:rsidRPr="005E6BC8">
        <w:rPr>
          <w:rFonts w:ascii="Fb Fontext" w:hAnsi="Fb Fontext" w:cs="PFT_Frank" w:hint="cs"/>
          <w:b/>
          <w:bCs/>
          <w:sz w:val="20"/>
          <w:szCs w:val="14"/>
          <w:rtl/>
        </w:rPr>
        <w:t>.</w:t>
      </w:r>
    </w:p>
    <w:p w14:paraId="463FF238" w14:textId="23B652EF" w:rsidR="0089324E" w:rsidRPr="009950F4" w:rsidRDefault="00075A98" w:rsidP="00A07C53">
      <w:pPr>
        <w:rPr>
          <w:rFonts w:ascii="Fb Fontext" w:hAnsi="Fb Fontext" w:cs="BA Haketer Regular"/>
          <w:spacing w:val="4"/>
          <w:szCs w:val="16"/>
          <w:rtl/>
        </w:rPr>
      </w:pPr>
      <w:r w:rsidRPr="009950F4">
        <w:rPr>
          <w:rStyle w:val="af4"/>
          <w:b/>
          <w:bCs/>
          <w:rtl/>
        </w:rPr>
        <w:t>'</w:t>
      </w:r>
      <w:r w:rsidR="0089324E" w:rsidRPr="009950F4">
        <w:rPr>
          <w:rStyle w:val="af4"/>
          <w:rFonts w:hint="eastAsia"/>
          <w:b/>
          <w:bCs/>
          <w:rtl/>
        </w:rPr>
        <w:t>כל</w:t>
      </w:r>
      <w:r w:rsidR="0089324E" w:rsidRPr="00D87CB3">
        <w:rPr>
          <w:rStyle w:val="af4"/>
          <w:rtl/>
        </w:rPr>
        <w:t xml:space="preserve"> </w:t>
      </w:r>
      <w:r w:rsidR="0089324E" w:rsidRPr="00D87CB3">
        <w:rPr>
          <w:rStyle w:val="af4"/>
          <w:rFonts w:hint="eastAsia"/>
          <w:rtl/>
        </w:rPr>
        <w:t>זכורך</w:t>
      </w:r>
      <w:r>
        <w:rPr>
          <w:rStyle w:val="af4"/>
          <w:rFonts w:hint="cs"/>
          <w:rtl/>
        </w:rPr>
        <w:t>'</w:t>
      </w:r>
      <w:r w:rsidR="0089324E" w:rsidRPr="005E6BC8">
        <w:rPr>
          <w:rStyle w:val="afffd"/>
          <w:rFonts w:ascii="Fb Fontext" w:hAnsi="Fb Fontext" w:cs="PFT_Frank"/>
          <w:szCs w:val="14"/>
          <w:rtl/>
        </w:rPr>
        <w:t xml:space="preserve"> </w:t>
      </w:r>
      <w:r w:rsidR="0089324E" w:rsidRPr="006F178A">
        <w:rPr>
          <w:rFonts w:ascii="Fb Fontext" w:hAnsi="Fb Fontext" w:hint="cs"/>
          <w:rtl/>
        </w:rPr>
        <w:t>שיכול</w:t>
      </w:r>
      <w:r w:rsidR="0089324E" w:rsidRPr="006F178A">
        <w:rPr>
          <w:rFonts w:ascii="Fb Fontext" w:hAnsi="Fb Fontext"/>
          <w:rtl/>
        </w:rPr>
        <w:t xml:space="preserve"> </w:t>
      </w:r>
      <w:r w:rsidR="0089324E" w:rsidRPr="006F178A">
        <w:rPr>
          <w:rFonts w:ascii="Fb Fontext" w:hAnsi="Fb Fontext" w:hint="cs"/>
          <w:rtl/>
        </w:rPr>
        <w:t>לעלות</w:t>
      </w:r>
      <w:r w:rsidR="0089324E" w:rsidRPr="006F178A">
        <w:rPr>
          <w:rFonts w:ascii="Fb Fontext" w:hAnsi="Fb Fontext"/>
          <w:rtl/>
        </w:rPr>
        <w:t xml:space="preserve"> </w:t>
      </w:r>
      <w:r w:rsidR="0089324E" w:rsidRPr="006F178A">
        <w:rPr>
          <w:rFonts w:ascii="Fb Fontext" w:hAnsi="Fb Fontext" w:hint="cs"/>
          <w:rtl/>
        </w:rPr>
        <w:t>עם</w:t>
      </w:r>
      <w:r w:rsidR="0089324E" w:rsidRPr="006F178A">
        <w:rPr>
          <w:rFonts w:ascii="Fb Fontext" w:hAnsi="Fb Fontext"/>
          <w:rtl/>
        </w:rPr>
        <w:t xml:space="preserve"> </w:t>
      </w:r>
      <w:r w:rsidR="0089324E" w:rsidRPr="006F178A">
        <w:rPr>
          <w:rFonts w:ascii="Fb Fontext" w:hAnsi="Fb Fontext" w:hint="cs"/>
          <w:rtl/>
        </w:rPr>
        <w:t>כ</w:t>
      </w:r>
      <w:r w:rsidR="00F62477">
        <w:rPr>
          <w:rFonts w:ascii="Fb Fontext" w:hAnsi="Fb Fontext" w:hint="cs"/>
          <w:rtl/>
        </w:rPr>
        <w:t>ולם</w:t>
      </w:r>
      <w:r w:rsidR="0089324E" w:rsidRPr="006F178A">
        <w:rPr>
          <w:rFonts w:ascii="Fb Fontext" w:hAnsi="Fb Fontext"/>
          <w:rtl/>
        </w:rPr>
        <w:t xml:space="preserve">, </w:t>
      </w:r>
      <w:r w:rsidR="0089324E" w:rsidRPr="006F178A">
        <w:rPr>
          <w:rFonts w:ascii="Fb Fontext" w:hAnsi="Fb Fontext" w:hint="cs"/>
          <w:rtl/>
        </w:rPr>
        <w:t>יצאו</w:t>
      </w:r>
      <w:r w:rsidR="0089324E" w:rsidRPr="006F178A">
        <w:rPr>
          <w:rFonts w:ascii="Fb Fontext" w:hAnsi="Fb Fontext"/>
          <w:rtl/>
        </w:rPr>
        <w:t xml:space="preserve"> </w:t>
      </w:r>
      <w:r w:rsidR="00B4469C">
        <w:rPr>
          <w:rFonts w:ascii="Fb Fontext" w:hAnsi="Fb Fontext" w:hint="cs"/>
          <w:rtl/>
        </w:rPr>
        <w:t>ש</w:t>
      </w:r>
      <w:r w:rsidR="00F62477">
        <w:rPr>
          <w:rFonts w:ascii="Fb Fontext" w:hAnsi="Fb Fontext" w:hint="cs"/>
          <w:rtl/>
        </w:rPr>
        <w:t>ריח</w:t>
      </w:r>
      <w:r>
        <w:rPr>
          <w:rFonts w:ascii="Fb Fontext" w:hAnsi="Fb Fontext" w:hint="cs"/>
          <w:rtl/>
        </w:rPr>
        <w:t>ם</w:t>
      </w:r>
      <w:r w:rsidR="00F62477">
        <w:rPr>
          <w:rFonts w:ascii="Fb Fontext" w:hAnsi="Fb Fontext" w:hint="cs"/>
          <w:rtl/>
        </w:rPr>
        <w:t xml:space="preserve"> רע</w:t>
      </w:r>
      <w:r>
        <w:rPr>
          <w:rFonts w:ascii="Fb Fontext" w:hAnsi="Fb Fontext" w:hint="cs"/>
          <w:rtl/>
        </w:rPr>
        <w:t>,</w:t>
      </w:r>
    </w:p>
    <w:p w14:paraId="215BE652" w14:textId="0F03CA01" w:rsidR="0089324E" w:rsidRDefault="0089324E" w:rsidP="00A07C53">
      <w:pPr>
        <w:rPr>
          <w:rtl/>
        </w:rPr>
      </w:pPr>
      <w:r w:rsidRPr="005E6BC8">
        <w:rPr>
          <w:rFonts w:cs="PFT_Frank" w:hint="eastAsia"/>
          <w:b/>
          <w:bCs/>
          <w:szCs w:val="14"/>
          <w:rtl/>
        </w:rPr>
        <w:t>ולא</w:t>
      </w:r>
      <w:r w:rsidRPr="006F178A">
        <w:rPr>
          <w:rFonts w:hint="cs"/>
          <w:rtl/>
        </w:rPr>
        <w:t xml:space="preserve"> </w:t>
      </w:r>
      <w:r w:rsidR="00075A98">
        <w:rPr>
          <w:rFonts w:hint="cs"/>
          <w:rtl/>
        </w:rPr>
        <w:t>ל</w:t>
      </w:r>
      <w:r w:rsidRPr="006F178A">
        <w:rPr>
          <w:rFonts w:hint="cs"/>
          <w:rtl/>
        </w:rPr>
        <w:t xml:space="preserve">מעט </w:t>
      </w:r>
      <w:r w:rsidR="00075A98">
        <w:rPr>
          <w:rFonts w:hint="cs"/>
          <w:rtl/>
        </w:rPr>
        <w:t>ה' בנים היום</w:t>
      </w:r>
      <w:r w:rsidR="00B4469C">
        <w:rPr>
          <w:rFonts w:hint="cs"/>
          <w:rtl/>
        </w:rPr>
        <w:t>,</w:t>
      </w:r>
      <w:r w:rsidRPr="006F178A">
        <w:rPr>
          <w:rFonts w:hint="cs"/>
          <w:rtl/>
        </w:rPr>
        <w:t xml:space="preserve"> </w:t>
      </w:r>
      <w:r w:rsidR="00075A98">
        <w:rPr>
          <w:rFonts w:hint="cs"/>
          <w:rtl/>
        </w:rPr>
        <w:t>וה'</w:t>
      </w:r>
      <w:r w:rsidRPr="006F178A">
        <w:rPr>
          <w:rFonts w:hint="cs"/>
          <w:rtl/>
        </w:rPr>
        <w:t xml:space="preserve"> </w:t>
      </w:r>
      <w:r w:rsidR="00075A98">
        <w:rPr>
          <w:rFonts w:hint="cs"/>
          <w:rtl/>
        </w:rPr>
        <w:t>מחר -</w:t>
      </w:r>
      <w:r w:rsidRPr="006F178A">
        <w:rPr>
          <w:rFonts w:hint="cs"/>
          <w:rtl/>
        </w:rPr>
        <w:t xml:space="preserve"> פשיטא</w:t>
      </w:r>
      <w:r w:rsidR="00075A98">
        <w:rPr>
          <w:rFonts w:hint="cs"/>
          <w:rtl/>
        </w:rPr>
        <w:t xml:space="preserve"> מי יהיה העצלן?</w:t>
      </w:r>
    </w:p>
    <w:p w14:paraId="746ED0C0" w14:textId="00F24438" w:rsidR="0087008C" w:rsidRPr="0014241C" w:rsidRDefault="0014241C" w:rsidP="0087008C">
      <w:pPr>
        <w:pStyle w:val="afff1"/>
        <w:rPr>
          <w:rtl/>
        </w:rPr>
      </w:pPr>
      <w:r>
        <w:rPr>
          <w:rFonts w:ascii="BA TM • Vilna Extra-Bold" w:hAnsi="BA TM • Vilna Extra-Bold" w:hint="cs"/>
          <w:rtl/>
        </w:rPr>
        <w:t>****</w:t>
      </w:r>
      <w:r w:rsidR="00075A98" w:rsidRPr="0014241C">
        <w:rPr>
          <w:rFonts w:ascii="BA TM • Vilna Extra-Bold" w:hAnsi="BA TM • Vilna Extra-Bold" w:hint="cs"/>
          <w:rtl/>
        </w:rPr>
        <w:t>׹</w:t>
      </w:r>
    </w:p>
    <w:p>
      <w:pPr>
        <w:pStyle w:val="MishnaBatzad"/>
        <w:rPr>
          <w:ins w:id="20089" w:author="קלוד" w:date="2026-10-06T10:08:30Z"/>
        </w:rPr>
      </w:pPr>
      <w:ins w:id="20088" w:author="קלוד" w:date="2026-10-06T10:08:30Z">
        <w:r>
          <w:t xml:space="preserve">משנה ג</w:t>
        </w:r>
      </w:ins>
    </w:p>
    <w:p w14:paraId="4D079D5E" w14:textId="77777777" w:rsidR="0089324E" w:rsidRPr="0014241C" w:rsidRDefault="0089324E" w:rsidP="00A07C53">
      <w:pPr>
        <w:pStyle w:val="afff8"/>
        <w:spacing w:before="120"/>
        <w:rPr>
          <w:rtl/>
        </w:rPr>
        <w:pPrChange w:id="90002" w:author="קלוד" w:date="2026-10-08T12:08:16Z">
          <w:pPr>
            <w:pStyle w:val="afff8"/>
          </w:pPr>
        </w:pPrChange>
      </w:pPr>
      <w:r w:rsidRPr="00EC710B">
        <w:rPr>
          <w:rFonts w:hint="eastAsia"/>
          <w:b/>
          <w:bCs/>
          <w:rtl/>
        </w:rPr>
        <w:t>עולות</w:t>
      </w:r>
      <w:r w:rsidRPr="00EC710B">
        <w:rPr>
          <w:b/>
          <w:bCs/>
          <w:rtl/>
        </w:rPr>
        <w:t xml:space="preserve"> </w:t>
      </w:r>
      <w:r w:rsidRPr="00AB21D1">
        <w:rPr>
          <w:rFonts w:hint="eastAsia"/>
          <w:rtl/>
        </w:rPr>
        <w:t>במועד</w:t>
      </w:r>
      <w:r w:rsidRPr="0014241C">
        <w:rPr>
          <w:rtl/>
        </w:rPr>
        <w:t xml:space="preserve"> </w:t>
      </w:r>
      <w:r w:rsidRPr="0014241C">
        <w:rPr>
          <w:rFonts w:hint="eastAsia"/>
          <w:rtl/>
        </w:rPr>
        <w:t>באות</w:t>
      </w:r>
      <w:r w:rsidRPr="0014241C">
        <w:rPr>
          <w:rtl/>
        </w:rPr>
        <w:t xml:space="preserve"> </w:t>
      </w:r>
      <w:r w:rsidRPr="0014241C">
        <w:rPr>
          <w:rFonts w:hint="eastAsia"/>
          <w:rtl/>
        </w:rPr>
        <w:t>מן</w:t>
      </w:r>
      <w:r w:rsidRPr="0014241C">
        <w:rPr>
          <w:rtl/>
        </w:rPr>
        <w:t xml:space="preserve"> </w:t>
      </w:r>
      <w:r w:rsidRPr="0014241C">
        <w:rPr>
          <w:rFonts w:hint="eastAsia"/>
          <w:rtl/>
        </w:rPr>
        <w:t>החולין</w:t>
      </w:r>
      <w:r w:rsidRPr="0014241C">
        <w:rPr>
          <w:rtl/>
        </w:rPr>
        <w:t xml:space="preserve">, </w:t>
      </w:r>
      <w:r w:rsidRPr="00EC710B">
        <w:rPr>
          <w:rFonts w:hint="eastAsia"/>
          <w:b/>
          <w:bCs/>
          <w:rtl/>
        </w:rPr>
        <w:t>והשלמים</w:t>
      </w:r>
      <w:r w:rsidRPr="0014241C">
        <w:rPr>
          <w:rtl/>
        </w:rPr>
        <w:t xml:space="preserve"> </w:t>
      </w:r>
      <w:r w:rsidRPr="0014241C">
        <w:rPr>
          <w:rFonts w:hint="eastAsia"/>
          <w:rtl/>
        </w:rPr>
        <w:t>מן</w:t>
      </w:r>
      <w:r w:rsidRPr="0014241C">
        <w:rPr>
          <w:rtl/>
        </w:rPr>
        <w:t xml:space="preserve"> </w:t>
      </w:r>
      <w:r w:rsidRPr="0014241C">
        <w:rPr>
          <w:rFonts w:hint="eastAsia"/>
          <w:rtl/>
        </w:rPr>
        <w:t>המעשר</w:t>
      </w:r>
      <w:r w:rsidRPr="0014241C">
        <w:rPr>
          <w:rtl/>
        </w:rPr>
        <w:t>.</w:t>
      </w:r>
    </w:p>
    <w:p w14:paraId="189AD594" w14:textId="33F05A72" w:rsidR="002A19EC" w:rsidRPr="009950F4" w:rsidRDefault="0089324E" w:rsidP="00A07C53">
      <w:pPr>
        <w:pStyle w:val="afff8"/>
        <w:rPr>
          <w:rStyle w:val="afffd"/>
          <w:rFonts w:cs="BA Vilna Bold"/>
          <w:bCs w:val="0"/>
          <w:rtl/>
        </w:rPr>
      </w:pPr>
      <w:r w:rsidRPr="009950F4">
        <w:rPr>
          <w:rStyle w:val="afffd"/>
          <w:rFonts w:cs="BA Vilna Bold" w:hint="eastAsia"/>
          <w:bCs w:val="0"/>
          <w:rtl/>
        </w:rPr>
        <w:t>יום</w:t>
      </w:r>
      <w:r w:rsidRPr="009950F4">
        <w:rPr>
          <w:rStyle w:val="afffd"/>
          <w:rFonts w:cs="BA Vilna Bold"/>
          <w:bCs w:val="0"/>
          <w:rtl/>
        </w:rPr>
        <w:t xml:space="preserve"> </w:t>
      </w:r>
      <w:r w:rsidRPr="009950F4">
        <w:rPr>
          <w:rStyle w:val="afffd"/>
          <w:rFonts w:cs="BA Vilna Bold" w:hint="eastAsia"/>
          <w:bCs w:val="0"/>
          <w:rtl/>
        </w:rPr>
        <w:t>טוב</w:t>
      </w:r>
      <w:r w:rsidRPr="009950F4">
        <w:rPr>
          <w:rStyle w:val="afffd"/>
          <w:rFonts w:cs="BA Vilna Bold"/>
          <w:bCs w:val="0"/>
          <w:rtl/>
        </w:rPr>
        <w:t xml:space="preserve"> </w:t>
      </w:r>
      <w:r w:rsidRPr="009950F4">
        <w:rPr>
          <w:rStyle w:val="afffd"/>
          <w:rFonts w:cs="BA Vilna Bold" w:hint="eastAsia"/>
          <w:bCs w:val="0"/>
          <w:rtl/>
        </w:rPr>
        <w:t>הראשון</w:t>
      </w:r>
      <w:r w:rsidRPr="009950F4">
        <w:rPr>
          <w:rStyle w:val="afffd"/>
          <w:rFonts w:cs="BA Vilna Bold"/>
          <w:bCs w:val="0"/>
          <w:rtl/>
        </w:rPr>
        <w:t xml:space="preserve"> </w:t>
      </w:r>
      <w:r w:rsidRPr="009950F4">
        <w:rPr>
          <w:rStyle w:val="afffd"/>
          <w:rFonts w:cs="BA Vilna Bold" w:hint="eastAsia"/>
          <w:bCs w:val="0"/>
          <w:rtl/>
        </w:rPr>
        <w:t>של</w:t>
      </w:r>
      <w:r w:rsidRPr="009950F4">
        <w:rPr>
          <w:rStyle w:val="afffd"/>
          <w:rFonts w:cs="BA Vilna Bold"/>
          <w:bCs w:val="0"/>
          <w:rtl/>
        </w:rPr>
        <w:t xml:space="preserve"> </w:t>
      </w:r>
      <w:r w:rsidRPr="009950F4">
        <w:rPr>
          <w:rStyle w:val="afffd"/>
          <w:rFonts w:cs="BA Vilna Bold" w:hint="eastAsia"/>
          <w:bCs w:val="0"/>
          <w:rtl/>
        </w:rPr>
        <w:t>פסח</w:t>
      </w:r>
      <w:r w:rsidRPr="009950F4">
        <w:rPr>
          <w:rStyle w:val="afffd"/>
          <w:rFonts w:cs="BA Vilna Bold"/>
          <w:bCs w:val="0"/>
          <w:rtl/>
        </w:rPr>
        <w:t xml:space="preserve">, </w:t>
      </w:r>
      <w:r w:rsidR="00B4469C">
        <w:rPr>
          <w:rStyle w:val="TanaimMishna"/>
          <w:rFonts w:ascii="BA Fontov Regular" w:hAnsi="BA Fontov Regular" w:cs="BA Vilna Bold" w:hint="cs"/>
          <w:rtl/>
          <w:rPrChange w:id="20002" w:author="קלוד" w:date="2026-10-06T10:08:30Z">
            <w:rPr>
              <w:rStyle w:val="affc"/>
              <w:rFonts w:ascii="BA Fontov Regular" w:hAnsi="BA Fontov Regular" w:cs="BA Vilna Bold" w:hint="cs"/>
              <w:sz w:val="18"/>
              <w:szCs w:val="18"/>
              <w:rtl/>
            </w:rPr>
          </w:rPrChange>
        </w:rPr>
        <w:t>ל</w:t>
      </w:r>
      <w:r w:rsidRPr="009950F4">
        <w:rPr>
          <w:rStyle w:val="TanaimMishna"/>
          <w:rFonts w:ascii="BA Fontov Regular" w:hAnsi="BA Fontov Regular" w:cs="BA Vilna Bold" w:hint="eastAsia"/>
          <w:rtl/>
          <w:rPrChange w:id="20003" w:author="קלוד" w:date="2026-10-06T10:08:30Z">
            <w:rPr>
              <w:rStyle w:val="affc"/>
              <w:rFonts w:ascii="BA Fontov Regular" w:hAnsi="BA Fontov Regular" w:cs="BA Vilna Bold" w:hint="eastAsia"/>
              <w:sz w:val="18"/>
              <w:szCs w:val="18"/>
              <w:rtl/>
            </w:rPr>
          </w:rPrChange>
        </w:rPr>
        <w:t>ב</w:t>
      </w:r>
      <w:r w:rsidRPr="009950F4">
        <w:rPr>
          <w:rStyle w:val="TanaimMishna"/>
          <w:rFonts w:ascii="BA Fontov Regular" w:hAnsi="BA Fontov Regular" w:cs="BA Vilna Bold"/>
          <w:rtl/>
          <w:rPrChange w:id="20004" w:author="קלוד" w:date="2026-10-06T10:08:30Z">
            <w:rPr>
              <w:rStyle w:val="affc"/>
              <w:rFonts w:ascii="BA Fontov Regular" w:hAnsi="BA Fontov Regular" w:cs="BA Vilna Bold"/>
              <w:sz w:val="18"/>
              <w:szCs w:val="18"/>
              <w:rtl/>
            </w:rPr>
          </w:rPrChange>
        </w:rPr>
        <w:t>"</w:t>
      </w:r>
      <w:r w:rsidRPr="009950F4">
        <w:rPr>
          <w:rStyle w:val="TanaimMishna"/>
          <w:rFonts w:ascii="BA Fontov Regular" w:hAnsi="BA Fontov Regular" w:cs="BA Vilna Bold" w:hint="eastAsia"/>
          <w:rtl/>
          <w:rPrChange w:id="20005" w:author="קלוד" w:date="2026-10-06T10:08:30Z">
            <w:rPr>
              <w:rStyle w:val="affc"/>
              <w:rFonts w:ascii="BA Fontov Regular" w:hAnsi="BA Fontov Regular" w:cs="BA Vilna Bold" w:hint="eastAsia"/>
              <w:sz w:val="18"/>
              <w:szCs w:val="18"/>
              <w:rtl/>
            </w:rPr>
          </w:rPrChange>
        </w:rPr>
        <w:t>ש</w:t>
      </w:r>
      <w:r w:rsidR="009F28E4" w:rsidRPr="009950F4">
        <w:rPr>
          <w:rStyle w:val="TanaimMishna"/>
          <w:rFonts w:ascii="BA Fontov Regular" w:hAnsi="BA Fontov Regular" w:cs="BA Vilna Bold"/>
          <w:b w:val="0"/>
          <w:rtl/>
          <w:rPrChange w:id="20006" w:author="קלוד" w:date="2026-10-06T10:08:30Z">
            <w:rPr>
              <w:rStyle w:val="affc"/>
              <w:rFonts w:ascii="BA Fontov Regular" w:hAnsi="BA Fontov Regular" w:cs="BA Vilna Bold"/>
              <w:b w:val="0"/>
              <w:sz w:val="18"/>
              <w:szCs w:val="18"/>
              <w:rtl/>
            </w:rPr>
          </w:rPrChange>
        </w:rPr>
        <w:t>:</w:t>
      </w:r>
      <w:r w:rsidRPr="009950F4">
        <w:rPr>
          <w:rStyle w:val="afffd"/>
          <w:rFonts w:cs="BA Vilna Bold"/>
          <w:bCs w:val="0"/>
          <w:rtl/>
        </w:rPr>
        <w:t xml:space="preserve"> מן </w:t>
      </w:r>
      <w:r w:rsidRPr="009950F4">
        <w:rPr>
          <w:rStyle w:val="afffd"/>
          <w:rFonts w:cs="BA Vilna Bold" w:hint="eastAsia"/>
          <w:bCs w:val="0"/>
          <w:rtl/>
        </w:rPr>
        <w:t>החולין</w:t>
      </w:r>
      <w:r w:rsidRPr="009950F4">
        <w:rPr>
          <w:rStyle w:val="afffd"/>
          <w:rFonts w:cs="BA Vilna Bold"/>
          <w:bCs w:val="0"/>
          <w:rtl/>
        </w:rPr>
        <w:t>,</w:t>
      </w:r>
      <w:r w:rsidR="009F28E4" w:rsidRPr="009950F4">
        <w:rPr>
          <w:rStyle w:val="afffd"/>
          <w:rFonts w:cs="BA Vilna Bold"/>
          <w:bCs w:val="0"/>
          <w:rtl/>
        </w:rPr>
        <w:t xml:space="preserve"> </w:t>
      </w:r>
      <w:r w:rsidR="00B4469C">
        <w:rPr>
          <w:rStyle w:val="afffd"/>
          <w:rFonts w:cs="BA Vilna Bold" w:hint="cs"/>
          <w:bCs w:val="0"/>
          <w:rtl/>
        </w:rPr>
        <w:t>ל</w:t>
      </w:r>
      <w:r w:rsidRPr="009950F4">
        <w:rPr>
          <w:rStyle w:val="TanaimMishna"/>
          <w:rFonts w:ascii="BA Fontov Regular" w:hAnsi="BA Fontov Regular" w:cs="BA Vilna Bold" w:hint="eastAsia"/>
          <w:rtl/>
          <w:rPrChange w:id="20007" w:author="קלוד" w:date="2026-10-06T10:08:30Z">
            <w:rPr>
              <w:rStyle w:val="affc"/>
              <w:rFonts w:ascii="BA Fontov Regular" w:hAnsi="BA Fontov Regular" w:cs="BA Vilna Bold" w:hint="eastAsia"/>
              <w:sz w:val="18"/>
              <w:szCs w:val="18"/>
              <w:rtl/>
            </w:rPr>
          </w:rPrChange>
        </w:rPr>
        <w:t>ב</w:t>
      </w:r>
      <w:r w:rsidRPr="009950F4">
        <w:rPr>
          <w:rStyle w:val="TanaimMishna"/>
          <w:rFonts w:ascii="BA Fontov Regular" w:hAnsi="BA Fontov Regular" w:cs="BA Vilna Bold"/>
          <w:rtl/>
          <w:rPrChange w:id="20008" w:author="קלוד" w:date="2026-10-06T10:08:30Z">
            <w:rPr>
              <w:rStyle w:val="affc"/>
              <w:rFonts w:ascii="BA Fontov Regular" w:hAnsi="BA Fontov Regular" w:cs="BA Vilna Bold"/>
              <w:sz w:val="18"/>
              <w:szCs w:val="18"/>
              <w:rtl/>
            </w:rPr>
          </w:rPrChange>
        </w:rPr>
        <w:t>"</w:t>
      </w:r>
      <w:r w:rsidRPr="009950F4">
        <w:rPr>
          <w:rStyle w:val="TanaimMishna"/>
          <w:rFonts w:ascii="BA Fontov Regular" w:hAnsi="BA Fontov Regular" w:cs="BA Vilna Bold" w:hint="eastAsia"/>
          <w:rtl/>
          <w:rPrChange w:id="20009" w:author="קלוד" w:date="2026-10-06T10:08:30Z">
            <w:rPr>
              <w:rStyle w:val="affc"/>
              <w:rFonts w:ascii="BA Fontov Regular" w:hAnsi="BA Fontov Regular" w:cs="BA Vilna Bold" w:hint="eastAsia"/>
              <w:sz w:val="18"/>
              <w:szCs w:val="18"/>
              <w:rtl/>
            </w:rPr>
          </w:rPrChange>
        </w:rPr>
        <w:t>ה</w:t>
      </w:r>
      <w:r w:rsidR="009F28E4" w:rsidRPr="009950F4">
        <w:rPr>
          <w:rStyle w:val="TanaimMishna"/>
          <w:rFonts w:ascii="BA Fontov Regular" w:hAnsi="BA Fontov Regular" w:cs="BA Vilna Bold"/>
          <w:b w:val="0"/>
          <w:rtl/>
          <w:rPrChange w:id="20010" w:author="קלוד" w:date="2026-10-06T10:08:30Z">
            <w:rPr>
              <w:rStyle w:val="affc"/>
              <w:rFonts w:ascii="BA Fontov Regular" w:hAnsi="BA Fontov Regular" w:cs="BA Vilna Bold"/>
              <w:b w:val="0"/>
              <w:sz w:val="18"/>
              <w:szCs w:val="18"/>
              <w:rtl/>
            </w:rPr>
          </w:rPrChange>
        </w:rPr>
        <w:t>:</w:t>
      </w:r>
      <w:r w:rsidRPr="009950F4">
        <w:rPr>
          <w:rStyle w:val="afffd"/>
          <w:rFonts w:cs="BA Vilna Bold"/>
          <w:bCs w:val="0"/>
          <w:rtl/>
        </w:rPr>
        <w:t xml:space="preserve"> מן </w:t>
      </w:r>
      <w:r w:rsidRPr="009950F4">
        <w:rPr>
          <w:rStyle w:val="afffd"/>
          <w:rFonts w:cs="BA Vilna Bold" w:hint="eastAsia"/>
          <w:bCs w:val="0"/>
          <w:rtl/>
        </w:rPr>
        <w:t>המעשר</w:t>
      </w:r>
      <w:r w:rsidRPr="009950F4">
        <w:rPr>
          <w:rStyle w:val="afffd"/>
          <w:rFonts w:cs="BA Vilna Bold"/>
          <w:bCs w:val="0"/>
          <w:rtl/>
        </w:rPr>
        <w:t>.</w:t>
      </w:r>
    </w:p>
    <w:p w14:paraId="3615C457" w14:textId="77777777" w:rsidR="00C0473D" w:rsidRDefault="0089324E" w:rsidP="00A07C53">
      <w:pPr>
        <w:pStyle w:val="afff8"/>
        <w:rPr>
          <w:rStyle w:val="afffd"/>
          <w:rFonts w:cs="BA Vilna Bold"/>
          <w:bCs w:val="0"/>
          <w:rtl/>
        </w:rPr>
      </w:pPr>
      <w:r w:rsidRPr="009950F4">
        <w:rPr>
          <w:rStyle w:val="afffd"/>
          <w:rFonts w:cs="BA Vilna Bold" w:hint="eastAsia"/>
          <w:bCs w:val="0"/>
          <w:rtl/>
        </w:rPr>
        <w:t>ישראל</w:t>
      </w:r>
      <w:r w:rsidRPr="009950F4">
        <w:rPr>
          <w:rStyle w:val="afffd"/>
          <w:rFonts w:cs="BA Vilna Bold"/>
          <w:bCs w:val="0"/>
          <w:rtl/>
        </w:rPr>
        <w:t xml:space="preserve"> </w:t>
      </w:r>
      <w:r w:rsidRPr="009950F4">
        <w:rPr>
          <w:rStyle w:val="afffd"/>
          <w:rFonts w:cs="BA Vilna Bold" w:hint="eastAsia"/>
          <w:bCs w:val="0"/>
          <w:rtl/>
        </w:rPr>
        <w:t>יוצאין</w:t>
      </w:r>
      <w:r w:rsidRPr="009950F4">
        <w:rPr>
          <w:rStyle w:val="afffd"/>
          <w:rFonts w:cs="BA Vilna Bold"/>
          <w:bCs w:val="0"/>
          <w:rtl/>
        </w:rPr>
        <w:t xml:space="preserve"> </w:t>
      </w:r>
      <w:r w:rsidRPr="009950F4">
        <w:rPr>
          <w:rStyle w:val="afffd"/>
          <w:rFonts w:cs="BA Vilna Bold" w:hint="eastAsia"/>
          <w:bCs w:val="0"/>
          <w:rtl/>
        </w:rPr>
        <w:t>יד</w:t>
      </w:r>
      <w:r w:rsidR="002A19EC" w:rsidRPr="009950F4">
        <w:rPr>
          <w:rStyle w:val="afffd"/>
          <w:rFonts w:cs="BA Vilna Bold"/>
          <w:bCs w:val="0"/>
          <w:rtl/>
        </w:rPr>
        <w:t>"ח:</w:t>
      </w:r>
      <w:r w:rsidRPr="009950F4">
        <w:rPr>
          <w:rStyle w:val="afffd"/>
          <w:rFonts w:cs="BA Vilna Bold"/>
          <w:bCs w:val="0"/>
          <w:rtl/>
        </w:rPr>
        <w:t xml:space="preserve"> </w:t>
      </w:r>
      <w:r w:rsidRPr="009950F4">
        <w:rPr>
          <w:rStyle w:val="afffd"/>
          <w:rFonts w:cs="BA Vilna Bold" w:hint="eastAsia"/>
          <w:bCs w:val="0"/>
          <w:rtl/>
        </w:rPr>
        <w:t>בנדרים</w:t>
      </w:r>
      <w:r w:rsidRPr="009950F4">
        <w:rPr>
          <w:rStyle w:val="afffd"/>
          <w:rFonts w:cs="BA Vilna Bold"/>
          <w:bCs w:val="0"/>
          <w:rtl/>
        </w:rPr>
        <w:t xml:space="preserve"> </w:t>
      </w:r>
      <w:r w:rsidRPr="009950F4">
        <w:rPr>
          <w:rStyle w:val="afffd"/>
          <w:rFonts w:cs="BA Vilna Bold" w:hint="eastAsia"/>
          <w:bCs w:val="0"/>
          <w:rtl/>
        </w:rPr>
        <w:t>ונדבות</w:t>
      </w:r>
      <w:r w:rsidRPr="009950F4">
        <w:rPr>
          <w:rStyle w:val="afffd"/>
          <w:rFonts w:cs="BA Vilna Bold"/>
          <w:bCs w:val="0"/>
          <w:rtl/>
        </w:rPr>
        <w:t xml:space="preserve"> </w:t>
      </w:r>
      <w:r w:rsidRPr="009950F4">
        <w:rPr>
          <w:rStyle w:val="afffd"/>
          <w:rFonts w:cs="BA Vilna Bold" w:hint="eastAsia"/>
          <w:bCs w:val="0"/>
          <w:rtl/>
        </w:rPr>
        <w:t>ובמעשר</w:t>
      </w:r>
      <w:r w:rsidRPr="009950F4">
        <w:rPr>
          <w:rStyle w:val="afffd"/>
          <w:rFonts w:cs="BA Vilna Bold"/>
          <w:bCs w:val="0"/>
          <w:rtl/>
        </w:rPr>
        <w:t xml:space="preserve"> </w:t>
      </w:r>
      <w:r w:rsidRPr="009950F4">
        <w:rPr>
          <w:rStyle w:val="afffd"/>
          <w:rFonts w:cs="BA Vilna Bold" w:hint="eastAsia"/>
          <w:bCs w:val="0"/>
          <w:rtl/>
        </w:rPr>
        <w:t>בהמה</w:t>
      </w:r>
      <w:r w:rsidRPr="009950F4">
        <w:rPr>
          <w:rStyle w:val="afffd"/>
          <w:rFonts w:cs="BA Vilna Bold"/>
          <w:bCs w:val="0"/>
          <w:rtl/>
        </w:rPr>
        <w:t>,</w:t>
      </w:r>
    </w:p>
    <w:p w14:paraId="64EFED0E" w14:textId="04E0908A" w:rsidR="0089324E" w:rsidRPr="00EC710B" w:rsidRDefault="0089324E" w:rsidP="00EC710B">
      <w:pPr>
        <w:pStyle w:val="afff8"/>
        <w:spacing w:after="60"/>
        <w:rPr>
          <w:spacing w:val="2"/>
          <w:rtl/>
        </w:rPr>
      </w:pPr>
      <w:r w:rsidRPr="00EC710B">
        <w:rPr>
          <w:rFonts w:hint="cs"/>
          <w:spacing w:val="2"/>
          <w:rtl/>
        </w:rPr>
        <w:t>והכהנים</w:t>
      </w:r>
      <w:r w:rsidR="002A19EC" w:rsidRPr="00EC710B">
        <w:rPr>
          <w:rFonts w:hint="cs"/>
          <w:spacing w:val="2"/>
          <w:rtl/>
        </w:rPr>
        <w:t>:</w:t>
      </w:r>
      <w:r w:rsidRPr="00EC710B">
        <w:rPr>
          <w:spacing w:val="2"/>
          <w:rtl/>
        </w:rPr>
        <w:t xml:space="preserve"> </w:t>
      </w:r>
      <w:r w:rsidRPr="00EC710B">
        <w:rPr>
          <w:rFonts w:hint="cs"/>
          <w:spacing w:val="2"/>
          <w:rtl/>
        </w:rPr>
        <w:t>בחטאות</w:t>
      </w:r>
      <w:r w:rsidRPr="00EC710B">
        <w:rPr>
          <w:spacing w:val="2"/>
          <w:rtl/>
        </w:rPr>
        <w:t xml:space="preserve"> </w:t>
      </w:r>
      <w:r w:rsidR="002A19EC" w:rsidRPr="00EC710B">
        <w:rPr>
          <w:rFonts w:hint="cs"/>
          <w:spacing w:val="2"/>
          <w:rtl/>
        </w:rPr>
        <w:t>ו</w:t>
      </w:r>
      <w:r w:rsidRPr="00EC710B">
        <w:rPr>
          <w:rFonts w:hint="eastAsia"/>
          <w:spacing w:val="2"/>
          <w:rtl/>
        </w:rPr>
        <w:t>אשמות</w:t>
      </w:r>
      <w:r w:rsidR="002A19EC" w:rsidRPr="00EC710B">
        <w:rPr>
          <w:rFonts w:hint="cs"/>
          <w:spacing w:val="2"/>
          <w:rtl/>
        </w:rPr>
        <w:t>,</w:t>
      </w:r>
      <w:r w:rsidRPr="00EC710B">
        <w:rPr>
          <w:spacing w:val="2"/>
          <w:rtl/>
        </w:rPr>
        <w:t xml:space="preserve"> </w:t>
      </w:r>
      <w:r w:rsidRPr="00EC710B">
        <w:rPr>
          <w:rFonts w:hint="eastAsia"/>
          <w:spacing w:val="2"/>
          <w:rtl/>
        </w:rPr>
        <w:t>בכור</w:t>
      </w:r>
      <w:r w:rsidRPr="00EC710B">
        <w:rPr>
          <w:spacing w:val="2"/>
          <w:rtl/>
        </w:rPr>
        <w:t xml:space="preserve"> </w:t>
      </w:r>
      <w:r w:rsidRPr="00EC710B">
        <w:rPr>
          <w:rFonts w:hint="eastAsia"/>
          <w:spacing w:val="2"/>
          <w:rtl/>
        </w:rPr>
        <w:t>וחזה</w:t>
      </w:r>
      <w:r w:rsidRPr="00EC710B">
        <w:rPr>
          <w:spacing w:val="2"/>
          <w:rtl/>
        </w:rPr>
        <w:t xml:space="preserve"> </w:t>
      </w:r>
      <w:r w:rsidRPr="00EC710B">
        <w:rPr>
          <w:rFonts w:hint="eastAsia"/>
          <w:spacing w:val="2"/>
          <w:rtl/>
        </w:rPr>
        <w:t>ושוק</w:t>
      </w:r>
      <w:r w:rsidRPr="00EC710B">
        <w:rPr>
          <w:spacing w:val="2"/>
          <w:rtl/>
        </w:rPr>
        <w:t xml:space="preserve">, </w:t>
      </w:r>
      <w:r w:rsidR="002A19EC" w:rsidRPr="00EC710B">
        <w:rPr>
          <w:rFonts w:hint="cs"/>
          <w:spacing w:val="2"/>
          <w:rtl/>
        </w:rPr>
        <w:t>ו</w:t>
      </w:r>
      <w:r w:rsidRPr="00EC710B">
        <w:rPr>
          <w:rFonts w:hint="eastAsia"/>
          <w:spacing w:val="2"/>
          <w:rtl/>
        </w:rPr>
        <w:t>לא</w:t>
      </w:r>
      <w:r w:rsidRPr="00EC710B">
        <w:rPr>
          <w:spacing w:val="2"/>
          <w:rtl/>
        </w:rPr>
        <w:t xml:space="preserve"> </w:t>
      </w:r>
      <w:r w:rsidRPr="00EC710B">
        <w:rPr>
          <w:rFonts w:hint="eastAsia"/>
          <w:spacing w:val="2"/>
          <w:rtl/>
        </w:rPr>
        <w:t>עופות</w:t>
      </w:r>
      <w:r w:rsidRPr="00EC710B">
        <w:rPr>
          <w:spacing w:val="2"/>
          <w:rtl/>
        </w:rPr>
        <w:t xml:space="preserve"> </w:t>
      </w:r>
      <w:r w:rsidR="004D6A79" w:rsidRPr="00EC710B">
        <w:rPr>
          <w:rFonts w:hint="cs"/>
          <w:spacing w:val="2"/>
          <w:rtl/>
        </w:rPr>
        <w:t>ו</w:t>
      </w:r>
      <w:r w:rsidRPr="00EC710B">
        <w:rPr>
          <w:rFonts w:hint="eastAsia"/>
          <w:spacing w:val="2"/>
          <w:rtl/>
        </w:rPr>
        <w:t>מנחות</w:t>
      </w:r>
      <w:r w:rsidRPr="00EC710B">
        <w:rPr>
          <w:spacing w:val="2"/>
          <w:rtl/>
        </w:rPr>
        <w:t>.</w:t>
      </w:r>
    </w:p>
    <w:p w14:paraId="1DD914EF" w14:textId="09B81774" w:rsidR="00731582" w:rsidRDefault="002A19EC" w:rsidP="00EC710B">
      <w:pPr>
        <w:pStyle w:val="36"/>
        <w:framePr w:wrap="notBeside"/>
        <w:rPr>
          <w:rtl/>
        </w:rPr>
      </w:pPr>
      <w:r w:rsidRPr="00EC710B">
        <w:rPr>
          <w:rFonts w:hint="eastAsia"/>
          <w:rtl/>
        </w:rPr>
        <w:t>חיסורי</w:t>
      </w:r>
      <w:r w:rsidRPr="00EC710B">
        <w:rPr>
          <w:rtl/>
        </w:rPr>
        <w:t xml:space="preserve"> </w:t>
      </w:r>
      <w:r w:rsidRPr="00EC710B">
        <w:rPr>
          <w:rFonts w:hint="eastAsia"/>
          <w:rtl/>
        </w:rPr>
        <w:t>מיחסרא</w:t>
      </w:r>
      <w:r w:rsidR="009950F4" w:rsidRPr="00EC710B">
        <w:rPr>
          <w:rFonts w:hint="cs"/>
          <w:rtl/>
        </w:rPr>
        <w:t xml:space="preserve"> וה''ק</w:t>
      </w:r>
      <w:r w:rsidR="00731582">
        <w:rPr>
          <w:rFonts w:hint="cs"/>
          <w:rtl/>
        </w:rPr>
        <w:t>:</w:t>
      </w:r>
    </w:p>
    <w:p w14:paraId="11249507" w14:textId="77777777" w:rsidR="00C0473D" w:rsidRDefault="0089324E" w:rsidP="00A07C53">
      <w:pPr>
        <w:rPr>
          <w:rtl/>
        </w:rPr>
      </w:pPr>
      <w:r w:rsidRPr="00EC710B">
        <w:rPr>
          <w:rFonts w:cs="PFT_Frank" w:hint="eastAsia"/>
          <w:b/>
          <w:bCs/>
          <w:szCs w:val="14"/>
          <w:rtl/>
        </w:rPr>
        <w:t>עולות</w:t>
      </w:r>
      <w:r w:rsidRPr="00EC710B">
        <w:rPr>
          <w:rtl/>
        </w:rPr>
        <w:t xml:space="preserve"> </w:t>
      </w:r>
      <w:r w:rsidRPr="00EC710B">
        <w:rPr>
          <w:rStyle w:val="affe"/>
          <w:rFonts w:hint="eastAsia"/>
          <w:rtl/>
        </w:rPr>
        <w:t>נדרים</w:t>
      </w:r>
      <w:r w:rsidRPr="00EC710B">
        <w:rPr>
          <w:rStyle w:val="affe"/>
          <w:rtl/>
        </w:rPr>
        <w:t xml:space="preserve"> </w:t>
      </w:r>
      <w:r w:rsidRPr="00EC710B">
        <w:rPr>
          <w:rStyle w:val="affe"/>
          <w:rFonts w:hint="eastAsia"/>
          <w:rtl/>
        </w:rPr>
        <w:t>ונדבות</w:t>
      </w:r>
      <w:r w:rsidRPr="00EC710B">
        <w:rPr>
          <w:rtl/>
        </w:rPr>
        <w:t xml:space="preserve"> </w:t>
      </w:r>
      <w:r w:rsidR="002A19EC" w:rsidRPr="00EC710B">
        <w:rPr>
          <w:rFonts w:cs="PFT_Frank" w:hint="eastAsia"/>
          <w:b/>
          <w:bCs/>
          <w:szCs w:val="14"/>
          <w:rtl/>
        </w:rPr>
        <w:t>ב</w:t>
      </w:r>
      <w:r w:rsidRPr="00EC710B">
        <w:rPr>
          <w:rFonts w:cs="PFT_Frank" w:hint="eastAsia"/>
          <w:b/>
          <w:bCs/>
          <w:szCs w:val="14"/>
          <w:rtl/>
        </w:rPr>
        <w:t>מועד</w:t>
      </w:r>
      <w:r w:rsidRPr="00EC710B">
        <w:rPr>
          <w:rFonts w:cs="PFT_Frank"/>
          <w:b/>
          <w:bCs/>
          <w:szCs w:val="14"/>
          <w:rtl/>
        </w:rPr>
        <w:t xml:space="preserve"> </w:t>
      </w:r>
      <w:r w:rsidRPr="00EC710B">
        <w:rPr>
          <w:rFonts w:cs="PFT_Frank" w:hint="eastAsia"/>
          <w:b/>
          <w:bCs/>
          <w:szCs w:val="14"/>
          <w:rtl/>
        </w:rPr>
        <w:t>באות</w:t>
      </w:r>
      <w:r w:rsidR="002A19EC" w:rsidRPr="00EC710B">
        <w:rPr>
          <w:rFonts w:hint="cs"/>
          <w:rtl/>
        </w:rPr>
        <w:t xml:space="preserve"> -</w:t>
      </w:r>
      <w:r w:rsidR="002A19EC" w:rsidRPr="00EC710B">
        <w:rPr>
          <w:rStyle w:val="affe"/>
          <w:rtl/>
        </w:rPr>
        <w:t xml:space="preserve"> </w:t>
      </w:r>
      <w:r w:rsidRPr="00EC710B">
        <w:rPr>
          <w:rStyle w:val="affe"/>
          <w:rFonts w:hint="eastAsia"/>
          <w:rtl/>
        </w:rPr>
        <w:t>ביו</w:t>
      </w:r>
      <w:r w:rsidRPr="00EC710B">
        <w:rPr>
          <w:rStyle w:val="affe"/>
          <w:rtl/>
        </w:rPr>
        <w:t>"</w:t>
      </w:r>
      <w:r w:rsidRPr="00EC710B">
        <w:rPr>
          <w:rStyle w:val="affe"/>
          <w:rFonts w:hint="eastAsia"/>
          <w:rtl/>
        </w:rPr>
        <w:t>ט</w:t>
      </w:r>
      <w:r w:rsidRPr="00EC710B">
        <w:rPr>
          <w:rStyle w:val="affe"/>
          <w:rtl/>
        </w:rPr>
        <w:t xml:space="preserve"> </w:t>
      </w:r>
      <w:r w:rsidR="002A19EC" w:rsidRPr="00EC710B">
        <w:rPr>
          <w:rStyle w:val="affe"/>
          <w:rFonts w:hint="eastAsia"/>
          <w:rtl/>
        </w:rPr>
        <w:t>לא</w:t>
      </w:r>
      <w:r w:rsidR="002A19EC" w:rsidRPr="00EC710B">
        <w:rPr>
          <w:rtl/>
        </w:rPr>
        <w:t xml:space="preserve"> </w:t>
      </w:r>
      <w:r w:rsidRPr="00EC710B">
        <w:rPr>
          <w:rStyle w:val="affe"/>
          <w:rFonts w:hint="eastAsia"/>
          <w:rtl/>
        </w:rPr>
        <w:t>באות</w:t>
      </w:r>
      <w:r w:rsidRPr="00EC710B">
        <w:rPr>
          <w:rtl/>
        </w:rPr>
        <w:t>,</w:t>
      </w:r>
    </w:p>
    <w:p w14:paraId="1F18AB0A" w14:textId="7C1A1F02" w:rsidR="003D112C" w:rsidRDefault="0089324E" w:rsidP="00A07C53">
      <w:pPr>
        <w:rPr>
          <w:rtl/>
        </w:rPr>
      </w:pPr>
      <w:r w:rsidRPr="00E23DAD">
        <w:rPr>
          <w:rFonts w:cs="PFT_Frank" w:hint="eastAsia"/>
          <w:b/>
          <w:bCs/>
          <w:szCs w:val="14"/>
          <w:rtl/>
        </w:rPr>
        <w:t>ועולת</w:t>
      </w:r>
      <w:r w:rsidRPr="00E23DAD">
        <w:rPr>
          <w:rFonts w:cs="PFT_Frank"/>
          <w:b/>
          <w:bCs/>
          <w:szCs w:val="14"/>
          <w:rtl/>
        </w:rPr>
        <w:t xml:space="preserve"> </w:t>
      </w:r>
      <w:r w:rsidRPr="00E23DAD">
        <w:rPr>
          <w:rFonts w:cs="PFT_Frank" w:hint="eastAsia"/>
          <w:b/>
          <w:bCs/>
          <w:szCs w:val="14"/>
          <w:rtl/>
        </w:rPr>
        <w:t>ראייה</w:t>
      </w:r>
      <w:r w:rsidRPr="009950F4">
        <w:rPr>
          <w:rStyle w:val="affe"/>
          <w:rtl/>
        </w:rPr>
        <w:t xml:space="preserve"> </w:t>
      </w:r>
      <w:r w:rsidR="00AB21D1">
        <w:rPr>
          <w:rStyle w:val="affe"/>
          <w:rtl/>
        </w:rPr>
        <w:tab/>
      </w:r>
      <w:r w:rsidR="00A469C2" w:rsidRPr="009950F4">
        <w:rPr>
          <w:rStyle w:val="affe"/>
          <w:rFonts w:hint="eastAsia"/>
          <w:rtl/>
        </w:rPr>
        <w:t>אף</w:t>
      </w:r>
      <w:r w:rsidR="00A469C2" w:rsidRPr="009950F4">
        <w:rPr>
          <w:rStyle w:val="affe"/>
          <w:rtl/>
        </w:rPr>
        <w:t xml:space="preserve"> </w:t>
      </w:r>
      <w:r w:rsidRPr="009950F4">
        <w:rPr>
          <w:rStyle w:val="affe"/>
          <w:rFonts w:hint="eastAsia"/>
          <w:rtl/>
        </w:rPr>
        <w:t>ביו</w:t>
      </w:r>
      <w:r w:rsidR="00A469C2" w:rsidRPr="009950F4">
        <w:rPr>
          <w:rStyle w:val="affe"/>
          <w:rtl/>
        </w:rPr>
        <w:t>"ט</w:t>
      </w:r>
      <w:r w:rsidR="003D112C">
        <w:rPr>
          <w:rStyle w:val="affe"/>
          <w:rFonts w:hint="cs"/>
          <w:rtl/>
        </w:rPr>
        <w:t xml:space="preserve"> [</w:t>
      </w:r>
      <w:r w:rsidR="003D112C" w:rsidRPr="009950F4">
        <w:rPr>
          <w:rStyle w:val="affe"/>
          <w:rFonts w:hint="eastAsia"/>
          <w:b/>
          <w:bCs/>
          <w:rtl/>
        </w:rPr>
        <w:t>כב</w:t>
      </w:r>
      <w:r w:rsidR="003D112C" w:rsidRPr="009950F4">
        <w:rPr>
          <w:rStyle w:val="affe"/>
          <w:b/>
          <w:bCs/>
          <w:rtl/>
        </w:rPr>
        <w:t>"ה</w:t>
      </w:r>
      <w:r w:rsidR="003D112C">
        <w:rPr>
          <w:rStyle w:val="affe"/>
          <w:rFonts w:hint="cs"/>
          <w:rtl/>
        </w:rPr>
        <w:t xml:space="preserve"> דמביאין עולות, </w:t>
      </w:r>
      <w:r w:rsidR="003D112C">
        <w:rPr>
          <w:rStyle w:val="affe"/>
          <w:rFonts w:hint="cs"/>
          <w:b/>
          <w:bCs/>
          <w:rtl/>
        </w:rPr>
        <w:t>ד</w:t>
      </w:r>
      <w:r w:rsidR="003D112C" w:rsidRPr="009950F4">
        <w:rPr>
          <w:rStyle w:val="affe"/>
          <w:rFonts w:hint="eastAsia"/>
          <w:b/>
          <w:bCs/>
          <w:rtl/>
        </w:rPr>
        <w:t>ב</w:t>
      </w:r>
      <w:r w:rsidR="003D112C" w:rsidRPr="009950F4">
        <w:rPr>
          <w:rStyle w:val="affe"/>
          <w:b/>
          <w:bCs/>
          <w:rtl/>
        </w:rPr>
        <w:t>"ש</w:t>
      </w:r>
      <w:r w:rsidR="003D112C">
        <w:rPr>
          <w:rStyle w:val="affe"/>
          <w:rFonts w:hint="cs"/>
          <w:rtl/>
        </w:rPr>
        <w:t xml:space="preserve"> רק שלמים]</w:t>
      </w:r>
      <w:r w:rsidR="003D112C">
        <w:rPr>
          <w:rFonts w:hint="cs"/>
          <w:rtl/>
        </w:rPr>
        <w:t xml:space="preserve"> -</w:t>
      </w:r>
    </w:p>
    <w:p w14:paraId="467D9470" w14:textId="7A2A247A" w:rsidR="0089324E" w:rsidRPr="006F178A" w:rsidRDefault="0089324E" w:rsidP="00A07C53">
      <w:pPr>
        <w:rPr>
          <w:rtl/>
        </w:rPr>
      </w:pPr>
      <w:r w:rsidRPr="005E6BC8">
        <w:rPr>
          <w:rFonts w:cs="PFT_Frank" w:hint="eastAsia"/>
          <w:b/>
          <w:bCs/>
          <w:szCs w:val="14"/>
          <w:rtl/>
        </w:rPr>
        <w:t>ורק</w:t>
      </w:r>
      <w:r w:rsidRPr="005E6BC8">
        <w:rPr>
          <w:rFonts w:cs="PFT_Frank"/>
          <w:b/>
          <w:bCs/>
          <w:szCs w:val="14"/>
          <w:rtl/>
        </w:rPr>
        <w:t xml:space="preserve"> </w:t>
      </w:r>
      <w:r w:rsidRPr="005E6BC8">
        <w:rPr>
          <w:rFonts w:cs="PFT_Frank" w:hint="eastAsia"/>
          <w:b/>
          <w:bCs/>
          <w:szCs w:val="14"/>
          <w:rtl/>
        </w:rPr>
        <w:t>מ</w:t>
      </w:r>
      <w:r w:rsidR="003D112C" w:rsidRPr="005E6BC8">
        <w:rPr>
          <w:rFonts w:cs="PFT_Frank" w:hint="eastAsia"/>
          <w:b/>
          <w:bCs/>
          <w:szCs w:val="14"/>
          <w:rtl/>
        </w:rPr>
        <w:t>ן</w:t>
      </w:r>
      <w:r w:rsidR="003D112C" w:rsidRPr="005E6BC8">
        <w:rPr>
          <w:rFonts w:cs="PFT_Frank"/>
          <w:b/>
          <w:bCs/>
          <w:szCs w:val="14"/>
          <w:rtl/>
        </w:rPr>
        <w:t xml:space="preserve"> </w:t>
      </w:r>
      <w:r w:rsidR="003D112C" w:rsidRPr="005E6BC8">
        <w:rPr>
          <w:rFonts w:cs="PFT_Frank" w:hint="eastAsia"/>
          <w:b/>
          <w:bCs/>
          <w:szCs w:val="14"/>
          <w:rtl/>
        </w:rPr>
        <w:t>ה</w:t>
      </w:r>
      <w:r w:rsidRPr="005E6BC8">
        <w:rPr>
          <w:rFonts w:cs="PFT_Frank" w:hint="eastAsia"/>
          <w:b/>
          <w:bCs/>
          <w:szCs w:val="14"/>
          <w:rtl/>
        </w:rPr>
        <w:t>חולין</w:t>
      </w:r>
      <w:r w:rsidR="003D112C">
        <w:rPr>
          <w:rFonts w:hint="cs"/>
          <w:rtl/>
        </w:rPr>
        <w:t xml:space="preserve"> -</w:t>
      </w:r>
      <w:r w:rsidR="003D112C" w:rsidRPr="009950F4">
        <w:rPr>
          <w:rStyle w:val="affe"/>
          <w:rtl/>
        </w:rPr>
        <w:t xml:space="preserve"> כדין ד</w:t>
      </w:r>
      <w:r w:rsidR="003D112C" w:rsidRPr="009950F4">
        <w:rPr>
          <w:rStyle w:val="affe"/>
          <w:rFonts w:hint="eastAsia"/>
          <w:rtl/>
        </w:rPr>
        <w:t>בר</w:t>
      </w:r>
      <w:r w:rsidR="003D112C" w:rsidRPr="009950F4">
        <w:rPr>
          <w:rStyle w:val="affe"/>
          <w:rtl/>
        </w:rPr>
        <w:t xml:space="preserve"> </w:t>
      </w:r>
      <w:r w:rsidR="003D112C" w:rsidRPr="009950F4">
        <w:rPr>
          <w:rStyle w:val="affe"/>
          <w:rFonts w:hint="eastAsia"/>
          <w:rtl/>
        </w:rPr>
        <w:t>שבחובה</w:t>
      </w:r>
      <w:r w:rsidR="003D112C" w:rsidRPr="009950F4">
        <w:rPr>
          <w:rStyle w:val="affe"/>
          <w:rtl/>
        </w:rPr>
        <w:t>.</w:t>
      </w:r>
    </w:p>
    <w:p w14:paraId="5AB45BA9" w14:textId="0CF6ECAC" w:rsidR="0089324E" w:rsidRPr="006F178A" w:rsidRDefault="0089324E" w:rsidP="00A07C53">
      <w:pPr>
        <w:rPr>
          <w:rtl/>
        </w:rPr>
      </w:pPr>
      <w:r w:rsidRPr="005E6BC8">
        <w:rPr>
          <w:rFonts w:cs="PFT_Frank" w:hint="eastAsia"/>
          <w:b/>
          <w:bCs/>
          <w:szCs w:val="14"/>
          <w:rtl/>
        </w:rPr>
        <w:t>ושלמי</w:t>
      </w:r>
      <w:r w:rsidRPr="005E6BC8">
        <w:rPr>
          <w:rFonts w:cs="PFT_Frank"/>
          <w:b/>
          <w:bCs/>
          <w:szCs w:val="14"/>
          <w:rtl/>
        </w:rPr>
        <w:t xml:space="preserve"> </w:t>
      </w:r>
      <w:r w:rsidRPr="005E6BC8">
        <w:rPr>
          <w:rFonts w:cs="PFT_Frank" w:hint="eastAsia"/>
          <w:b/>
          <w:bCs/>
          <w:szCs w:val="14"/>
          <w:rtl/>
        </w:rPr>
        <w:t>שמחה</w:t>
      </w:r>
      <w:r w:rsidRPr="006F178A">
        <w:rPr>
          <w:rtl/>
        </w:rPr>
        <w:t xml:space="preserve"> </w:t>
      </w:r>
      <w:r w:rsidR="003D112C">
        <w:rPr>
          <w:rFonts w:hint="cs"/>
          <w:rtl/>
        </w:rPr>
        <w:t>-</w:t>
      </w:r>
      <w:r w:rsidR="003D112C" w:rsidRPr="006F178A">
        <w:rPr>
          <w:rtl/>
        </w:rPr>
        <w:t xml:space="preserve"> </w:t>
      </w:r>
      <w:r w:rsidRPr="005E6BC8">
        <w:rPr>
          <w:rFonts w:cs="PFT_Frank" w:hint="eastAsia"/>
          <w:b/>
          <w:bCs/>
          <w:szCs w:val="14"/>
          <w:rtl/>
        </w:rPr>
        <w:t>אף</w:t>
      </w:r>
      <w:r w:rsidRPr="005E6BC8">
        <w:rPr>
          <w:rFonts w:cs="PFT_Frank"/>
          <w:b/>
          <w:bCs/>
          <w:szCs w:val="14"/>
          <w:rtl/>
        </w:rPr>
        <w:t xml:space="preserve"> </w:t>
      </w:r>
      <w:r w:rsidRPr="005E6BC8">
        <w:rPr>
          <w:rFonts w:cs="PFT_Frank" w:hint="eastAsia"/>
          <w:b/>
          <w:bCs/>
          <w:szCs w:val="14"/>
          <w:rtl/>
        </w:rPr>
        <w:t>ממעשר</w:t>
      </w:r>
      <w:r w:rsidR="003D112C">
        <w:rPr>
          <w:rFonts w:hint="cs"/>
          <w:rtl/>
        </w:rPr>
        <w:t xml:space="preserve"> </w:t>
      </w:r>
      <w:r w:rsidR="003D112C" w:rsidRPr="009950F4">
        <w:rPr>
          <w:rStyle w:val="affe"/>
          <w:rFonts w:hint="eastAsia"/>
          <w:rtl/>
        </w:rPr>
        <w:t>שאי</w:t>
      </w:r>
      <w:r w:rsidR="003D112C">
        <w:rPr>
          <w:rStyle w:val="affe"/>
          <w:rFonts w:hint="cs"/>
          <w:rtl/>
        </w:rPr>
        <w:t>נו</w:t>
      </w:r>
      <w:r w:rsidR="003D112C" w:rsidRPr="009950F4">
        <w:rPr>
          <w:rStyle w:val="affe"/>
          <w:rtl/>
        </w:rPr>
        <w:t xml:space="preserve"> חובה דוקא בשלמים</w:t>
      </w:r>
      <w:r w:rsidR="003D112C">
        <w:rPr>
          <w:rStyle w:val="affe"/>
          <w:rFonts w:hint="cs"/>
          <w:rtl/>
        </w:rPr>
        <w:t>.</w:t>
      </w:r>
    </w:p>
    <w:p w14:paraId="6901BDB9" w14:textId="1A5E10F1" w:rsidR="0089324E" w:rsidRPr="006F178A" w:rsidRDefault="003D112C" w:rsidP="00A07C53">
      <w:pPr>
        <w:rPr>
          <w:rFonts w:cs="Guttman Vilna"/>
          <w:b/>
          <w:bCs/>
          <w:rtl/>
        </w:rPr>
      </w:pPr>
      <w:r w:rsidRPr="005E6BC8">
        <w:rPr>
          <w:rFonts w:cs="PFT_Frank" w:hint="cs"/>
          <w:b/>
          <w:bCs/>
          <w:szCs w:val="14"/>
          <w:rtl/>
        </w:rPr>
        <w:t xml:space="preserve">ושלמי </w:t>
      </w:r>
      <w:r w:rsidR="0089324E" w:rsidRPr="005E6BC8">
        <w:rPr>
          <w:rFonts w:cs="PFT_Frank" w:hint="eastAsia"/>
          <w:b/>
          <w:bCs/>
          <w:szCs w:val="14"/>
          <w:rtl/>
        </w:rPr>
        <w:t>חגיג</w:t>
      </w:r>
      <w:r w:rsidRPr="005E6BC8">
        <w:rPr>
          <w:rFonts w:cs="PFT_Frank" w:hint="cs"/>
          <w:b/>
          <w:bCs/>
          <w:szCs w:val="14"/>
          <w:rtl/>
        </w:rPr>
        <w:t>ת</w:t>
      </w:r>
      <w:r w:rsidR="0089324E" w:rsidRPr="005E6BC8">
        <w:rPr>
          <w:rFonts w:cs="PFT_Frank"/>
          <w:b/>
          <w:bCs/>
          <w:szCs w:val="14"/>
          <w:rtl/>
        </w:rPr>
        <w:t xml:space="preserve"> </w:t>
      </w:r>
      <w:r w:rsidR="00693BF0" w:rsidRPr="005E6BC8">
        <w:rPr>
          <w:rFonts w:cs="PFT_Frank" w:hint="eastAsia"/>
          <w:b/>
          <w:bCs/>
          <w:szCs w:val="14"/>
          <w:rtl/>
        </w:rPr>
        <w:t>א</w:t>
      </w:r>
      <w:r w:rsidR="00693BF0" w:rsidRPr="005E6BC8">
        <w:rPr>
          <w:rFonts w:cs="PFT_Frank"/>
          <w:b/>
          <w:bCs/>
          <w:szCs w:val="14"/>
          <w:rtl/>
        </w:rPr>
        <w:t xml:space="preserve">' </w:t>
      </w:r>
      <w:r w:rsidR="00693BF0" w:rsidRPr="005E6BC8">
        <w:rPr>
          <w:rFonts w:cs="PFT_Frank" w:hint="eastAsia"/>
          <w:b/>
          <w:bCs/>
          <w:szCs w:val="14"/>
          <w:rtl/>
        </w:rPr>
        <w:t>פסח</w:t>
      </w:r>
      <w:r w:rsidR="0089324E" w:rsidRPr="005E6BC8">
        <w:rPr>
          <w:rFonts w:cs="PFT_Frank"/>
          <w:b/>
          <w:bCs/>
          <w:szCs w:val="14"/>
          <w:rtl/>
        </w:rPr>
        <w:t xml:space="preserve"> </w:t>
      </w:r>
      <w:r w:rsidR="0089324E" w:rsidRPr="009950F4">
        <w:rPr>
          <w:rStyle w:val="affc"/>
          <w:rFonts w:hint="eastAsia"/>
          <w:rtl/>
        </w:rPr>
        <w:t>ב</w:t>
      </w:r>
      <w:r w:rsidR="0089324E" w:rsidRPr="009950F4">
        <w:rPr>
          <w:rStyle w:val="affc"/>
          <w:rtl/>
        </w:rPr>
        <w:t>"</w:t>
      </w:r>
      <w:r w:rsidR="0089324E" w:rsidRPr="009950F4">
        <w:rPr>
          <w:rStyle w:val="affc"/>
          <w:rFonts w:hint="eastAsia"/>
          <w:rtl/>
        </w:rPr>
        <w:t>ש</w:t>
      </w:r>
      <w:r w:rsidR="0089324E" w:rsidRPr="005E6BC8">
        <w:rPr>
          <w:rFonts w:cs="PFT_Frank"/>
          <w:b/>
          <w:bCs/>
          <w:szCs w:val="14"/>
          <w:rtl/>
        </w:rPr>
        <w:t xml:space="preserve"> </w:t>
      </w:r>
      <w:r w:rsidR="0089324E" w:rsidRPr="005E6BC8">
        <w:rPr>
          <w:rFonts w:cs="PFT_Frank" w:hint="eastAsia"/>
          <w:b/>
          <w:bCs/>
          <w:szCs w:val="14"/>
          <w:rtl/>
        </w:rPr>
        <w:t>חולין</w:t>
      </w:r>
      <w:r w:rsidR="005F1FCE" w:rsidRPr="009950F4">
        <w:rPr>
          <w:rStyle w:val="affe"/>
          <w:rtl/>
        </w:rPr>
        <w:t xml:space="preserve"> חובה</w:t>
      </w:r>
      <w:r w:rsidR="005F1FCE">
        <w:rPr>
          <w:rStyle w:val="affe"/>
          <w:rFonts w:hint="cs"/>
          <w:rtl/>
        </w:rPr>
        <w:t>,</w:t>
      </w:r>
      <w:r w:rsidR="00693BF0" w:rsidRPr="005E6BC8">
        <w:rPr>
          <w:rFonts w:cs="PFT_Frank"/>
          <w:b/>
          <w:bCs/>
          <w:szCs w:val="14"/>
          <w:rtl/>
        </w:rPr>
        <w:t xml:space="preserve"> </w:t>
      </w:r>
      <w:r w:rsidR="0089324E" w:rsidRPr="009950F4">
        <w:rPr>
          <w:rStyle w:val="affc"/>
          <w:rFonts w:hint="eastAsia"/>
          <w:rtl/>
        </w:rPr>
        <w:t>ב</w:t>
      </w:r>
      <w:r w:rsidR="0089324E" w:rsidRPr="009950F4">
        <w:rPr>
          <w:rStyle w:val="affc"/>
          <w:rtl/>
        </w:rPr>
        <w:t>"</w:t>
      </w:r>
      <w:r w:rsidR="0089324E" w:rsidRPr="009950F4">
        <w:rPr>
          <w:rStyle w:val="affc"/>
          <w:rFonts w:hint="eastAsia"/>
          <w:rtl/>
        </w:rPr>
        <w:t>ה</w:t>
      </w:r>
      <w:r w:rsidR="0089324E" w:rsidRPr="005E6BC8">
        <w:rPr>
          <w:rFonts w:cs="PFT_Frank"/>
          <w:b/>
          <w:bCs/>
          <w:szCs w:val="14"/>
          <w:rtl/>
        </w:rPr>
        <w:t xml:space="preserve"> </w:t>
      </w:r>
      <w:r w:rsidRPr="005E6BC8">
        <w:rPr>
          <w:rFonts w:cs="PFT_Frank" w:hint="eastAsia"/>
          <w:b/>
          <w:bCs/>
          <w:szCs w:val="14"/>
          <w:rtl/>
        </w:rPr>
        <w:t>אף</w:t>
      </w:r>
      <w:r w:rsidRPr="005E6BC8">
        <w:rPr>
          <w:rFonts w:cs="PFT_Frank"/>
          <w:b/>
          <w:bCs/>
          <w:szCs w:val="14"/>
          <w:rtl/>
        </w:rPr>
        <w:t xml:space="preserve"> </w:t>
      </w:r>
      <w:r w:rsidR="005F1FCE" w:rsidRPr="005E6BC8">
        <w:rPr>
          <w:rFonts w:cs="PFT_Frank" w:hint="cs"/>
          <w:b/>
          <w:bCs/>
          <w:szCs w:val="14"/>
          <w:rtl/>
        </w:rPr>
        <w:t>מ</w:t>
      </w:r>
      <w:r w:rsidR="0089324E" w:rsidRPr="005E6BC8">
        <w:rPr>
          <w:rFonts w:cs="PFT_Frank" w:hint="eastAsia"/>
          <w:b/>
          <w:bCs/>
          <w:szCs w:val="14"/>
          <w:rtl/>
        </w:rPr>
        <w:t>מעשר</w:t>
      </w:r>
      <w:r w:rsidR="0089324E" w:rsidRPr="006F178A">
        <w:rPr>
          <w:rtl/>
        </w:rPr>
        <w:t xml:space="preserve"> </w:t>
      </w:r>
      <w:r w:rsidR="0089324E" w:rsidRPr="00D87CB3">
        <w:rPr>
          <w:rStyle w:val="affe"/>
          <w:rFonts w:hint="eastAsia"/>
          <w:rtl/>
        </w:rPr>
        <w:t>בטופל</w:t>
      </w:r>
      <w:r w:rsidR="005F1FCE" w:rsidRPr="009950F4">
        <w:rPr>
          <w:rFonts w:cs="Guttman Vilna"/>
          <w:rtl/>
        </w:rPr>
        <w:t>.</w:t>
      </w:r>
    </w:p>
    <w:p w14:paraId="3E225769" w14:textId="45892DFE" w:rsidR="0089324E" w:rsidRPr="00D22086" w:rsidRDefault="005F1FCE" w:rsidP="00A07C53">
      <w:pPr>
        <w:rPr>
          <w:spacing w:val="-2"/>
          <w:rtl/>
        </w:rPr>
      </w:pPr>
      <w:r w:rsidRPr="00EB0DF7">
        <w:rPr>
          <w:rStyle w:val="affc"/>
          <w:rFonts w:hint="cs"/>
          <w:rtl/>
        </w:rPr>
        <w:t>ו</w:t>
      </w:r>
      <w:r w:rsidRPr="00EB0DF7">
        <w:rPr>
          <w:rStyle w:val="affc"/>
          <w:rFonts w:hint="eastAsia"/>
          <w:rtl/>
        </w:rPr>
        <w:t>פסח</w:t>
      </w:r>
      <w:r w:rsidRPr="00EB0DF7">
        <w:rPr>
          <w:rStyle w:val="affc"/>
          <w:rtl/>
        </w:rPr>
        <w:t xml:space="preserve"> </w:t>
      </w:r>
      <w:r w:rsidR="0089324E" w:rsidRPr="00EB0DF7">
        <w:rPr>
          <w:rStyle w:val="affc"/>
          <w:rFonts w:hint="eastAsia"/>
          <w:rtl/>
        </w:rPr>
        <w:t>קמ</w:t>
      </w:r>
      <w:r w:rsidR="0089324E" w:rsidRPr="00EB0DF7">
        <w:rPr>
          <w:rStyle w:val="affc"/>
          <w:rtl/>
        </w:rPr>
        <w:t>"</w:t>
      </w:r>
      <w:r w:rsidR="0089324E" w:rsidRPr="00EB0DF7">
        <w:rPr>
          <w:rStyle w:val="affc"/>
          <w:rFonts w:hint="eastAsia"/>
          <w:rtl/>
        </w:rPr>
        <w:t>ל</w:t>
      </w:r>
      <w:r w:rsidRPr="00EB0DF7">
        <w:rPr>
          <w:rStyle w:val="affc"/>
          <w:rFonts w:hint="cs"/>
          <w:rtl/>
        </w:rPr>
        <w:t>:</w:t>
      </w:r>
      <w:r w:rsidR="0089324E" w:rsidRPr="00EB0DF7">
        <w:rPr>
          <w:rFonts w:hint="cs"/>
          <w:rtl/>
        </w:rPr>
        <w:t xml:space="preserve"> ט</w:t>
      </w:r>
      <w:r w:rsidR="0089324E" w:rsidRPr="00EB0DF7">
        <w:rPr>
          <w:rtl/>
        </w:rPr>
        <w:t>"</w:t>
      </w:r>
      <w:r w:rsidR="0089324E" w:rsidRPr="00EB0DF7">
        <w:rPr>
          <w:rFonts w:hint="cs"/>
          <w:rtl/>
        </w:rPr>
        <w:t xml:space="preserve">ו </w:t>
      </w:r>
      <w:r w:rsidRPr="00EB0DF7">
        <w:rPr>
          <w:rFonts w:hint="cs"/>
          <w:rtl/>
        </w:rPr>
        <w:t xml:space="preserve">מחולין, </w:t>
      </w:r>
      <w:r w:rsidRPr="00EB0DF7">
        <w:rPr>
          <w:rFonts w:cs="PFT_Frank" w:hint="eastAsia"/>
          <w:b/>
          <w:bCs/>
          <w:szCs w:val="14"/>
          <w:rtl/>
        </w:rPr>
        <w:t>אבל</w:t>
      </w:r>
      <w:r w:rsidR="0089324E" w:rsidRPr="00EB0DF7">
        <w:rPr>
          <w:rtl/>
        </w:rPr>
        <w:t xml:space="preserve"> </w:t>
      </w:r>
      <w:r w:rsidR="0089324E" w:rsidRPr="00EB0DF7">
        <w:rPr>
          <w:rFonts w:hint="cs"/>
          <w:rtl/>
        </w:rPr>
        <w:t>י</w:t>
      </w:r>
      <w:r w:rsidR="0089324E" w:rsidRPr="00EB0DF7">
        <w:rPr>
          <w:rtl/>
        </w:rPr>
        <w:t>"</w:t>
      </w:r>
      <w:r w:rsidR="0089324E" w:rsidRPr="00EB0DF7">
        <w:rPr>
          <w:rFonts w:hint="cs"/>
          <w:rtl/>
        </w:rPr>
        <w:t>ד</w:t>
      </w:r>
      <w:r w:rsidR="0089324E" w:rsidRPr="00EB0DF7">
        <w:rPr>
          <w:rtl/>
        </w:rPr>
        <w:t xml:space="preserve"> </w:t>
      </w:r>
      <w:r w:rsidRPr="00EB0DF7">
        <w:rPr>
          <w:rFonts w:hint="cs"/>
          <w:rtl/>
        </w:rPr>
        <w:t>ממעשר</w:t>
      </w:r>
      <w:r w:rsidRPr="00EB0DF7">
        <w:rPr>
          <w:rFonts w:ascii="Fb Fontext" w:hAnsi="Fb Fontext" w:hint="cs"/>
          <w:sz w:val="20"/>
          <w:rtl/>
        </w:rPr>
        <w:t>,</w:t>
      </w:r>
      <w:r w:rsidRPr="00D22086">
        <w:rPr>
          <w:rFonts w:ascii="Fb Fontext" w:hAnsi="Fb Fontext" w:hint="cs"/>
          <w:spacing w:val="-2"/>
          <w:sz w:val="20"/>
          <w:rtl/>
        </w:rPr>
        <w:t xml:space="preserve"> שאינה</w:t>
      </w:r>
      <w:r w:rsidR="0089324E" w:rsidRPr="00D22086">
        <w:rPr>
          <w:rFonts w:ascii="Fb Fontext" w:hAnsi="Fb Fontext"/>
          <w:spacing w:val="-2"/>
          <w:sz w:val="20"/>
          <w:rtl/>
        </w:rPr>
        <w:t xml:space="preserve"> </w:t>
      </w:r>
      <w:r w:rsidR="0089324E" w:rsidRPr="00D22086">
        <w:rPr>
          <w:rFonts w:ascii="Fb Fontext" w:hAnsi="Fb Fontext" w:hint="cs"/>
          <w:spacing w:val="-2"/>
          <w:sz w:val="20"/>
          <w:rtl/>
        </w:rPr>
        <w:t>דאורייתא</w:t>
      </w:r>
      <w:r w:rsidR="0089324E" w:rsidRPr="00D22086">
        <w:rPr>
          <w:rFonts w:ascii="Fb Fontext" w:hAnsi="Fb Fontext"/>
          <w:spacing w:val="-2"/>
          <w:sz w:val="20"/>
          <w:rtl/>
        </w:rPr>
        <w:t>.</w:t>
      </w:r>
    </w:p>
    <w:p w14:paraId="46801E8E" w14:textId="77777777" w:rsidR="0089324E" w:rsidRPr="006F178A" w:rsidRDefault="0089324E" w:rsidP="00A7758B">
      <w:pPr>
        <w:pStyle w:val="afff3"/>
        <w:framePr w:wrap="around"/>
        <w:rPr>
          <w:rtl/>
        </w:rPr>
      </w:pPr>
      <w:r w:rsidRPr="006F178A">
        <w:rPr>
          <w:rFonts w:hint="cs"/>
          <w:rtl/>
        </w:rPr>
        <w:t>ח.</w:t>
      </w:r>
    </w:p>
    <w:p w14:paraId="4F84D822" w14:textId="1DE0A427" w:rsidR="00731582" w:rsidRDefault="00A05334" w:rsidP="00353D4B">
      <w:pPr>
        <w:pStyle w:val="36"/>
        <w:framePr w:wrap="notBeside"/>
        <w:rPr>
          <w:rtl/>
        </w:rPr>
      </w:pPr>
      <w:r w:rsidRPr="0087008C">
        <w:rPr>
          <w:rFonts w:hint="eastAsia"/>
          <w:rtl/>
        </w:rPr>
        <w:t>והך</w:t>
      </w:r>
      <w:r w:rsidR="00731582">
        <w:rPr>
          <w:rtl/>
        </w:rPr>
        <w:t>:</w:t>
      </w:r>
    </w:p>
    <w:p w14:paraId="3ED51699" w14:textId="2C04CEF8" w:rsidR="00A05334" w:rsidRPr="00D22086" w:rsidRDefault="00A05334" w:rsidP="00A07C53">
      <w:pPr>
        <w:rPr>
          <w:spacing w:val="-2"/>
          <w:rtl/>
        </w:rPr>
      </w:pPr>
      <w:r w:rsidRPr="00D22086">
        <w:rPr>
          <w:rFonts w:hint="eastAsia"/>
          <w:spacing w:val="-2"/>
          <w:rtl/>
        </w:rPr>
        <w:t>דשלמי</w:t>
      </w:r>
      <w:r w:rsidRPr="00D22086">
        <w:rPr>
          <w:spacing w:val="-2"/>
          <w:rtl/>
        </w:rPr>
        <w:t xml:space="preserve"> חגיגה </w:t>
      </w:r>
      <w:r w:rsidRPr="00D22086">
        <w:rPr>
          <w:rStyle w:val="affc"/>
          <w:rFonts w:hint="cs"/>
          <w:spacing w:val="-2"/>
          <w:rtl/>
        </w:rPr>
        <w:t>לב"ה</w:t>
      </w:r>
      <w:r w:rsidRPr="00D22086">
        <w:rPr>
          <w:spacing w:val="-2"/>
          <w:rtl/>
        </w:rPr>
        <w:t xml:space="preserve"> ממעשר, אף </w:t>
      </w:r>
      <w:r w:rsidRPr="00D22086">
        <w:rPr>
          <w:rFonts w:hint="eastAsia"/>
          <w:spacing w:val="-2"/>
          <w:rtl/>
        </w:rPr>
        <w:t>דחובה</w:t>
      </w:r>
      <w:r w:rsidRPr="00D22086">
        <w:rPr>
          <w:rFonts w:hint="cs"/>
          <w:spacing w:val="-2"/>
          <w:rtl/>
        </w:rPr>
        <w:t xml:space="preserve"> מחולין - </w:t>
      </w:r>
      <w:r w:rsidRPr="00D22086">
        <w:rPr>
          <w:rFonts w:cs="PFT_Frank" w:hint="eastAsia"/>
          <w:b/>
          <w:bCs/>
          <w:spacing w:val="-2"/>
          <w:szCs w:val="14"/>
          <w:rtl/>
        </w:rPr>
        <w:t>בטופל</w:t>
      </w:r>
      <w:r w:rsidRPr="00D22086">
        <w:rPr>
          <w:rFonts w:cs="PFT_Frank" w:hint="cs"/>
          <w:b/>
          <w:bCs/>
          <w:spacing w:val="-2"/>
          <w:szCs w:val="14"/>
          <w:rtl/>
        </w:rPr>
        <w:t>,</w:t>
      </w:r>
    </w:p>
    <w:p w14:paraId="47C02F26" w14:textId="5ED8AD81" w:rsidR="00731582" w:rsidRDefault="00A05334" w:rsidP="00353D4B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ל</w:t>
      </w:r>
      <w:r w:rsidRPr="0087008C">
        <w:rPr>
          <w:rFonts w:hint="eastAsia"/>
          <w:rtl/>
        </w:rPr>
        <w:t>חזקיה</w:t>
      </w:r>
      <w:r w:rsidR="00731582">
        <w:rPr>
          <w:rtl/>
        </w:rPr>
        <w:t>:</w:t>
      </w:r>
    </w:p>
    <w:p w14:paraId="0FD0CC65" w14:textId="36647A9A" w:rsidR="00A05334" w:rsidRDefault="00A05334" w:rsidP="00A07C53">
      <w:pPr>
        <w:rPr>
          <w:rStyle w:val="affc"/>
          <w:rtl/>
        </w:rPr>
      </w:pPr>
      <w:r w:rsidRPr="005E6BC8">
        <w:rPr>
          <w:rFonts w:ascii="Fb Fontext" w:hAnsi="Fb Fontext" w:cs="PFT_Frank" w:hint="eastAsia"/>
          <w:b/>
          <w:bCs/>
          <w:szCs w:val="14"/>
          <w:rtl/>
        </w:rPr>
        <w:t>טופלין</w:t>
      </w:r>
      <w:r w:rsidRPr="005E6BC8">
        <w:rPr>
          <w:rFonts w:ascii="Fb Fontext" w:hAnsi="Fb Fontext" w:cs="PFT_Frank" w:hint="cs"/>
          <w:b/>
          <w:bCs/>
          <w:szCs w:val="14"/>
          <w:rtl/>
        </w:rPr>
        <w:t xml:space="preserve"> רק</w:t>
      </w:r>
      <w:r w:rsidRPr="005E6BC8">
        <w:rPr>
          <w:rFonts w:ascii="Fb Fontext" w:hAnsi="Fb Fontext" w:cs="PFT_Frank"/>
          <w:b/>
          <w:bCs/>
          <w:szCs w:val="14"/>
          <w:rtl/>
        </w:rPr>
        <w:t xml:space="preserve"> </w:t>
      </w:r>
      <w:r w:rsidRPr="005E6BC8">
        <w:rPr>
          <w:rFonts w:ascii="Fb Fontext" w:hAnsi="Fb Fontext" w:cs="PFT_Frank" w:hint="eastAsia"/>
          <w:b/>
          <w:bCs/>
          <w:szCs w:val="14"/>
          <w:rtl/>
        </w:rPr>
        <w:t>בהמה</w:t>
      </w:r>
      <w:r>
        <w:rPr>
          <w:rFonts w:ascii="Fb Fontext" w:hAnsi="Fb Fontext" w:hint="cs"/>
          <w:rtl/>
        </w:rPr>
        <w:t xml:space="preserve"> </w:t>
      </w:r>
      <w:r w:rsidRPr="009C771B">
        <w:rPr>
          <w:rStyle w:val="affe"/>
          <w:rFonts w:hint="eastAsia"/>
          <w:rtl/>
        </w:rPr>
        <w:t>ממעשר</w:t>
      </w:r>
      <w:r w:rsidRPr="006F178A">
        <w:rPr>
          <w:rFonts w:ascii="Fb Fontext" w:hAnsi="Fb Fontext"/>
          <w:rtl/>
        </w:rPr>
        <w:t xml:space="preserve"> </w:t>
      </w:r>
      <w:r w:rsidRPr="005E6BC8">
        <w:rPr>
          <w:rFonts w:ascii="Fb Fontext" w:hAnsi="Fb Fontext" w:cs="PFT_Frank" w:hint="eastAsia"/>
          <w:b/>
          <w:bCs/>
          <w:szCs w:val="14"/>
          <w:rtl/>
        </w:rPr>
        <w:t>לבהמה</w:t>
      </w:r>
      <w:r w:rsidRPr="009C771B">
        <w:rPr>
          <w:rStyle w:val="affe"/>
          <w:rtl/>
        </w:rPr>
        <w:t xml:space="preserve"> מחולין</w:t>
      </w:r>
      <w:r>
        <w:rPr>
          <w:rFonts w:ascii="Fb Fontext" w:hAnsi="Fb Fontext" w:hint="cs"/>
          <w:rtl/>
        </w:rPr>
        <w:t>.</w:t>
      </w:r>
    </w:p>
    <w:p w14:paraId="7DC532F6" w14:textId="4253F5BB" w:rsidR="00731582" w:rsidRDefault="00A05334" w:rsidP="00353D4B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ול</w:t>
      </w:r>
      <w:r w:rsidRPr="0087008C">
        <w:rPr>
          <w:rFonts w:hint="eastAsia"/>
          <w:rtl/>
        </w:rPr>
        <w:t>רי</w:t>
      </w:r>
      <w:r w:rsidRPr="0087008C">
        <w:rPr>
          <w:rFonts w:hint="cs"/>
          <w:rtl/>
        </w:rPr>
        <w:t>"ו</w:t>
      </w:r>
      <w:r w:rsidR="00731582">
        <w:rPr>
          <w:rFonts w:hint="cs"/>
          <w:rtl/>
        </w:rPr>
        <w:t>:</w:t>
      </w:r>
    </w:p>
    <w:p w14:paraId="1D15452E" w14:textId="77777777" w:rsidR="00C0473D" w:rsidRDefault="00A05334" w:rsidP="00A07C53">
      <w:pPr>
        <w:rPr>
          <w:rtl/>
        </w:rPr>
      </w:pPr>
      <w:r w:rsidRPr="005E6BC8">
        <w:rPr>
          <w:rFonts w:ascii="Fb Fontext" w:hAnsi="Fb Fontext" w:cs="PFT_Frank" w:hint="eastAsia"/>
          <w:b/>
          <w:bCs/>
          <w:szCs w:val="14"/>
          <w:rtl/>
        </w:rPr>
        <w:t>טופלין</w:t>
      </w:r>
      <w:r w:rsidRPr="005E6BC8">
        <w:rPr>
          <w:rFonts w:ascii="Fb Fontext" w:hAnsi="Fb Fontext" w:cs="PFT_Frank"/>
          <w:b/>
          <w:bCs/>
          <w:szCs w:val="14"/>
          <w:rtl/>
        </w:rPr>
        <w:t xml:space="preserve"> </w:t>
      </w:r>
      <w:r w:rsidRPr="005E6BC8">
        <w:rPr>
          <w:rFonts w:ascii="Fb Fontext" w:hAnsi="Fb Fontext" w:cs="PFT_Frank" w:hint="cs"/>
          <w:b/>
          <w:bCs/>
          <w:szCs w:val="14"/>
          <w:rtl/>
        </w:rPr>
        <w:t xml:space="preserve">רק </w:t>
      </w:r>
      <w:r w:rsidRPr="005E6BC8">
        <w:rPr>
          <w:rFonts w:ascii="Fb Fontext" w:hAnsi="Fb Fontext" w:cs="PFT_Frank" w:hint="eastAsia"/>
          <w:b/>
          <w:bCs/>
          <w:szCs w:val="14"/>
          <w:rtl/>
        </w:rPr>
        <w:t>מעות</w:t>
      </w:r>
      <w:r>
        <w:rPr>
          <w:rFonts w:ascii="Fb Fontext" w:hAnsi="Fb Fontext" w:hint="cs"/>
          <w:rtl/>
        </w:rPr>
        <w:t xml:space="preserve"> </w:t>
      </w:r>
      <w:r w:rsidRPr="008549A0">
        <w:rPr>
          <w:rStyle w:val="affe"/>
          <w:rFonts w:hint="cs"/>
          <w:rtl/>
        </w:rPr>
        <w:t>ממעשר</w:t>
      </w:r>
      <w:r w:rsidRPr="006F178A">
        <w:rPr>
          <w:rFonts w:ascii="Fb Fontext" w:hAnsi="Fb Fontext"/>
          <w:rtl/>
        </w:rPr>
        <w:t xml:space="preserve"> </w:t>
      </w:r>
      <w:r w:rsidRPr="005E6BC8">
        <w:rPr>
          <w:rFonts w:ascii="Fb Fontext" w:hAnsi="Fb Fontext" w:cs="PFT_Frank" w:hint="eastAsia"/>
          <w:b/>
          <w:bCs/>
          <w:szCs w:val="14"/>
          <w:rtl/>
        </w:rPr>
        <w:t>למעות</w:t>
      </w:r>
      <w:r w:rsidRPr="008549A0">
        <w:rPr>
          <w:rStyle w:val="affe"/>
          <w:rFonts w:hint="cs"/>
          <w:rtl/>
        </w:rPr>
        <w:t xml:space="preserve"> מחולי</w:t>
      </w:r>
      <w:r w:rsidRPr="00C64C5A">
        <w:rPr>
          <w:rStyle w:val="affe"/>
          <w:rFonts w:hint="cs"/>
          <w:rtl/>
        </w:rPr>
        <w:t>ן</w:t>
      </w:r>
      <w:r w:rsidRPr="009C771B">
        <w:rPr>
          <w:rStyle w:val="affe"/>
          <w:rtl/>
        </w:rPr>
        <w:t xml:space="preserve">, </w:t>
      </w:r>
      <w:r w:rsidRPr="009C771B">
        <w:rPr>
          <w:rStyle w:val="affe"/>
          <w:rFonts w:hint="eastAsia"/>
          <w:rtl/>
        </w:rPr>
        <w:t>וקונה</w:t>
      </w:r>
      <w:r w:rsidRPr="009C771B">
        <w:rPr>
          <w:rStyle w:val="affe"/>
          <w:rtl/>
        </w:rPr>
        <w:t xml:space="preserve"> </w:t>
      </w:r>
      <w:r w:rsidRPr="009C771B">
        <w:rPr>
          <w:rStyle w:val="affe"/>
          <w:rFonts w:hint="eastAsia"/>
          <w:rtl/>
        </w:rPr>
        <w:t>בהמה</w:t>
      </w:r>
      <w:r w:rsidRPr="009C771B">
        <w:rPr>
          <w:rStyle w:val="affe"/>
          <w:rtl/>
        </w:rPr>
        <w:t xml:space="preserve"> </w:t>
      </w:r>
      <w:r w:rsidRPr="009C771B">
        <w:rPr>
          <w:rStyle w:val="affe"/>
          <w:rFonts w:hint="eastAsia"/>
          <w:rtl/>
        </w:rPr>
        <w:t>אחת</w:t>
      </w:r>
      <w:r w:rsidRPr="009C771B">
        <w:rPr>
          <w:rStyle w:val="affe"/>
          <w:rtl/>
        </w:rPr>
        <w:t>.</w:t>
      </w:r>
    </w:p>
    <w:p w14:paraId="04177D08" w14:textId="4375E66A" w:rsidR="00731582" w:rsidRDefault="00A05334" w:rsidP="00353D4B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ת"כ ד</w:t>
      </w:r>
      <w:r w:rsidRPr="0087008C">
        <w:rPr>
          <w:rFonts w:hint="eastAsia"/>
          <w:rtl/>
        </w:rPr>
        <w:t>רי</w:t>
      </w:r>
      <w:r w:rsidRPr="0087008C">
        <w:rPr>
          <w:rFonts w:hint="cs"/>
          <w:rtl/>
        </w:rPr>
        <w:t>"</w:t>
      </w:r>
      <w:r w:rsidRPr="0087008C">
        <w:rPr>
          <w:rFonts w:hint="eastAsia"/>
          <w:rtl/>
        </w:rPr>
        <w:t>ו</w:t>
      </w:r>
      <w:r w:rsidR="00731582">
        <w:rPr>
          <w:rFonts w:hint="cs"/>
          <w:rtl/>
        </w:rPr>
        <w:t>:</w:t>
      </w:r>
    </w:p>
    <w:p w14:paraId="59A8C280" w14:textId="1140F584" w:rsidR="00A05334" w:rsidRPr="00D22086" w:rsidRDefault="00A05334" w:rsidP="00353D4B">
      <w:pPr>
        <w:rPr>
          <w:spacing w:val="-2"/>
          <w:rtl/>
        </w:rPr>
      </w:pPr>
      <w:r w:rsidRPr="00D22086">
        <w:rPr>
          <w:rStyle w:val="af4"/>
          <w:rFonts w:hint="eastAsia"/>
          <w:spacing w:val="-2"/>
          <w:rtl/>
        </w:rPr>
        <w:t>מ</w:t>
      </w:r>
      <w:r w:rsidRPr="00D22086">
        <w:rPr>
          <w:rStyle w:val="af4"/>
          <w:rFonts w:hint="cs"/>
          <w:spacing w:val="-2"/>
          <w:rtl/>
        </w:rPr>
        <w:t>ִ</w:t>
      </w:r>
      <w:r w:rsidRPr="00D22086">
        <w:rPr>
          <w:rStyle w:val="af4"/>
          <w:rFonts w:hint="eastAsia"/>
          <w:spacing w:val="-2"/>
          <w:rtl/>
        </w:rPr>
        <w:t>סת</w:t>
      </w:r>
      <w:r w:rsidRPr="00D22086">
        <w:rPr>
          <w:spacing w:val="-2"/>
          <w:rtl/>
        </w:rPr>
        <w:t xml:space="preserve"> </w:t>
      </w:r>
      <w:r w:rsidRPr="00D22086">
        <w:rPr>
          <w:rStyle w:val="affe"/>
          <w:spacing w:val="-2"/>
          <w:rtl/>
        </w:rPr>
        <w:t>[מס]</w:t>
      </w:r>
      <w:r w:rsidRPr="00D22086">
        <w:rPr>
          <w:rFonts w:hint="cs"/>
          <w:spacing w:val="-2"/>
          <w:rtl/>
        </w:rPr>
        <w:t>-</w:t>
      </w:r>
      <w:r w:rsidRPr="00D22086">
        <w:rPr>
          <w:spacing w:val="-2"/>
          <w:rtl/>
        </w:rPr>
        <w:t xml:space="preserve"> </w:t>
      </w:r>
      <w:r w:rsidRPr="00C3469C">
        <w:rPr>
          <w:rFonts w:hint="eastAsia"/>
          <w:rtl/>
        </w:rPr>
        <w:t>מהחולין</w:t>
      </w:r>
      <w:r w:rsidRPr="00C3469C">
        <w:rPr>
          <w:rtl/>
        </w:rPr>
        <w:t>,</w:t>
      </w:r>
      <w:r w:rsidRPr="00D22086">
        <w:rPr>
          <w:spacing w:val="-2"/>
          <w:rtl/>
        </w:rPr>
        <w:t xml:space="preserve"> </w:t>
      </w:r>
      <w:r w:rsidRPr="00C3469C">
        <w:rPr>
          <w:rStyle w:val="af4"/>
          <w:rFonts w:hint="eastAsia"/>
          <w:rtl/>
        </w:rPr>
        <w:t>כאשר</w:t>
      </w:r>
      <w:r w:rsidRPr="00C3469C">
        <w:rPr>
          <w:rStyle w:val="af4"/>
          <w:rFonts w:hint="cs"/>
          <w:rtl/>
        </w:rPr>
        <w:t xml:space="preserve"> </w:t>
      </w:r>
      <w:r w:rsidRPr="00C3469C">
        <w:rPr>
          <w:rStyle w:val="af4"/>
          <w:rFonts w:hint="eastAsia"/>
          <w:rtl/>
        </w:rPr>
        <w:t>יברכך</w:t>
      </w:r>
      <w:r w:rsidRPr="00C3469C">
        <w:rPr>
          <w:rStyle w:val="af4"/>
          <w:rtl/>
        </w:rPr>
        <w:t xml:space="preserve"> </w:t>
      </w:r>
      <w:r w:rsidRPr="00C3469C">
        <w:rPr>
          <w:rStyle w:val="af4"/>
          <w:rFonts w:hint="eastAsia"/>
          <w:rtl/>
        </w:rPr>
        <w:t>ה</w:t>
      </w:r>
      <w:r w:rsidRPr="00C3469C">
        <w:rPr>
          <w:rStyle w:val="af4"/>
          <w:rtl/>
        </w:rPr>
        <w:t>'</w:t>
      </w:r>
      <w:r w:rsidRPr="00D22086">
        <w:rPr>
          <w:rFonts w:hint="cs"/>
          <w:spacing w:val="-2"/>
          <w:rtl/>
        </w:rPr>
        <w:t xml:space="preserve"> - ש</w:t>
      </w:r>
      <w:r w:rsidRPr="00D22086">
        <w:rPr>
          <w:rFonts w:cs="PFT_Frank" w:hint="eastAsia"/>
          <w:b/>
          <w:bCs/>
          <w:spacing w:val="-2"/>
          <w:szCs w:val="14"/>
          <w:rtl/>
        </w:rPr>
        <w:t>מערב</w:t>
      </w:r>
      <w:r w:rsidRPr="00D22086">
        <w:rPr>
          <w:rFonts w:cs="PFT_Frank"/>
          <w:b/>
          <w:bCs/>
          <w:spacing w:val="-2"/>
          <w:szCs w:val="14"/>
          <w:rtl/>
        </w:rPr>
        <w:t xml:space="preserve"> </w:t>
      </w:r>
      <w:r w:rsidRPr="00D22086">
        <w:rPr>
          <w:rStyle w:val="affe"/>
          <w:rFonts w:hint="eastAsia"/>
          <w:spacing w:val="-2"/>
          <w:rtl/>
        </w:rPr>
        <w:t>ממעשר</w:t>
      </w:r>
      <w:r w:rsidRPr="00D22086">
        <w:rPr>
          <w:rStyle w:val="affe"/>
          <w:spacing w:val="-2"/>
          <w:rtl/>
        </w:rPr>
        <w:t>.</w:t>
      </w:r>
    </w:p>
    <w:p w14:paraId="5167C45E" w14:textId="73619D41" w:rsidR="00731582" w:rsidRDefault="00A05334" w:rsidP="00353D4B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ת"כ חזקיה</w:t>
      </w:r>
      <w:r w:rsidR="00731582">
        <w:rPr>
          <w:rFonts w:hint="cs"/>
          <w:rtl/>
        </w:rPr>
        <w:t>:</w:t>
      </w:r>
    </w:p>
    <w:p w14:paraId="0B48D88D" w14:textId="1424589A" w:rsidR="00353D4B" w:rsidRDefault="00A05334" w:rsidP="00A07C53">
      <w:pPr>
        <w:rPr>
          <w:rStyle w:val="affc"/>
          <w:rtl/>
        </w:rPr>
      </w:pPr>
      <w:r w:rsidRPr="008549A0">
        <w:rPr>
          <w:rStyle w:val="af4"/>
          <w:rFonts w:hint="cs"/>
          <w:rtl/>
        </w:rPr>
        <w:t>מ</w:t>
      </w:r>
      <w:r>
        <w:rPr>
          <w:rStyle w:val="af4"/>
          <w:rFonts w:hint="cs"/>
          <w:rtl/>
        </w:rPr>
        <w:t>ִ</w:t>
      </w:r>
      <w:r w:rsidRPr="008549A0">
        <w:rPr>
          <w:rStyle w:val="af4"/>
          <w:rFonts w:hint="cs"/>
          <w:rtl/>
        </w:rPr>
        <w:t>סת</w:t>
      </w:r>
      <w:r w:rsidRPr="008549A0">
        <w:rPr>
          <w:rFonts w:hint="cs"/>
          <w:rtl/>
        </w:rPr>
        <w:t xml:space="preserve"> </w:t>
      </w:r>
      <w:r>
        <w:rPr>
          <w:rFonts w:hint="cs"/>
          <w:rtl/>
        </w:rPr>
        <w:t>-</w:t>
      </w:r>
      <w:r w:rsidRPr="008549A0">
        <w:rPr>
          <w:rFonts w:hint="cs"/>
          <w:rtl/>
        </w:rPr>
        <w:t xml:space="preserve"> מהחולין</w:t>
      </w:r>
      <w:r>
        <w:rPr>
          <w:rFonts w:hint="cs"/>
          <w:rtl/>
        </w:rPr>
        <w:t>,</w:t>
      </w:r>
      <w:r w:rsidDel="00736FB2">
        <w:rPr>
          <w:rFonts w:ascii="MS Mincho" w:hAnsi="MS Mincho" w:hint="cs"/>
          <w:rtl/>
        </w:rPr>
        <w:t xml:space="preserve"> </w:t>
      </w:r>
      <w:r w:rsidRPr="00D87CB3">
        <w:rPr>
          <w:rStyle w:val="affc"/>
          <w:rFonts w:hint="eastAsia"/>
          <w:rtl/>
        </w:rPr>
        <w:t>ב</w:t>
      </w:r>
      <w:r w:rsidRPr="00D87CB3">
        <w:rPr>
          <w:rStyle w:val="affc"/>
          <w:rtl/>
        </w:rPr>
        <w:t>"</w:t>
      </w:r>
      <w:r w:rsidRPr="00D87CB3">
        <w:rPr>
          <w:rStyle w:val="affc"/>
          <w:rFonts w:hint="eastAsia"/>
          <w:rtl/>
        </w:rPr>
        <w:t>ש</w:t>
      </w:r>
      <w:r>
        <w:rPr>
          <w:rStyle w:val="affc"/>
          <w:rFonts w:hint="cs"/>
          <w:rtl/>
        </w:rPr>
        <w:t>:</w:t>
      </w:r>
      <w:r w:rsidRPr="006F178A">
        <w:rPr>
          <w:rFonts w:ascii="Fb Fontext" w:hAnsi="Fb Fontext" w:hint="cs"/>
          <w:rtl/>
        </w:rPr>
        <w:t xml:space="preserve"> </w:t>
      </w:r>
      <w:r w:rsidRPr="005E6BC8">
        <w:rPr>
          <w:rFonts w:ascii="Fb Fontext" w:hAnsi="Fb Fontext" w:cs="PFT_Frank" w:hint="eastAsia"/>
          <w:b/>
          <w:bCs/>
          <w:szCs w:val="14"/>
          <w:rtl/>
        </w:rPr>
        <w:t>אחר</w:t>
      </w:r>
      <w:r>
        <w:rPr>
          <w:rFonts w:ascii="Fb Fontext" w:hAnsi="Fb Fontext" w:hint="cs"/>
          <w:rtl/>
        </w:rPr>
        <w:t xml:space="preserve"> </w:t>
      </w:r>
      <w:r w:rsidRPr="005E6BC8">
        <w:rPr>
          <w:rStyle w:val="afffd"/>
          <w:rFonts w:ascii="Fb Fontext" w:hAnsi="Fb Fontext" w:cs="PFT_Frank" w:hint="cs"/>
          <w:szCs w:val="14"/>
          <w:rtl/>
        </w:rPr>
        <w:t>יום</w:t>
      </w:r>
      <w:r w:rsidRPr="005E6BC8">
        <w:rPr>
          <w:rStyle w:val="afffd"/>
          <w:rFonts w:ascii="Fb Fontext" w:hAnsi="Fb Fontext" w:cs="PFT_Frank"/>
          <w:szCs w:val="14"/>
          <w:rtl/>
        </w:rPr>
        <w:t xml:space="preserve"> </w:t>
      </w:r>
      <w:r w:rsidRPr="005E6BC8">
        <w:rPr>
          <w:rStyle w:val="afffd"/>
          <w:rFonts w:ascii="Fb Fontext" w:hAnsi="Fb Fontext" w:cs="PFT_Frank" w:hint="cs"/>
          <w:szCs w:val="14"/>
          <w:rtl/>
        </w:rPr>
        <w:t>ראשון</w:t>
      </w:r>
      <w:r w:rsidRPr="006F178A">
        <w:rPr>
          <w:rFonts w:ascii="Fb Fontext" w:hAnsi="Fb Fontext"/>
          <w:rtl/>
        </w:rPr>
        <w:t xml:space="preserve"> </w:t>
      </w:r>
      <w:r>
        <w:rPr>
          <w:rFonts w:ascii="Fb Fontext" w:hAnsi="Fb Fontext" w:hint="cs"/>
          <w:rtl/>
        </w:rPr>
        <w:t xml:space="preserve">- ממעשר </w:t>
      </w:r>
      <w:r>
        <w:rPr>
          <w:rStyle w:val="affe"/>
          <w:rFonts w:hint="cs"/>
          <w:rtl/>
        </w:rPr>
        <w:t xml:space="preserve">שלמי </w:t>
      </w:r>
      <w:r w:rsidRPr="009C771B">
        <w:rPr>
          <w:rStyle w:val="affe"/>
          <w:rFonts w:hint="eastAsia"/>
          <w:rtl/>
        </w:rPr>
        <w:t>שמח</w:t>
      </w:r>
      <w:r w:rsidR="00C3469C">
        <w:rPr>
          <w:rStyle w:val="affe"/>
          <w:rFonts w:hint="cs"/>
          <w:rtl/>
        </w:rPr>
        <w:t>ה.</w:t>
      </w:r>
    </w:p>
    <w:p w14:paraId="3457E175" w14:textId="1A893A06" w:rsidR="00731582" w:rsidRDefault="00A05334" w:rsidP="00353D4B">
      <w:pPr>
        <w:pStyle w:val="36"/>
        <w:framePr w:wrap="notBeside"/>
        <w:rPr>
          <w:rtl/>
        </w:rPr>
      </w:pPr>
      <w:r w:rsidRPr="0087008C">
        <w:rPr>
          <w:rFonts w:hint="eastAsia"/>
          <w:rtl/>
        </w:rPr>
        <w:t>ב</w:t>
      </w:r>
      <w:r w:rsidRPr="0087008C">
        <w:rPr>
          <w:rtl/>
        </w:rPr>
        <w:t>"</w:t>
      </w:r>
      <w:r w:rsidRPr="0087008C">
        <w:rPr>
          <w:rFonts w:hint="eastAsia"/>
          <w:rtl/>
        </w:rPr>
        <w:t>ה</w:t>
      </w:r>
      <w:r w:rsidR="00731582">
        <w:rPr>
          <w:rFonts w:hint="cs"/>
          <w:rtl/>
        </w:rPr>
        <w:t>:</w:t>
      </w:r>
    </w:p>
    <w:p w14:paraId="3A3A9991" w14:textId="14E51B60" w:rsidR="00A05334" w:rsidRPr="006F178A" w:rsidRDefault="00A05334" w:rsidP="00A07C53">
      <w:pPr>
        <w:rPr>
          <w:rtl/>
        </w:rPr>
      </w:pPr>
      <w:r w:rsidRPr="005E6BC8">
        <w:rPr>
          <w:rFonts w:cs="PFT_Frank" w:hint="eastAsia"/>
          <w:b/>
          <w:bCs/>
          <w:szCs w:val="14"/>
          <w:rtl/>
        </w:rPr>
        <w:t>אחר</w:t>
      </w:r>
      <w:r w:rsidRPr="005E6BC8">
        <w:rPr>
          <w:rFonts w:cs="PFT_Frank"/>
          <w:b/>
          <w:bCs/>
          <w:szCs w:val="14"/>
          <w:rtl/>
        </w:rPr>
        <w:t xml:space="preserve"> </w:t>
      </w:r>
      <w:r w:rsidRPr="005E6BC8">
        <w:rPr>
          <w:rFonts w:cs="PFT_Frank" w:hint="eastAsia"/>
          <w:b/>
          <w:bCs/>
          <w:szCs w:val="14"/>
          <w:rtl/>
        </w:rPr>
        <w:t>אכילה</w:t>
      </w:r>
      <w:r w:rsidRPr="005E6BC8">
        <w:rPr>
          <w:rFonts w:cs="PFT_Frank"/>
          <w:b/>
          <w:bCs/>
          <w:szCs w:val="14"/>
          <w:rtl/>
        </w:rPr>
        <w:t xml:space="preserve"> </w:t>
      </w:r>
      <w:r w:rsidRPr="005E6BC8">
        <w:rPr>
          <w:rFonts w:cs="PFT_Frank" w:hint="eastAsia"/>
          <w:b/>
          <w:bCs/>
          <w:szCs w:val="14"/>
          <w:rtl/>
        </w:rPr>
        <w:t>ראשונה</w:t>
      </w:r>
      <w:r w:rsidRPr="005E6BC8">
        <w:rPr>
          <w:rFonts w:cs="PFT_Frank" w:hint="cs"/>
          <w:b/>
          <w:bCs/>
          <w:szCs w:val="14"/>
          <w:rtl/>
        </w:rPr>
        <w:t xml:space="preserve"> -</w:t>
      </w:r>
      <w:r w:rsidRPr="00D87CB3">
        <w:rPr>
          <w:rtl/>
        </w:rPr>
        <w:t xml:space="preserve"> </w:t>
      </w:r>
      <w:r>
        <w:rPr>
          <w:rFonts w:hint="cs"/>
          <w:rtl/>
        </w:rPr>
        <w:t>מ</w:t>
      </w:r>
      <w:r w:rsidRPr="006F178A">
        <w:rPr>
          <w:rFonts w:ascii="Fb Fontext" w:hAnsi="Fb Fontext" w:hint="cs"/>
          <w:sz w:val="20"/>
          <w:rtl/>
        </w:rPr>
        <w:t>מעשר</w:t>
      </w:r>
      <w:r w:rsidRPr="009C771B">
        <w:rPr>
          <w:rStyle w:val="affe"/>
          <w:rtl/>
        </w:rPr>
        <w:t xml:space="preserve"> טופל בהמה</w:t>
      </w:r>
      <w:r>
        <w:rPr>
          <w:rStyle w:val="affe"/>
          <w:rFonts w:hint="cs"/>
          <w:rtl/>
        </w:rPr>
        <w:t>.</w:t>
      </w:r>
    </w:p>
    <w:p w14:paraId="75222D2F" w14:textId="77777777" w:rsidR="00A05334" w:rsidRPr="006F178A" w:rsidRDefault="00A05334" w:rsidP="00A07C53">
      <w:pPr>
        <w:pStyle w:val="affd"/>
        <w:rPr>
          <w:rtl/>
        </w:rPr>
      </w:pPr>
      <w:r w:rsidRPr="009C771B">
        <w:rPr>
          <w:rFonts w:hint="eastAsia"/>
          <w:b/>
          <w:bCs/>
          <w:rtl/>
        </w:rPr>
        <w:t>ושאר</w:t>
      </w:r>
      <w:r w:rsidRPr="009C771B">
        <w:rPr>
          <w:b/>
          <w:bCs/>
          <w:rtl/>
        </w:rPr>
        <w:t xml:space="preserve"> </w:t>
      </w:r>
      <w:r w:rsidRPr="009C771B">
        <w:rPr>
          <w:rFonts w:hint="eastAsia"/>
          <w:b/>
          <w:bCs/>
          <w:rtl/>
        </w:rPr>
        <w:t>הפסח</w:t>
      </w:r>
      <w:r w:rsidRPr="009C771B">
        <w:rPr>
          <w:b/>
          <w:bCs/>
          <w:rtl/>
        </w:rPr>
        <w:t xml:space="preserve"> </w:t>
      </w:r>
      <w:r w:rsidRPr="006F178A">
        <w:rPr>
          <w:rtl/>
        </w:rPr>
        <w:t xml:space="preserve">- </w:t>
      </w:r>
      <w:r>
        <w:rPr>
          <w:rFonts w:hint="cs"/>
          <w:rtl/>
        </w:rPr>
        <w:t>יוצא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יד</w:t>
      </w:r>
      <w:r w:rsidRPr="006F178A">
        <w:rPr>
          <w:rtl/>
        </w:rPr>
        <w:t>"</w:t>
      </w:r>
      <w:r w:rsidRPr="006F178A">
        <w:rPr>
          <w:rFonts w:hint="cs"/>
          <w:rtl/>
        </w:rPr>
        <w:t>ח במעשר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בהמה</w:t>
      </w:r>
      <w:r>
        <w:rPr>
          <w:rFonts w:hint="cs"/>
          <w:rtl/>
        </w:rPr>
        <w:t xml:space="preserve"> [לשמחה],</w:t>
      </w:r>
    </w:p>
    <w:p w14:paraId="3B2C584A" w14:textId="77777777" w:rsidR="00A05334" w:rsidRPr="006F178A" w:rsidRDefault="00A05334" w:rsidP="00A07C53">
      <w:pPr>
        <w:pStyle w:val="affd"/>
        <w:rPr>
          <w:rtl/>
        </w:rPr>
      </w:pPr>
      <w:r w:rsidRPr="009C771B">
        <w:rPr>
          <w:rFonts w:hint="eastAsia"/>
          <w:b/>
          <w:bCs/>
          <w:rtl/>
        </w:rPr>
        <w:t>וביו</w:t>
      </w:r>
      <w:r w:rsidRPr="009C771B">
        <w:rPr>
          <w:b/>
          <w:bCs/>
          <w:rtl/>
        </w:rPr>
        <w:t>"</w:t>
      </w:r>
      <w:r w:rsidRPr="009C771B">
        <w:rPr>
          <w:rFonts w:hint="eastAsia"/>
          <w:b/>
          <w:bCs/>
          <w:rtl/>
        </w:rPr>
        <w:t>ט</w:t>
      </w:r>
      <w:r w:rsidRPr="009C771B">
        <w:rPr>
          <w:b/>
          <w:bCs/>
          <w:rtl/>
        </w:rPr>
        <w:t xml:space="preserve"> לא</w:t>
      </w:r>
      <w:r w:rsidRPr="006F178A">
        <w:rPr>
          <w:rFonts w:hint="cs"/>
          <w:rtl/>
        </w:rPr>
        <w:t>,</w:t>
      </w:r>
      <w:r>
        <w:rPr>
          <w:rFonts w:hint="cs"/>
          <w:rtl/>
        </w:rPr>
        <w:t xml:space="preserve"> שמא</w:t>
      </w:r>
      <w:r w:rsidRPr="006F178A">
        <w:rPr>
          <w:rtl/>
        </w:rPr>
        <w:t xml:space="preserve"> </w:t>
      </w:r>
      <w:r>
        <w:rPr>
          <w:rFonts w:hint="cs"/>
          <w:rtl/>
        </w:rPr>
        <w:t>יע</w:t>
      </w:r>
      <w:r w:rsidRPr="006F178A">
        <w:rPr>
          <w:rFonts w:hint="cs"/>
          <w:rtl/>
        </w:rPr>
        <w:t>שר ביו</w:t>
      </w:r>
      <w:r w:rsidRPr="006F178A">
        <w:rPr>
          <w:rtl/>
        </w:rPr>
        <w:t>"</w:t>
      </w:r>
      <w:r w:rsidRPr="006F178A">
        <w:rPr>
          <w:rFonts w:hint="cs"/>
          <w:rtl/>
        </w:rPr>
        <w:t xml:space="preserve">ט </w:t>
      </w:r>
      <w:r>
        <w:rPr>
          <w:rFonts w:hint="cs"/>
          <w:rtl/>
        </w:rPr>
        <w:t>ויבוא לצבוע באדום</w:t>
      </w:r>
      <w:r w:rsidRPr="006F178A">
        <w:rPr>
          <w:rtl/>
        </w:rPr>
        <w:t>.</w:t>
      </w:r>
    </w:p>
    <w:p w14:paraId="59B164FC" w14:textId="77777777" w:rsidR="00A05334" w:rsidRPr="009C771B" w:rsidRDefault="00A05334" w:rsidP="00A07C53">
      <w:pPr>
        <w:pStyle w:val="affff0"/>
        <w:rPr>
          <w:rtl/>
        </w:rPr>
      </w:pPr>
      <w:ins w:id="9805" w:author="מספור קטעי משנה" w:date="2026-10-06T06:45:17Z">
        <w:r>
          <w:rPr>
            <w:rStyle w:val="MisparKeta"/>
          </w:rPr>
          <w:t xml:space="preserve">ב. </w:t>
        </w:r>
      </w:ins>
      <w:r>
        <w:rPr>
          <w:rStyle w:val="affff1"/>
          <w:rFonts w:hint="cs"/>
          <w:rtl/>
        </w:rPr>
        <w:t>יש</w:t>
      </w:r>
      <w:r w:rsidRPr="009C771B">
        <w:rPr>
          <w:rStyle w:val="affff1"/>
          <w:rFonts w:hint="eastAsia"/>
          <w:rtl/>
        </w:rPr>
        <w:t>ראל</w:t>
      </w:r>
      <w:r w:rsidRPr="009C771B">
        <w:rPr>
          <w:rStyle w:val="affff1"/>
          <w:rtl/>
        </w:rPr>
        <w:t xml:space="preserve"> </w:t>
      </w:r>
      <w:r w:rsidRPr="009C771B">
        <w:rPr>
          <w:rStyle w:val="affff1"/>
          <w:rFonts w:hint="eastAsia"/>
          <w:rtl/>
        </w:rPr>
        <w:t>יוצאין</w:t>
      </w:r>
      <w:r w:rsidRPr="009C771B">
        <w:rPr>
          <w:rStyle w:val="affff1"/>
          <w:rtl/>
        </w:rPr>
        <w:t xml:space="preserve"> </w:t>
      </w:r>
      <w:r w:rsidRPr="009C771B">
        <w:rPr>
          <w:rStyle w:val="affff1"/>
          <w:rFonts w:hint="eastAsia"/>
          <w:rtl/>
        </w:rPr>
        <w:t>יד</w:t>
      </w:r>
      <w:r w:rsidRPr="009C771B">
        <w:rPr>
          <w:rStyle w:val="affff1"/>
          <w:rtl/>
        </w:rPr>
        <w:t xml:space="preserve">"ח: </w:t>
      </w:r>
      <w:r w:rsidRPr="009C771B">
        <w:rPr>
          <w:rStyle w:val="affff1"/>
          <w:rFonts w:hint="eastAsia"/>
          <w:rtl/>
        </w:rPr>
        <w:t>בנדרים</w:t>
      </w:r>
      <w:r w:rsidRPr="009C771B">
        <w:rPr>
          <w:rStyle w:val="affff1"/>
          <w:rtl/>
        </w:rPr>
        <w:t xml:space="preserve"> </w:t>
      </w:r>
      <w:r w:rsidRPr="009C771B">
        <w:rPr>
          <w:rStyle w:val="affff1"/>
          <w:rFonts w:hint="eastAsia"/>
          <w:rtl/>
        </w:rPr>
        <w:t>ונדבות</w:t>
      </w:r>
      <w:r>
        <w:rPr>
          <w:rStyle w:val="affff1"/>
          <w:rFonts w:hint="cs"/>
          <w:rtl/>
        </w:rPr>
        <w:t xml:space="preserve"> וכו'.</w:t>
      </w:r>
    </w:p>
    <w:p w14:paraId="057BF270" w14:textId="77777777" w:rsidR="00A05334" w:rsidRPr="006F178A" w:rsidRDefault="00A05334" w:rsidP="00A07C53">
      <w:pPr>
        <w:rPr>
          <w:rtl/>
        </w:rPr>
      </w:pPr>
      <w:r w:rsidRPr="00C3469C">
        <w:rPr>
          <w:rStyle w:val="af4"/>
          <w:rFonts w:hint="eastAsia"/>
          <w:rtl/>
        </w:rPr>
        <w:t>ד</w:t>
      </w:r>
      <w:r w:rsidRPr="00C3469C">
        <w:rPr>
          <w:rStyle w:val="af4"/>
          <w:rtl/>
        </w:rPr>
        <w:t>'</w:t>
      </w:r>
      <w:r w:rsidRPr="00C3469C">
        <w:rPr>
          <w:rStyle w:val="af4"/>
          <w:rFonts w:hint="cs"/>
          <w:rtl/>
        </w:rPr>
        <w:t>ו</w:t>
      </w:r>
      <w:r w:rsidRPr="00C3469C">
        <w:rPr>
          <w:rStyle w:val="af4"/>
          <w:rFonts w:hint="eastAsia"/>
          <w:rtl/>
        </w:rPr>
        <w:t>שמחת</w:t>
      </w:r>
      <w:r w:rsidRPr="00C3469C">
        <w:rPr>
          <w:rStyle w:val="af4"/>
          <w:rtl/>
        </w:rPr>
        <w:t xml:space="preserve"> </w:t>
      </w:r>
      <w:r w:rsidRPr="00C3469C">
        <w:rPr>
          <w:rStyle w:val="af4"/>
          <w:rFonts w:hint="eastAsia"/>
          <w:rtl/>
        </w:rPr>
        <w:t>בחגך</w:t>
      </w:r>
      <w:r w:rsidRPr="00C3469C">
        <w:rPr>
          <w:rStyle w:val="af4"/>
          <w:rtl/>
        </w:rPr>
        <w:t>'</w:t>
      </w:r>
      <w:r w:rsidRPr="006F178A">
        <w:rPr>
          <w:rFonts w:ascii="Fb Fontext" w:hAnsi="Fb Fontext"/>
          <w:rtl/>
        </w:rPr>
        <w:t xml:space="preserve"> </w:t>
      </w:r>
      <w:r w:rsidRPr="006F178A">
        <w:rPr>
          <w:rFonts w:ascii="Fb Fontext" w:hAnsi="Fb Fontext" w:hint="cs"/>
          <w:rtl/>
        </w:rPr>
        <w:t>לרבות</w:t>
      </w:r>
      <w:r w:rsidRPr="006F178A">
        <w:rPr>
          <w:rFonts w:ascii="Fb Fontext" w:hAnsi="Fb Fontext"/>
          <w:rtl/>
        </w:rPr>
        <w:t xml:space="preserve"> </w:t>
      </w:r>
      <w:r w:rsidRPr="006F178A">
        <w:rPr>
          <w:rFonts w:ascii="Fb Fontext" w:hAnsi="Fb Fontext" w:hint="cs"/>
          <w:rtl/>
        </w:rPr>
        <w:t>כל</w:t>
      </w:r>
      <w:r w:rsidRPr="006F178A">
        <w:rPr>
          <w:rFonts w:ascii="Fb Fontext" w:hAnsi="Fb Fontext"/>
          <w:rtl/>
        </w:rPr>
        <w:t xml:space="preserve"> </w:t>
      </w:r>
      <w:r w:rsidRPr="006F178A">
        <w:rPr>
          <w:rFonts w:ascii="Fb Fontext" w:hAnsi="Fb Fontext" w:hint="cs"/>
          <w:rtl/>
        </w:rPr>
        <w:t>מיני</w:t>
      </w:r>
      <w:r w:rsidRPr="006F178A">
        <w:rPr>
          <w:rFonts w:ascii="Fb Fontext" w:hAnsi="Fb Fontext"/>
          <w:rtl/>
        </w:rPr>
        <w:t xml:space="preserve"> </w:t>
      </w:r>
      <w:r w:rsidRPr="006F178A">
        <w:rPr>
          <w:rFonts w:ascii="Fb Fontext" w:hAnsi="Fb Fontext" w:hint="cs"/>
          <w:rtl/>
        </w:rPr>
        <w:t>שמחות</w:t>
      </w:r>
      <w:r>
        <w:rPr>
          <w:rFonts w:hint="cs"/>
          <w:rtl/>
        </w:rPr>
        <w:t>.</w:t>
      </w:r>
    </w:p>
    <w:p w14:paraId="7F1072D3" w14:textId="77777777" w:rsidR="00A05334" w:rsidRPr="009C771B" w:rsidRDefault="00A05334" w:rsidP="00A07C53">
      <w:pPr>
        <w:pStyle w:val="affff0"/>
        <w:ind w:end="0"/>
        <w:rPr>
          <w:szCs w:val="32"/>
          <w:rtl/>
        </w:rPr>
      </w:pPr>
      <w:r>
        <w:rPr>
          <w:rFonts w:hint="cs"/>
          <w:rtl/>
        </w:rPr>
        <w:t xml:space="preserve">אבל </w:t>
      </w:r>
      <w:r w:rsidRPr="006F178A">
        <w:rPr>
          <w:rFonts w:hint="cs"/>
          <w:rtl/>
        </w:rPr>
        <w:t>לא בעופות ובמנחו</w:t>
      </w:r>
      <w:r>
        <w:rPr>
          <w:rFonts w:hint="cs"/>
          <w:rtl/>
        </w:rPr>
        <w:t>ת.</w:t>
      </w:r>
    </w:p>
    <w:p w14:paraId="4D039039" w14:textId="634E2750" w:rsidR="00731582" w:rsidRDefault="00A05334" w:rsidP="00353D4B">
      <w:pPr>
        <w:pStyle w:val="36"/>
        <w:framePr w:wrap="notBeside"/>
        <w:rPr>
          <w:rtl/>
        </w:rPr>
      </w:pPr>
      <w:r w:rsidRPr="0087008C">
        <w:rPr>
          <w:rFonts w:hint="eastAsia"/>
          <w:rtl/>
        </w:rPr>
        <w:t>לברייתא</w:t>
      </w:r>
      <w:r w:rsidR="00731582">
        <w:rPr>
          <w:rFonts w:hint="cs"/>
          <w:rtl/>
        </w:rPr>
        <w:t>:</w:t>
      </w:r>
    </w:p>
    <w:p w14:paraId="3511F513" w14:textId="2A710618" w:rsidR="00A05334" w:rsidRPr="006F178A" w:rsidRDefault="00A05334" w:rsidP="00A07C53">
      <w:pPr>
        <w:rPr>
          <w:rtl/>
        </w:rPr>
      </w:pPr>
      <w:r>
        <w:rPr>
          <w:rStyle w:val="af4"/>
          <w:rFonts w:hint="cs"/>
          <w:rtl/>
        </w:rPr>
        <w:t>ב</w:t>
      </w:r>
      <w:r w:rsidRPr="009C771B">
        <w:rPr>
          <w:rStyle w:val="af4"/>
          <w:rFonts w:hint="eastAsia"/>
          <w:rtl/>
        </w:rPr>
        <w:t>חגך</w:t>
      </w:r>
      <w:r w:rsidRPr="006F178A">
        <w:rPr>
          <w:rFonts w:hint="cs"/>
          <w:rtl/>
        </w:rPr>
        <w:t xml:space="preserve"> מי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שחגיגה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באה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מהם</w:t>
      </w:r>
      <w:r>
        <w:rPr>
          <w:rFonts w:hint="cs"/>
          <w:rtl/>
        </w:rPr>
        <w:t xml:space="preserve"> </w:t>
      </w:r>
      <w:r w:rsidRPr="009C771B">
        <w:rPr>
          <w:rStyle w:val="affe"/>
          <w:rtl/>
        </w:rPr>
        <w:t>[</w:t>
      </w:r>
      <w:r w:rsidRPr="009C771B">
        <w:rPr>
          <w:rStyle w:val="af4"/>
          <w:rFonts w:hint="eastAsia"/>
          <w:b/>
          <w:bCs/>
          <w:rtl/>
        </w:rPr>
        <w:t>חֵלב</w:t>
      </w:r>
      <w:r w:rsidRPr="009C771B">
        <w:rPr>
          <w:rStyle w:val="af4"/>
          <w:rtl/>
        </w:rPr>
        <w:t xml:space="preserve"> ח</w:t>
      </w:r>
      <w:r>
        <w:rPr>
          <w:rStyle w:val="af4"/>
          <w:rFonts w:hint="cs"/>
          <w:rtl/>
        </w:rPr>
        <w:t>ַ</w:t>
      </w:r>
      <w:r w:rsidRPr="009C771B">
        <w:rPr>
          <w:rStyle w:val="af4"/>
          <w:rFonts w:hint="eastAsia"/>
          <w:rtl/>
        </w:rPr>
        <w:t>ג</w:t>
      </w:r>
      <w:r>
        <w:rPr>
          <w:rStyle w:val="af4"/>
          <w:rFonts w:hint="cs"/>
          <w:rtl/>
        </w:rPr>
        <w:t>ִ</w:t>
      </w:r>
      <w:r w:rsidRPr="009C771B">
        <w:rPr>
          <w:rStyle w:val="af4"/>
          <w:rFonts w:hint="eastAsia"/>
          <w:rtl/>
        </w:rPr>
        <w:t>י</w:t>
      </w:r>
      <w:r w:rsidRPr="009C771B">
        <w:rPr>
          <w:rStyle w:val="affe"/>
          <w:rtl/>
        </w:rPr>
        <w:t>]</w:t>
      </w:r>
      <w:r w:rsidRPr="006F178A">
        <w:rPr>
          <w:rtl/>
        </w:rPr>
        <w:t xml:space="preserve"> </w:t>
      </w:r>
      <w:r>
        <w:rPr>
          <w:rFonts w:hint="cs"/>
          <w:rtl/>
        </w:rPr>
        <w:t>- בהמה.</w:t>
      </w:r>
    </w:p>
    <w:p w14:paraId="28F203FD" w14:textId="6765C97C" w:rsidR="00731582" w:rsidRDefault="00A05334" w:rsidP="00353D4B">
      <w:pPr>
        <w:pStyle w:val="36"/>
        <w:framePr w:wrap="notBeside"/>
        <w:rPr>
          <w:rtl/>
        </w:rPr>
      </w:pPr>
      <w:r w:rsidRPr="0087008C">
        <w:rPr>
          <w:rFonts w:hint="eastAsia"/>
          <w:rtl/>
        </w:rPr>
        <w:t>לר</w:t>
      </w:r>
      <w:r w:rsidRPr="0087008C">
        <w:rPr>
          <w:rtl/>
        </w:rPr>
        <w:t>"</w:t>
      </w:r>
      <w:r w:rsidRPr="0087008C">
        <w:rPr>
          <w:rFonts w:hint="eastAsia"/>
          <w:rtl/>
        </w:rPr>
        <w:t>א</w:t>
      </w:r>
      <w:r w:rsidR="00731582">
        <w:rPr>
          <w:rFonts w:hint="cs"/>
          <w:rtl/>
        </w:rPr>
        <w:t>:</w:t>
      </w:r>
    </w:p>
    <w:p w14:paraId="7B51DC8E" w14:textId="1CC0BBD1" w:rsidR="00A05334" w:rsidRDefault="00A05334" w:rsidP="00C3469C">
      <w:pPr>
        <w:spacing w:after="60"/>
        <w:rPr>
          <w:spacing w:val="-4"/>
          <w:rtl/>
        </w:rPr>
      </w:pPr>
      <w:r w:rsidRPr="00D46BD2">
        <w:rPr>
          <w:rStyle w:val="af4"/>
          <w:rFonts w:hint="eastAsia"/>
          <w:spacing w:val="-4"/>
          <w:rtl/>
        </w:rPr>
        <w:t>ושמחת</w:t>
      </w:r>
      <w:r w:rsidRPr="00D46BD2">
        <w:rPr>
          <w:rFonts w:hint="cs"/>
          <w:spacing w:val="-4"/>
          <w:rtl/>
        </w:rPr>
        <w:t>-</w:t>
      </w:r>
      <w:r w:rsidRPr="00D46BD2">
        <w:rPr>
          <w:spacing w:val="-4"/>
          <w:rtl/>
        </w:rPr>
        <w:t xml:space="preserve"> </w:t>
      </w:r>
      <w:r w:rsidRPr="00D46BD2">
        <w:rPr>
          <w:rFonts w:hint="cs"/>
          <w:spacing w:val="-4"/>
          <w:rtl/>
        </w:rPr>
        <w:t>יצאו שאין</w:t>
      </w:r>
      <w:r w:rsidRPr="00D46BD2">
        <w:rPr>
          <w:spacing w:val="-4"/>
          <w:rtl/>
        </w:rPr>
        <w:t xml:space="preserve"> </w:t>
      </w:r>
      <w:r w:rsidRPr="00D46BD2">
        <w:rPr>
          <w:rFonts w:hint="cs"/>
          <w:spacing w:val="-4"/>
          <w:rtl/>
        </w:rPr>
        <w:t>בהם</w:t>
      </w:r>
      <w:r w:rsidRPr="00D46BD2">
        <w:rPr>
          <w:spacing w:val="-4"/>
          <w:rtl/>
        </w:rPr>
        <w:t xml:space="preserve"> </w:t>
      </w:r>
      <w:r w:rsidRPr="00D46BD2">
        <w:rPr>
          <w:rFonts w:hint="cs"/>
          <w:spacing w:val="-4"/>
          <w:rtl/>
        </w:rPr>
        <w:t xml:space="preserve">שמחה, </w:t>
      </w:r>
      <w:r w:rsidRPr="00D46BD2">
        <w:rPr>
          <w:rStyle w:val="af4"/>
          <w:rFonts w:hint="eastAsia"/>
          <w:spacing w:val="-4"/>
          <w:rtl/>
        </w:rPr>
        <w:t>בחגך</w:t>
      </w:r>
      <w:r w:rsidRPr="00D46BD2">
        <w:rPr>
          <w:rStyle w:val="affe"/>
          <w:rFonts w:hint="cs"/>
          <w:spacing w:val="-4"/>
          <w:rtl/>
        </w:rPr>
        <w:t>-</w:t>
      </w:r>
      <w:r w:rsidRPr="00D46BD2">
        <w:rPr>
          <w:rStyle w:val="affe"/>
          <w:spacing w:val="-4"/>
          <w:rtl/>
        </w:rPr>
        <w:t xml:space="preserve"> '</w:t>
      </w:r>
      <w:r w:rsidRPr="00D46BD2">
        <w:rPr>
          <w:rStyle w:val="affe"/>
          <w:rFonts w:hint="eastAsia"/>
          <w:spacing w:val="-4"/>
          <w:rtl/>
        </w:rPr>
        <w:t>ולא</w:t>
      </w:r>
      <w:r w:rsidRPr="00D46BD2">
        <w:rPr>
          <w:rStyle w:val="affe"/>
          <w:spacing w:val="-4"/>
          <w:rtl/>
        </w:rPr>
        <w:t xml:space="preserve"> </w:t>
      </w:r>
      <w:r w:rsidRPr="00D46BD2">
        <w:rPr>
          <w:rStyle w:val="affe"/>
          <w:rFonts w:hint="eastAsia"/>
          <w:spacing w:val="-4"/>
          <w:rtl/>
        </w:rPr>
        <w:t>באשתך</w:t>
      </w:r>
      <w:r w:rsidRPr="00D46BD2">
        <w:rPr>
          <w:rStyle w:val="affe"/>
          <w:spacing w:val="-4"/>
          <w:rtl/>
        </w:rPr>
        <w:t xml:space="preserve">' שאין </w:t>
      </w:r>
      <w:r w:rsidRPr="00D46BD2">
        <w:rPr>
          <w:rStyle w:val="affe"/>
          <w:rFonts w:hint="eastAsia"/>
          <w:spacing w:val="-4"/>
          <w:rtl/>
        </w:rPr>
        <w:t>נושאין</w:t>
      </w:r>
      <w:r w:rsidRPr="00D46BD2">
        <w:rPr>
          <w:rStyle w:val="affe"/>
          <w:spacing w:val="-4"/>
          <w:rtl/>
        </w:rPr>
        <w:t xml:space="preserve"> </w:t>
      </w:r>
      <w:r w:rsidRPr="00D46BD2">
        <w:rPr>
          <w:rStyle w:val="affe"/>
          <w:rFonts w:hint="eastAsia"/>
          <w:spacing w:val="-4"/>
          <w:rtl/>
        </w:rPr>
        <w:t>במועד</w:t>
      </w:r>
      <w:r w:rsidRPr="00D46BD2">
        <w:rPr>
          <w:rFonts w:hint="cs"/>
          <w:spacing w:val="-4"/>
          <w:rtl/>
        </w:rPr>
        <w:t>.</w:t>
      </w:r>
    </w:p>
    <w:p>
      <w:pPr>
        <w:pStyle w:val="MishnaBatzad"/>
        <w:rPr>
          <w:ins w:id="20091" w:author="קלוד" w:date="2026-10-06T10:08:30Z"/>
        </w:rPr>
      </w:pPr>
      <w:ins w:id="20090" w:author="קלוד" w:date="2026-10-06T10:08:30Z">
        <w:r>
          <w:t xml:space="preserve">משנה ה</w:t>
        </w:r>
      </w:ins>
    </w:p>
    <w:p w14:paraId="0E87343E" w14:textId="77777777" w:rsidR="00A05334" w:rsidRPr="005B3891" w:rsidRDefault="00A05334" w:rsidP="00A07C53">
      <w:pPr>
        <w:pStyle w:val="afff8"/>
        <w:spacing w:before="120"/>
        <w:rPr>
          <w:rStyle w:val="afffd"/>
          <w:rFonts w:cs="BA Vilna Bold"/>
          <w:bCs w:val="0"/>
          <w:spacing w:val="0"/>
          <w:rtl/>
        </w:rPr>
        <w:pPrChange w:id="90003" w:author="קלוד" w:date="2026-10-08T12:08:16Z">
          <w:pPr>
            <w:pStyle w:val="afff8"/>
          </w:pPr>
        </w:pPrChange>
      </w:pPr>
      <w:r w:rsidRPr="005B3891">
        <w:rPr>
          <w:rStyle w:val="afffd"/>
          <w:rFonts w:cs="BA Vilna Bold" w:hint="eastAsia"/>
          <w:bCs w:val="0"/>
          <w:spacing w:val="0"/>
          <w:rtl/>
        </w:rPr>
        <w:t>אוכלים</w:t>
      </w:r>
      <w:r w:rsidRPr="005B3891">
        <w:rPr>
          <w:rStyle w:val="afffd"/>
          <w:rFonts w:cs="BA Vilna Bold"/>
          <w:bCs w:val="0"/>
          <w:spacing w:val="0"/>
          <w:rtl/>
        </w:rPr>
        <w:t xml:space="preserve"> </w:t>
      </w:r>
      <w:r w:rsidRPr="005B3891">
        <w:rPr>
          <w:rStyle w:val="afffd"/>
          <w:rFonts w:cs="BA Vilna Bold" w:hint="eastAsia"/>
          <w:bCs w:val="0"/>
          <w:spacing w:val="0"/>
          <w:rtl/>
        </w:rPr>
        <w:t>מרובים</w:t>
      </w:r>
      <w:r w:rsidRPr="005B3891">
        <w:rPr>
          <w:rStyle w:val="afffd"/>
          <w:rFonts w:cs="BA Vilna Bold"/>
          <w:bCs w:val="0"/>
          <w:spacing w:val="0"/>
          <w:rtl/>
        </w:rPr>
        <w:t xml:space="preserve"> </w:t>
      </w:r>
      <w:r w:rsidRPr="005B3891">
        <w:rPr>
          <w:rStyle w:val="afffd"/>
          <w:rFonts w:cs="BA Vilna Bold" w:hint="eastAsia"/>
          <w:bCs w:val="0"/>
          <w:spacing w:val="0"/>
          <w:rtl/>
        </w:rPr>
        <w:t>ונכסים</w:t>
      </w:r>
      <w:r w:rsidRPr="005B3891">
        <w:rPr>
          <w:rStyle w:val="afffd"/>
          <w:rFonts w:cs="BA Vilna Bold"/>
          <w:bCs w:val="0"/>
          <w:spacing w:val="0"/>
          <w:rtl/>
        </w:rPr>
        <w:t xml:space="preserve"> </w:t>
      </w:r>
      <w:r w:rsidRPr="005B3891">
        <w:rPr>
          <w:rStyle w:val="afffd"/>
          <w:rFonts w:cs="BA Vilna Bold" w:hint="eastAsia"/>
          <w:bCs w:val="0"/>
          <w:spacing w:val="0"/>
          <w:rtl/>
        </w:rPr>
        <w:t>מועטים</w:t>
      </w:r>
      <w:r w:rsidRPr="005B3891">
        <w:rPr>
          <w:rStyle w:val="afffd"/>
          <w:rFonts w:cs="BA Vilna Bold"/>
          <w:bCs w:val="0"/>
          <w:spacing w:val="0"/>
          <w:rtl/>
        </w:rPr>
        <w:t xml:space="preserve"> - </w:t>
      </w:r>
      <w:r w:rsidRPr="005B3891">
        <w:rPr>
          <w:rStyle w:val="afffd"/>
          <w:rFonts w:cs="BA Vilna Bold" w:hint="eastAsia"/>
          <w:bCs w:val="0"/>
          <w:spacing w:val="0"/>
          <w:rtl/>
        </w:rPr>
        <w:t>שלמים</w:t>
      </w:r>
      <w:r w:rsidRPr="005B3891">
        <w:rPr>
          <w:rStyle w:val="afffd"/>
          <w:rFonts w:cs="BA Vilna Bold"/>
          <w:bCs w:val="0"/>
          <w:spacing w:val="0"/>
          <w:rtl/>
        </w:rPr>
        <w:t xml:space="preserve"> </w:t>
      </w:r>
      <w:r w:rsidRPr="005B3891">
        <w:rPr>
          <w:rStyle w:val="afffd"/>
          <w:rFonts w:cs="BA Vilna Bold" w:hint="eastAsia"/>
          <w:bCs w:val="0"/>
          <w:spacing w:val="0"/>
          <w:rtl/>
        </w:rPr>
        <w:t>מרובים</w:t>
      </w:r>
      <w:r w:rsidRPr="005B3891">
        <w:rPr>
          <w:rStyle w:val="afffd"/>
          <w:rFonts w:cs="BA Vilna Bold"/>
          <w:bCs w:val="0"/>
          <w:spacing w:val="0"/>
          <w:rtl/>
        </w:rPr>
        <w:t xml:space="preserve"> </w:t>
      </w:r>
      <w:r w:rsidRPr="005B3891">
        <w:rPr>
          <w:rStyle w:val="afffd"/>
          <w:rFonts w:cs="BA Vilna Bold" w:hint="eastAsia"/>
          <w:bCs w:val="0"/>
          <w:spacing w:val="0"/>
          <w:rtl/>
        </w:rPr>
        <w:t>ועולות</w:t>
      </w:r>
      <w:r w:rsidRPr="005B3891">
        <w:rPr>
          <w:rStyle w:val="afffd"/>
          <w:rFonts w:cs="BA Vilna Bold"/>
          <w:bCs w:val="0"/>
          <w:spacing w:val="0"/>
          <w:rtl/>
        </w:rPr>
        <w:t xml:space="preserve"> </w:t>
      </w:r>
      <w:r w:rsidRPr="005B3891">
        <w:rPr>
          <w:rStyle w:val="afffd"/>
          <w:rFonts w:cs="BA Vilna Bold" w:hint="eastAsia"/>
          <w:bCs w:val="0"/>
          <w:spacing w:val="0"/>
          <w:rtl/>
        </w:rPr>
        <w:t>מועטות</w:t>
      </w:r>
      <w:r w:rsidRPr="005B3891">
        <w:rPr>
          <w:rStyle w:val="afffd"/>
          <w:rFonts w:cs="BA Vilna Bold"/>
          <w:bCs w:val="0"/>
          <w:spacing w:val="0"/>
          <w:rtl/>
        </w:rPr>
        <w:t>.</w:t>
      </w:r>
    </w:p>
    <w:p w14:paraId="73EBDD5A" w14:textId="77777777" w:rsidR="00A05334" w:rsidRPr="009C771B" w:rsidRDefault="00A05334" w:rsidP="00A07C53">
      <w:pPr>
        <w:pStyle w:val="afff8"/>
        <w:rPr>
          <w:rStyle w:val="afffd"/>
          <w:rFonts w:cs="BA Vilna Bold"/>
          <w:bCs w:val="0"/>
          <w:rtl/>
        </w:rPr>
      </w:pPr>
      <w:r w:rsidRPr="005B3891">
        <w:rPr>
          <w:rStyle w:val="afffd"/>
          <w:rFonts w:cs="BA Vilna Bold" w:hint="eastAsia"/>
          <w:bCs w:val="0"/>
          <w:spacing w:val="0"/>
          <w:rtl/>
        </w:rPr>
        <w:t>נכסים</w:t>
      </w:r>
      <w:r w:rsidRPr="005B3891">
        <w:rPr>
          <w:rStyle w:val="afffd"/>
          <w:rFonts w:cs="BA Vilna Bold"/>
          <w:bCs w:val="0"/>
          <w:spacing w:val="0"/>
          <w:rtl/>
        </w:rPr>
        <w:t xml:space="preserve"> </w:t>
      </w:r>
      <w:r w:rsidRPr="005B3891">
        <w:rPr>
          <w:rStyle w:val="afffd"/>
          <w:rFonts w:cs="BA Vilna Bold" w:hint="eastAsia"/>
          <w:bCs w:val="0"/>
          <w:spacing w:val="0"/>
          <w:rtl/>
        </w:rPr>
        <w:t>מרובים</w:t>
      </w:r>
      <w:r w:rsidRPr="005B3891">
        <w:rPr>
          <w:rStyle w:val="afffd"/>
          <w:rFonts w:cs="BA Vilna Bold"/>
          <w:bCs w:val="0"/>
          <w:spacing w:val="0"/>
          <w:rtl/>
        </w:rPr>
        <w:t xml:space="preserve"> </w:t>
      </w:r>
      <w:r w:rsidRPr="005B3891">
        <w:rPr>
          <w:rStyle w:val="afffd"/>
          <w:rFonts w:cs="BA Vilna Bold" w:hint="eastAsia"/>
          <w:bCs w:val="0"/>
          <w:spacing w:val="0"/>
          <w:rtl/>
        </w:rPr>
        <w:t>ואוכלים</w:t>
      </w:r>
      <w:r w:rsidRPr="005B3891">
        <w:rPr>
          <w:rStyle w:val="afffd"/>
          <w:rFonts w:cs="BA Vilna Bold"/>
          <w:bCs w:val="0"/>
          <w:spacing w:val="0"/>
          <w:rtl/>
        </w:rPr>
        <w:t xml:space="preserve"> </w:t>
      </w:r>
      <w:r w:rsidRPr="005B3891">
        <w:rPr>
          <w:rStyle w:val="afffd"/>
          <w:rFonts w:cs="BA Vilna Bold" w:hint="eastAsia"/>
          <w:bCs w:val="0"/>
          <w:spacing w:val="0"/>
          <w:rtl/>
        </w:rPr>
        <w:t>מועטים</w:t>
      </w:r>
      <w:r w:rsidRPr="005B3891">
        <w:rPr>
          <w:rStyle w:val="afffd"/>
          <w:rFonts w:cs="BA Vilna Bold"/>
          <w:bCs w:val="0"/>
          <w:spacing w:val="0"/>
          <w:rtl/>
        </w:rPr>
        <w:t xml:space="preserve"> - </w:t>
      </w:r>
      <w:r w:rsidRPr="005B3891">
        <w:rPr>
          <w:rStyle w:val="afffd"/>
          <w:rFonts w:cs="BA Vilna Bold" w:hint="eastAsia"/>
          <w:bCs w:val="0"/>
          <w:spacing w:val="0"/>
          <w:rtl/>
        </w:rPr>
        <w:t>עולות</w:t>
      </w:r>
      <w:r w:rsidRPr="005B3891">
        <w:rPr>
          <w:rStyle w:val="afffd"/>
          <w:rFonts w:cs="BA Vilna Bold"/>
          <w:bCs w:val="0"/>
          <w:spacing w:val="0"/>
          <w:rtl/>
        </w:rPr>
        <w:t xml:space="preserve"> </w:t>
      </w:r>
      <w:r w:rsidRPr="005B3891">
        <w:rPr>
          <w:rStyle w:val="afffd"/>
          <w:rFonts w:cs="BA Vilna Bold" w:hint="eastAsia"/>
          <w:bCs w:val="0"/>
          <w:spacing w:val="0"/>
          <w:rtl/>
        </w:rPr>
        <w:t>מרובות</w:t>
      </w:r>
      <w:r w:rsidRPr="005B3891">
        <w:rPr>
          <w:rStyle w:val="afffd"/>
          <w:rFonts w:cs="BA Vilna Bold"/>
          <w:bCs w:val="0"/>
          <w:spacing w:val="0"/>
          <w:rtl/>
        </w:rPr>
        <w:t xml:space="preserve"> </w:t>
      </w:r>
      <w:r w:rsidRPr="005B3891">
        <w:rPr>
          <w:rStyle w:val="afffd"/>
          <w:rFonts w:cs="BA Vilna Bold" w:hint="eastAsia"/>
          <w:bCs w:val="0"/>
          <w:spacing w:val="0"/>
          <w:rtl/>
        </w:rPr>
        <w:t>ושלמים</w:t>
      </w:r>
      <w:r w:rsidRPr="005B3891">
        <w:rPr>
          <w:rStyle w:val="afffd"/>
          <w:rFonts w:cs="BA Vilna Bold"/>
          <w:bCs w:val="0"/>
          <w:spacing w:val="0"/>
          <w:rtl/>
        </w:rPr>
        <w:t xml:space="preserve"> </w:t>
      </w:r>
      <w:r w:rsidRPr="005B3891">
        <w:rPr>
          <w:rStyle w:val="afffd"/>
          <w:rFonts w:cs="BA Vilna Bold" w:hint="eastAsia"/>
          <w:bCs w:val="0"/>
          <w:spacing w:val="0"/>
          <w:rtl/>
        </w:rPr>
        <w:t>מועטים</w:t>
      </w:r>
      <w:r w:rsidRPr="005B3891">
        <w:rPr>
          <w:rStyle w:val="afffd"/>
          <w:rFonts w:cs="BA Vilna Bold"/>
          <w:bCs w:val="0"/>
          <w:spacing w:val="0"/>
          <w:rtl/>
        </w:rPr>
        <w:t>.</w:t>
      </w:r>
    </w:p>
    <w:p w14:paraId="3A97B3B1" w14:textId="77777777" w:rsidR="00A05334" w:rsidRPr="009C771B" w:rsidRDefault="00A05334" w:rsidP="00A07C53">
      <w:pPr>
        <w:pStyle w:val="afff8"/>
        <w:rPr>
          <w:rStyle w:val="afffd"/>
          <w:rFonts w:cs="BA Vilna Bold"/>
          <w:bCs w:val="0"/>
          <w:rtl/>
        </w:rPr>
      </w:pPr>
      <w:r w:rsidRPr="009C771B">
        <w:rPr>
          <w:rStyle w:val="afffd"/>
          <w:rFonts w:cs="BA Vilna Bold" w:hint="eastAsia"/>
          <w:bCs w:val="0"/>
          <w:rtl/>
        </w:rPr>
        <w:t>זה</w:t>
      </w:r>
      <w:r w:rsidRPr="009C771B">
        <w:rPr>
          <w:rStyle w:val="afffd"/>
          <w:rFonts w:cs="BA Vilna Bold"/>
          <w:bCs w:val="0"/>
          <w:rtl/>
        </w:rPr>
        <w:t xml:space="preserve"> </w:t>
      </w:r>
      <w:r w:rsidRPr="009C771B">
        <w:rPr>
          <w:rStyle w:val="afffd"/>
          <w:rFonts w:cs="BA Vilna Bold" w:hint="eastAsia"/>
          <w:bCs w:val="0"/>
          <w:rtl/>
        </w:rPr>
        <w:t>וזה</w:t>
      </w:r>
      <w:r w:rsidRPr="009C771B">
        <w:rPr>
          <w:rStyle w:val="afffd"/>
          <w:rFonts w:cs="BA Vilna Bold"/>
          <w:bCs w:val="0"/>
          <w:rtl/>
        </w:rPr>
        <w:t xml:space="preserve"> </w:t>
      </w:r>
      <w:r w:rsidRPr="009C771B">
        <w:rPr>
          <w:rStyle w:val="afffd"/>
          <w:rFonts w:cs="BA Vilna Bold" w:hint="eastAsia"/>
          <w:bCs w:val="0"/>
          <w:rtl/>
        </w:rPr>
        <w:t>מועט</w:t>
      </w:r>
      <w:r w:rsidRPr="009C771B">
        <w:rPr>
          <w:rStyle w:val="afffd"/>
          <w:rFonts w:cs="BA Vilna Bold"/>
          <w:bCs w:val="0"/>
          <w:rtl/>
        </w:rPr>
        <w:t xml:space="preserve"> - '</w:t>
      </w:r>
      <w:r w:rsidRPr="009C771B">
        <w:rPr>
          <w:rStyle w:val="afffd"/>
          <w:rFonts w:cs="BA Vilna Bold" w:hint="eastAsia"/>
          <w:bCs w:val="0"/>
          <w:rtl/>
        </w:rPr>
        <w:t>מעה</w:t>
      </w:r>
      <w:r w:rsidRPr="009C771B">
        <w:rPr>
          <w:rStyle w:val="afffd"/>
          <w:rFonts w:cs="BA Vilna Bold"/>
          <w:bCs w:val="0"/>
          <w:rtl/>
        </w:rPr>
        <w:t xml:space="preserve"> </w:t>
      </w:r>
      <w:r w:rsidRPr="009C771B">
        <w:rPr>
          <w:rStyle w:val="afffd"/>
          <w:rFonts w:cs="BA Vilna Bold" w:hint="eastAsia"/>
          <w:bCs w:val="0"/>
          <w:rtl/>
        </w:rPr>
        <w:t>כסף</w:t>
      </w:r>
      <w:r w:rsidRPr="009C771B">
        <w:rPr>
          <w:rStyle w:val="afffd"/>
          <w:rFonts w:cs="BA Vilna Bold"/>
          <w:bCs w:val="0"/>
          <w:rtl/>
        </w:rPr>
        <w:t xml:space="preserve"> </w:t>
      </w:r>
      <w:r w:rsidRPr="009C771B">
        <w:rPr>
          <w:rStyle w:val="afffd"/>
          <w:rFonts w:cs="BA Vilna Bold" w:hint="eastAsia"/>
          <w:bCs w:val="0"/>
          <w:rtl/>
        </w:rPr>
        <w:t>ושתי</w:t>
      </w:r>
      <w:r w:rsidRPr="009C771B">
        <w:rPr>
          <w:rStyle w:val="afffd"/>
          <w:rFonts w:cs="BA Vilna Bold"/>
          <w:bCs w:val="0"/>
          <w:rtl/>
        </w:rPr>
        <w:t xml:space="preserve"> </w:t>
      </w:r>
      <w:r w:rsidRPr="009C771B">
        <w:rPr>
          <w:rStyle w:val="afffd"/>
          <w:rFonts w:cs="BA Vilna Bold" w:hint="eastAsia"/>
          <w:bCs w:val="0"/>
          <w:rtl/>
        </w:rPr>
        <w:t>כסף</w:t>
      </w:r>
      <w:r w:rsidRPr="009C771B">
        <w:rPr>
          <w:rStyle w:val="afffd"/>
          <w:rFonts w:cs="BA Vilna Bold"/>
          <w:bCs w:val="0"/>
          <w:rtl/>
        </w:rPr>
        <w:t>'.</w:t>
      </w:r>
    </w:p>
    <w:p w14:paraId="68D559A7" w14:textId="77777777" w:rsidR="00A05334" w:rsidRPr="00A456EF" w:rsidRDefault="00A05334" w:rsidP="00D67AD3">
      <w:pPr>
        <w:pStyle w:val="afff8"/>
        <w:spacing w:after="60"/>
        <w:rPr>
          <w:rtl/>
        </w:rPr>
      </w:pPr>
      <w:r w:rsidRPr="009C771B">
        <w:rPr>
          <w:rStyle w:val="afffd"/>
          <w:rFonts w:cs="BA Vilna Bold" w:hint="eastAsia"/>
          <w:bCs w:val="0"/>
          <w:rtl/>
        </w:rPr>
        <w:t>זה</w:t>
      </w:r>
      <w:r w:rsidRPr="009C771B">
        <w:rPr>
          <w:rStyle w:val="afffd"/>
          <w:rFonts w:cs="BA Vilna Bold"/>
          <w:bCs w:val="0"/>
          <w:rtl/>
        </w:rPr>
        <w:t xml:space="preserve"> </w:t>
      </w:r>
      <w:r w:rsidRPr="009C771B">
        <w:rPr>
          <w:rStyle w:val="afffd"/>
          <w:rFonts w:cs="BA Vilna Bold" w:hint="eastAsia"/>
          <w:bCs w:val="0"/>
          <w:rtl/>
        </w:rPr>
        <w:t>וזה</w:t>
      </w:r>
      <w:r w:rsidRPr="009C771B">
        <w:rPr>
          <w:rStyle w:val="afffd"/>
          <w:rFonts w:cs="BA Vilna Bold"/>
          <w:bCs w:val="0"/>
          <w:rtl/>
        </w:rPr>
        <w:t xml:space="preserve"> </w:t>
      </w:r>
      <w:r w:rsidRPr="009C771B">
        <w:rPr>
          <w:rStyle w:val="afffd"/>
          <w:rFonts w:cs="BA Vilna Bold" w:hint="eastAsia"/>
          <w:bCs w:val="0"/>
          <w:rtl/>
        </w:rPr>
        <w:t>מרובה</w:t>
      </w:r>
      <w:r w:rsidRPr="009C771B">
        <w:rPr>
          <w:rStyle w:val="afffd"/>
          <w:rFonts w:cs="BA Vilna Bold"/>
          <w:bCs w:val="0"/>
          <w:rtl/>
        </w:rPr>
        <w:t xml:space="preserve"> - </w:t>
      </w:r>
      <w:r w:rsidRPr="00A456EF">
        <w:rPr>
          <w:rStyle w:val="af4"/>
          <w:rFonts w:hint="cs"/>
          <w:rtl/>
        </w:rPr>
        <w:t>'</w:t>
      </w:r>
      <w:r w:rsidRPr="009C771B">
        <w:rPr>
          <w:rStyle w:val="af4"/>
          <w:rFonts w:hint="eastAsia"/>
          <w:rtl/>
        </w:rPr>
        <w:t>איש</w:t>
      </w:r>
      <w:r w:rsidRPr="009C771B">
        <w:rPr>
          <w:rStyle w:val="af4"/>
          <w:rtl/>
        </w:rPr>
        <w:t xml:space="preserve"> </w:t>
      </w:r>
      <w:r w:rsidRPr="009C771B">
        <w:rPr>
          <w:rStyle w:val="af4"/>
          <w:rFonts w:hint="eastAsia"/>
          <w:rtl/>
        </w:rPr>
        <w:t>כמתנת</w:t>
      </w:r>
      <w:r w:rsidRPr="009C771B">
        <w:rPr>
          <w:rStyle w:val="af4"/>
          <w:rtl/>
        </w:rPr>
        <w:t xml:space="preserve"> </w:t>
      </w:r>
      <w:r w:rsidRPr="009C771B">
        <w:rPr>
          <w:rStyle w:val="af4"/>
          <w:rFonts w:hint="eastAsia"/>
          <w:rtl/>
        </w:rPr>
        <w:t>ידו</w:t>
      </w:r>
      <w:r w:rsidRPr="00A456EF">
        <w:rPr>
          <w:rStyle w:val="af4"/>
          <w:rFonts w:hint="cs"/>
          <w:rtl/>
        </w:rPr>
        <w:t>,</w:t>
      </w:r>
      <w:r w:rsidRPr="009C771B">
        <w:rPr>
          <w:rStyle w:val="af4"/>
          <w:rtl/>
        </w:rPr>
        <w:t xml:space="preserve"> </w:t>
      </w:r>
      <w:r w:rsidRPr="009C771B">
        <w:rPr>
          <w:rStyle w:val="af4"/>
          <w:rFonts w:hint="eastAsia"/>
          <w:rtl/>
        </w:rPr>
        <w:t>כברכת</w:t>
      </w:r>
      <w:r w:rsidRPr="009C771B">
        <w:rPr>
          <w:rStyle w:val="af4"/>
          <w:rtl/>
        </w:rPr>
        <w:t xml:space="preserve"> ה' </w:t>
      </w:r>
      <w:r w:rsidRPr="009C771B">
        <w:rPr>
          <w:rStyle w:val="af4"/>
          <w:rFonts w:hint="eastAsia"/>
          <w:rtl/>
        </w:rPr>
        <w:t>אלהיך</w:t>
      </w:r>
      <w:r w:rsidRPr="009C771B">
        <w:rPr>
          <w:rStyle w:val="af4"/>
          <w:rtl/>
        </w:rPr>
        <w:t xml:space="preserve"> </w:t>
      </w:r>
      <w:r w:rsidRPr="009C771B">
        <w:rPr>
          <w:rStyle w:val="af4"/>
          <w:rFonts w:hint="eastAsia"/>
          <w:rtl/>
        </w:rPr>
        <w:t>אשר</w:t>
      </w:r>
      <w:r w:rsidRPr="009C771B">
        <w:rPr>
          <w:rStyle w:val="af4"/>
          <w:rtl/>
        </w:rPr>
        <w:t xml:space="preserve"> </w:t>
      </w:r>
      <w:r w:rsidRPr="009C771B">
        <w:rPr>
          <w:rStyle w:val="af4"/>
          <w:rFonts w:hint="eastAsia"/>
          <w:rtl/>
        </w:rPr>
        <w:t>נתן</w:t>
      </w:r>
      <w:r w:rsidRPr="009C771B">
        <w:rPr>
          <w:rStyle w:val="af4"/>
          <w:rtl/>
        </w:rPr>
        <w:t xml:space="preserve"> </w:t>
      </w:r>
      <w:r w:rsidRPr="009C771B">
        <w:rPr>
          <w:rStyle w:val="af4"/>
          <w:rFonts w:hint="eastAsia"/>
          <w:rtl/>
        </w:rPr>
        <w:t>לך</w:t>
      </w:r>
      <w:r w:rsidRPr="00A456EF">
        <w:rPr>
          <w:rStyle w:val="af4"/>
          <w:rFonts w:hint="cs"/>
          <w:rtl/>
        </w:rPr>
        <w:t>'</w:t>
      </w:r>
      <w:r w:rsidRPr="009C771B">
        <w:rPr>
          <w:rStyle w:val="af4"/>
          <w:rFonts w:ascii="BA Fontov Regular" w:hAnsi="BA Fontov Regular" w:cs="BA Vilna Bold"/>
          <w:spacing w:val="0"/>
          <w:rtl/>
          <w:rPrChange w:id="40022" w:author="Claude" w:date="2026-10-06T13:34:34Z">
            <w:rPr>
              <w:rStyle w:val="af4"/>
              <w:rFonts w:ascii="BA Fontov Regular" w:hAnsi="BA Fontov Regular" w:cs="BA Vilna Bold"/>
              <w:spacing w:val="0"/>
              <w:szCs w:val="18"/>
              <w:rtl/>
            </w:rPr>
          </w:rPrChange>
        </w:rPr>
        <w:t>.</w:t>
      </w:r>
    </w:p>
    <w:p w14:paraId="5FDC174C" w14:textId="77777777" w:rsidR="00C0473D" w:rsidRDefault="00A05334" w:rsidP="00731582">
      <w:pPr>
        <w:pStyle w:val="affff0"/>
        <w:rPr>
          <w:rFonts w:ascii="Fb Fontext" w:hAnsi="Fb Fontext"/>
          <w:rtl/>
        </w:rPr>
      </w:pPr>
      <w:ins w:id="9806" w:author="מספור קטעי משנה" w:date="2026-10-06T06:45:17Z">
        <w:r>
          <w:rPr>
            <w:rStyle w:val="MisparKeta"/>
          </w:rPr>
          <w:t xml:space="preserve">א. </w:t>
        </w:r>
      </w:ins>
      <w:r w:rsidRPr="00D22086">
        <w:rPr>
          <w:rStyle w:val="affff1"/>
          <w:rFonts w:hint="eastAsia"/>
          <w:spacing w:val="-4"/>
          <w:rtl/>
        </w:rPr>
        <w:t>שלמים</w:t>
      </w:r>
      <w:r w:rsidRPr="00D22086">
        <w:rPr>
          <w:rStyle w:val="affff1"/>
          <w:spacing w:val="-4"/>
          <w:rtl/>
        </w:rPr>
        <w:t xml:space="preserve"> </w:t>
      </w:r>
      <w:r w:rsidRPr="00D22086">
        <w:rPr>
          <w:rStyle w:val="affff1"/>
          <w:rFonts w:hint="eastAsia"/>
          <w:spacing w:val="-4"/>
          <w:rtl/>
        </w:rPr>
        <w:t>מר</w:t>
      </w:r>
      <w:r w:rsidRPr="00D22086">
        <w:rPr>
          <w:rStyle w:val="affff1"/>
          <w:rFonts w:hint="cs"/>
          <w:spacing w:val="-4"/>
          <w:rtl/>
        </w:rPr>
        <w:t>ו</w:t>
      </w:r>
      <w:r w:rsidRPr="00D22086">
        <w:rPr>
          <w:rStyle w:val="affff1"/>
          <w:rFonts w:hint="eastAsia"/>
          <w:spacing w:val="-4"/>
          <w:rtl/>
        </w:rPr>
        <w:t>בים</w:t>
      </w:r>
      <w:r w:rsidRPr="00D22086">
        <w:rPr>
          <w:rStyle w:val="affff1"/>
          <w:rFonts w:hint="cs"/>
          <w:spacing w:val="-4"/>
          <w:rtl/>
        </w:rPr>
        <w:t>.</w:t>
      </w:r>
    </w:p>
    <w:p w14:paraId="124C8602" w14:textId="540BB2ED" w:rsidR="00731582" w:rsidRDefault="00A05334" w:rsidP="00EA6D77">
      <w:pPr>
        <w:pStyle w:val="36"/>
        <w:framePr w:wrap="notBeside"/>
        <w:rPr>
          <w:rtl/>
        </w:rPr>
      </w:pPr>
      <w:r w:rsidRPr="00EA6D77">
        <w:rPr>
          <w:rFonts w:hint="eastAsia"/>
          <w:rtl/>
        </w:rPr>
        <w:t>לר</w:t>
      </w:r>
      <w:r w:rsidRPr="00EA6D77">
        <w:rPr>
          <w:rtl/>
        </w:rPr>
        <w:t>"ח</w:t>
      </w:r>
      <w:r w:rsidR="00731582">
        <w:rPr>
          <w:rtl/>
        </w:rPr>
        <w:t>:</w:t>
      </w:r>
    </w:p>
    <w:p w14:paraId="5BDD3907" w14:textId="678FCA30" w:rsidR="00A05334" w:rsidRPr="00EA6D77" w:rsidRDefault="00A05334" w:rsidP="00A07C53">
      <w:pPr>
        <w:rPr>
          <w:rFonts w:ascii="Fb Fontext" w:hAnsi="Fb Fontext"/>
          <w:rtl/>
        </w:rPr>
      </w:pPr>
      <w:r w:rsidRPr="00EA6D77">
        <w:rPr>
          <w:rFonts w:ascii="Fb Fontext" w:hAnsi="Fb Fontext" w:hint="cs"/>
          <w:rtl/>
        </w:rPr>
        <w:t xml:space="preserve">אף שאין לו - טופל </w:t>
      </w:r>
      <w:r w:rsidRPr="00EA6D77">
        <w:rPr>
          <w:rStyle w:val="affe"/>
          <w:rFonts w:hint="eastAsia"/>
          <w:rtl/>
        </w:rPr>
        <w:t>ממעשר</w:t>
      </w:r>
      <w:r w:rsidRPr="00EA6D77">
        <w:rPr>
          <w:rFonts w:ascii="Fb Fontext" w:hAnsi="Fb Fontext"/>
          <w:rtl/>
        </w:rPr>
        <w:t xml:space="preserve"> </w:t>
      </w:r>
      <w:r w:rsidRPr="00EA6D77">
        <w:rPr>
          <w:rFonts w:ascii="Fb Fontext" w:hAnsi="Fb Fontext" w:hint="cs"/>
          <w:rtl/>
        </w:rPr>
        <w:t>ומביא</w:t>
      </w:r>
      <w:r w:rsidRPr="00EA6D77">
        <w:rPr>
          <w:rFonts w:ascii="Fb Fontext" w:hAnsi="Fb Fontext"/>
          <w:rtl/>
        </w:rPr>
        <w:t xml:space="preserve"> </w:t>
      </w:r>
      <w:r w:rsidRPr="00EA6D77">
        <w:rPr>
          <w:rFonts w:ascii="Fb Fontext" w:hAnsi="Fb Fontext" w:cs="PFT_Frank" w:hint="eastAsia"/>
          <w:b/>
          <w:bCs/>
          <w:szCs w:val="14"/>
          <w:rtl/>
        </w:rPr>
        <w:t>פר</w:t>
      </w:r>
      <w:r w:rsidRPr="00EA6D77">
        <w:rPr>
          <w:rFonts w:ascii="Fb Fontext" w:hAnsi="Fb Fontext" w:cs="PFT_Frank"/>
          <w:b/>
          <w:bCs/>
          <w:szCs w:val="14"/>
          <w:rtl/>
        </w:rPr>
        <w:t xml:space="preserve"> </w:t>
      </w:r>
      <w:r w:rsidRPr="00EA6D77">
        <w:rPr>
          <w:rFonts w:ascii="Fb Fontext" w:hAnsi="Fb Fontext" w:cs="PFT_Frank" w:hint="eastAsia"/>
          <w:b/>
          <w:bCs/>
          <w:szCs w:val="14"/>
          <w:rtl/>
        </w:rPr>
        <w:t>גדול</w:t>
      </w:r>
      <w:r w:rsidRPr="00EA6D77">
        <w:rPr>
          <w:rFonts w:ascii="Fb Fontext" w:hAnsi="Fb Fontext" w:hint="cs"/>
          <w:rtl/>
        </w:rPr>
        <w:t>,</w:t>
      </w:r>
    </w:p>
    <w:p w14:paraId="3241448A" w14:textId="2816A1B1" w:rsidR="00731582" w:rsidRDefault="00A05334" w:rsidP="00353D4B">
      <w:pPr>
        <w:pStyle w:val="36"/>
        <w:framePr w:wrap="notBeside"/>
        <w:rPr>
          <w:rtl/>
        </w:rPr>
      </w:pPr>
      <w:r w:rsidRPr="0087008C">
        <w:rPr>
          <w:rFonts w:hint="eastAsia"/>
          <w:rtl/>
        </w:rPr>
        <w:t>אבל</w:t>
      </w:r>
      <w:r w:rsidRPr="0087008C">
        <w:rPr>
          <w:rtl/>
        </w:rPr>
        <w:t xml:space="preserve"> לר"ש</w:t>
      </w:r>
      <w:r w:rsidR="00731582">
        <w:rPr>
          <w:rtl/>
        </w:rPr>
        <w:t>:</w:t>
      </w:r>
    </w:p>
    <w:p w14:paraId="50E1A7D2" w14:textId="1CBDA3CA" w:rsidR="00A05334" w:rsidRDefault="00A05334" w:rsidP="00A07C53">
      <w:pPr>
        <w:rPr>
          <w:rStyle w:val="affe"/>
          <w:rtl/>
        </w:rPr>
      </w:pPr>
      <w:r>
        <w:rPr>
          <w:rFonts w:ascii="Fb Fontext" w:hAnsi="Fb Fontext" w:hint="cs"/>
          <w:rtl/>
        </w:rPr>
        <w:t>'</w:t>
      </w:r>
      <w:r w:rsidRPr="006F178A">
        <w:rPr>
          <w:rFonts w:ascii="Fb Fontext" w:hAnsi="Fb Fontext" w:hint="cs"/>
          <w:rtl/>
        </w:rPr>
        <w:t xml:space="preserve">טופלין </w:t>
      </w:r>
      <w:r w:rsidRPr="005E6BC8">
        <w:rPr>
          <w:rFonts w:ascii="Fb Fontext" w:hAnsi="Fb Fontext" w:cs="PFT_Frank" w:hint="eastAsia"/>
          <w:b/>
          <w:bCs/>
          <w:szCs w:val="14"/>
          <w:rtl/>
        </w:rPr>
        <w:t>אף</w:t>
      </w:r>
      <w:r w:rsidRPr="005E6BC8">
        <w:rPr>
          <w:rFonts w:ascii="Fb Fontext" w:hAnsi="Fb Fontext" w:cs="PFT_Frank"/>
          <w:b/>
          <w:bCs/>
          <w:szCs w:val="14"/>
          <w:rtl/>
        </w:rPr>
        <w:t xml:space="preserve"> </w:t>
      </w:r>
      <w:r w:rsidRPr="005E6BC8">
        <w:rPr>
          <w:rFonts w:ascii="Fb Fontext" w:hAnsi="Fb Fontext" w:cs="PFT_Frank" w:hint="eastAsia"/>
          <w:b/>
          <w:bCs/>
          <w:szCs w:val="14"/>
          <w:rtl/>
        </w:rPr>
        <w:t>מבהמה</w:t>
      </w:r>
      <w:r w:rsidRPr="005E6BC8">
        <w:rPr>
          <w:rFonts w:ascii="Fb Fontext" w:hAnsi="Fb Fontext" w:cs="PFT_Frank"/>
          <w:b/>
          <w:bCs/>
          <w:szCs w:val="14"/>
          <w:rtl/>
        </w:rPr>
        <w:t xml:space="preserve"> </w:t>
      </w:r>
      <w:r w:rsidRPr="005E6BC8">
        <w:rPr>
          <w:rFonts w:ascii="Fb Fontext" w:hAnsi="Fb Fontext" w:cs="PFT_Frank" w:hint="eastAsia"/>
          <w:b/>
          <w:bCs/>
          <w:szCs w:val="14"/>
          <w:rtl/>
        </w:rPr>
        <w:t>לבהמה</w:t>
      </w:r>
      <w:r>
        <w:rPr>
          <w:rFonts w:ascii="Fb Fontext" w:hAnsi="Fb Fontext" w:hint="cs"/>
          <w:rtl/>
        </w:rPr>
        <w:t>',</w:t>
      </w:r>
      <w:r w:rsidRPr="006F178A">
        <w:rPr>
          <w:rFonts w:ascii="Fb Fontext" w:hAnsi="Fb Fontext"/>
          <w:rtl/>
        </w:rPr>
        <w:t xml:space="preserve"> </w:t>
      </w:r>
      <w:r w:rsidRPr="009C771B">
        <w:rPr>
          <w:rStyle w:val="affe"/>
          <w:rFonts w:hint="eastAsia"/>
          <w:rtl/>
        </w:rPr>
        <w:t>לא</w:t>
      </w:r>
      <w:r w:rsidRPr="009C771B">
        <w:rPr>
          <w:rStyle w:val="affe"/>
          <w:rtl/>
        </w:rPr>
        <w:t xml:space="preserve"> </w:t>
      </w:r>
      <w:r w:rsidRPr="009C771B">
        <w:rPr>
          <w:rStyle w:val="affe"/>
          <w:rFonts w:hint="eastAsia"/>
          <w:rtl/>
        </w:rPr>
        <w:t>כחזקיה</w:t>
      </w:r>
      <w:r w:rsidRPr="009C771B">
        <w:rPr>
          <w:rStyle w:val="affe"/>
          <w:rtl/>
        </w:rPr>
        <w:t xml:space="preserve"> </w:t>
      </w:r>
      <w:r w:rsidRPr="009C771B">
        <w:rPr>
          <w:rStyle w:val="affe"/>
          <w:rFonts w:hint="eastAsia"/>
          <w:rtl/>
        </w:rPr>
        <w:t>ולא</w:t>
      </w:r>
      <w:r w:rsidRPr="009C771B">
        <w:rPr>
          <w:rStyle w:val="affe"/>
          <w:rtl/>
        </w:rPr>
        <w:t xml:space="preserve"> </w:t>
      </w:r>
      <w:r>
        <w:rPr>
          <w:rStyle w:val="affc"/>
          <w:rFonts w:hint="eastAsia"/>
          <w:rtl/>
          <w:rPrChange w:id="9006" w:author="מנוע אמוראים" w:date="2026-10-05T16:41:31Z">
            <w:rPr>
              <w:rStyle w:val="affe"/>
              <w:rFonts w:hint="eastAsia"/>
              <w:rtl/>
            </w:rPr>
          </w:rPrChange>
        </w:rPr>
        <w:t xml:space="preserve">כרי</w:t>
      </w:r>
      <w:r>
        <w:rPr>
          <w:rStyle w:val="affc"/>
          <w:rtl/>
          <w:rPrChange w:id="9007" w:author="מנוע אמוראים" w:date="2026-10-05T16:41:31Z">
            <w:rPr>
              <w:rStyle w:val="affe"/>
              <w:rtl/>
            </w:rPr>
          </w:rPrChange>
        </w:rPr>
        <w:t xml:space="preserve">"</w:t>
      </w:r>
      <w:r>
        <w:rPr>
          <w:rStyle w:val="affc"/>
          <w:rFonts w:hint="eastAsia"/>
          <w:rtl/>
          <w:rPrChange w:id="9008" w:author="מנוע אמוראים" w:date="2026-10-05T16:41:31Z">
            <w:rPr>
              <w:rStyle w:val="affe"/>
              <w:rFonts w:hint="eastAsia"/>
              <w:rtl/>
            </w:rPr>
          </w:rPrChange>
        </w:rPr>
        <w:t xml:space="preserve">ו</w:t>
      </w:r>
      <w:r>
        <w:rPr>
          <w:rStyle w:val="affe"/>
          <w:rFonts w:hint="cs"/>
          <w:rtl/>
        </w:rPr>
        <w:t>,</w:t>
      </w:r>
    </w:p>
    <w:p w14:paraId="5066B66E" w14:textId="1B983E67" w:rsidR="00731582" w:rsidRDefault="00A05334" w:rsidP="00353D4B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ומ</w:t>
      </w:r>
      <w:r w:rsidRPr="0087008C">
        <w:rPr>
          <w:rFonts w:hint="eastAsia"/>
          <w:rtl/>
        </w:rPr>
        <w:t>פרש</w:t>
      </w:r>
      <w:r w:rsidRPr="0087008C">
        <w:rPr>
          <w:rtl/>
        </w:rPr>
        <w:t xml:space="preserve"> הברייתא</w:t>
      </w:r>
      <w:r w:rsidR="00731582">
        <w:rPr>
          <w:rtl/>
        </w:rPr>
        <w:t>:</w:t>
      </w:r>
    </w:p>
    <w:p w14:paraId="75E5C3E5" w14:textId="77777777" w:rsidR="00C0473D" w:rsidRDefault="00A05334" w:rsidP="00D46BD2">
      <w:pPr>
        <w:rPr>
          <w:rFonts w:ascii="MS Mincho" w:hAnsi="MS Mincho"/>
          <w:rtl/>
        </w:rPr>
      </w:pPr>
      <w:r w:rsidRPr="005E6BC8">
        <w:rPr>
          <w:rFonts w:cs="PFT_Frank"/>
          <w:b/>
          <w:bCs/>
          <w:szCs w:val="14"/>
          <w:rtl/>
        </w:rPr>
        <w:t>'</w:t>
      </w:r>
      <w:r w:rsidRPr="005E6BC8">
        <w:rPr>
          <w:rFonts w:cs="PFT_Frank" w:hint="eastAsia"/>
          <w:b/>
          <w:bCs/>
          <w:szCs w:val="14"/>
          <w:rtl/>
        </w:rPr>
        <w:t>דמי</w:t>
      </w:r>
      <w:r w:rsidRPr="005E6BC8">
        <w:rPr>
          <w:rFonts w:cs="PFT_Frank"/>
          <w:b/>
          <w:bCs/>
          <w:szCs w:val="14"/>
          <w:rtl/>
        </w:rPr>
        <w:t>'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אכילה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ראשונה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מהחולין</w:t>
      </w:r>
      <w:r w:rsidRPr="009C771B">
        <w:rPr>
          <w:rStyle w:val="affe"/>
          <w:rtl/>
        </w:rPr>
        <w:t xml:space="preserve"> בבהמה </w:t>
      </w:r>
      <w:r w:rsidRPr="009C771B">
        <w:rPr>
          <w:rStyle w:val="affe"/>
          <w:rFonts w:hint="eastAsia"/>
          <w:b/>
          <w:bCs/>
          <w:rtl/>
        </w:rPr>
        <w:t>או</w:t>
      </w:r>
      <w:r w:rsidRPr="009C771B">
        <w:rPr>
          <w:rStyle w:val="affe"/>
          <w:rtl/>
        </w:rPr>
        <w:t xml:space="preserve"> מעות.</w:t>
      </w:r>
    </w:p>
    <w:p w14:paraId="793BD63F" w14:textId="1976995A" w:rsidR="00A05334" w:rsidRDefault="00A05334" w:rsidP="00353D4B">
      <w:pPr>
        <w:pStyle w:val="afffff"/>
        <w:rPr>
          <w:rtl/>
        </w:rPr>
      </w:pPr>
      <w:r w:rsidRPr="005E6BC8">
        <w:rPr>
          <w:rFonts w:hint="eastAsia"/>
          <w:rtl/>
        </w:rPr>
        <w:t>הפריש</w:t>
      </w:r>
      <w:r w:rsidRPr="005E6BC8">
        <w:rPr>
          <w:rtl/>
        </w:rPr>
        <w:t xml:space="preserve"> </w:t>
      </w:r>
      <w:r w:rsidRPr="005E6BC8">
        <w:rPr>
          <w:rFonts w:hint="eastAsia"/>
          <w:rtl/>
        </w:rPr>
        <w:t>י</w:t>
      </w:r>
      <w:r w:rsidRPr="005E6BC8">
        <w:rPr>
          <w:rtl/>
        </w:rPr>
        <w:t>'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בהמות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לחגיג</w:t>
      </w:r>
      <w:r>
        <w:rPr>
          <w:rFonts w:hint="cs"/>
          <w:rtl/>
        </w:rPr>
        <w:t>ה</w:t>
      </w:r>
      <w:r w:rsidRPr="006F178A">
        <w:rPr>
          <w:rtl/>
        </w:rPr>
        <w:t xml:space="preserve">, </w:t>
      </w:r>
      <w:r w:rsidRPr="005E6BC8">
        <w:rPr>
          <w:rFonts w:hint="eastAsia"/>
          <w:rtl/>
        </w:rPr>
        <w:t>והקריב</w:t>
      </w:r>
      <w:r w:rsidRPr="006F178A">
        <w:rPr>
          <w:rtl/>
        </w:rPr>
        <w:t xml:space="preserve"> </w:t>
      </w:r>
      <w:r w:rsidRPr="005E6BC8">
        <w:rPr>
          <w:rFonts w:hint="eastAsia"/>
          <w:rtl/>
        </w:rPr>
        <w:t>ה</w:t>
      </w:r>
      <w:r w:rsidRPr="005E6BC8">
        <w:rPr>
          <w:rtl/>
        </w:rPr>
        <w:t>'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ביו</w:t>
      </w:r>
      <w:r>
        <w:rPr>
          <w:rFonts w:hint="cs"/>
          <w:rtl/>
        </w:rPr>
        <w:t>ם</w:t>
      </w:r>
      <w:r w:rsidRPr="006F178A">
        <w:rPr>
          <w:rFonts w:hint="cs"/>
          <w:rtl/>
        </w:rPr>
        <w:t xml:space="preserve"> </w:t>
      </w:r>
      <w:r>
        <w:rPr>
          <w:rFonts w:hint="cs"/>
          <w:rtl/>
        </w:rPr>
        <w:t>ראשון:</w:t>
      </w:r>
    </w:p>
    <w:p w14:paraId="10B61727" w14:textId="76546D3F" w:rsidR="00731582" w:rsidRDefault="00A05334" w:rsidP="00353D4B">
      <w:pPr>
        <w:pStyle w:val="36"/>
        <w:framePr w:wrap="notBeside"/>
        <w:rPr>
          <w:rtl/>
        </w:rPr>
      </w:pPr>
      <w:r w:rsidRPr="0087008C">
        <w:rPr>
          <w:rFonts w:hint="eastAsia"/>
          <w:rtl/>
        </w:rPr>
        <w:t>לר</w:t>
      </w:r>
      <w:r w:rsidRPr="0087008C">
        <w:rPr>
          <w:rtl/>
        </w:rPr>
        <w:t>"</w:t>
      </w:r>
      <w:r w:rsidRPr="0087008C">
        <w:rPr>
          <w:rFonts w:hint="eastAsia"/>
          <w:rtl/>
        </w:rPr>
        <w:t>ל</w:t>
      </w:r>
      <w:r w:rsidR="00731582">
        <w:rPr>
          <w:rFonts w:hint="cs"/>
          <w:rtl/>
        </w:rPr>
        <w:t>:</w:t>
      </w:r>
    </w:p>
    <w:p w14:paraId="07971ED5" w14:textId="0F7182DD" w:rsidR="00A05334" w:rsidRPr="00D22086" w:rsidRDefault="00353D4B" w:rsidP="00A07C53">
      <w:pPr>
        <w:rPr>
          <w:spacing w:val="-2"/>
          <w:rtl/>
        </w:rPr>
      </w:pPr>
      <w:r>
        <w:rPr>
          <w:rFonts w:ascii="Fb Fontext" w:hAnsi="Fb Fontext" w:cs="PFT_Frank" w:hint="cs"/>
          <w:b/>
          <w:bCs/>
          <w:spacing w:val="-2"/>
          <w:szCs w:val="14"/>
          <w:rtl/>
        </w:rPr>
        <w:t>מ</w:t>
      </w:r>
      <w:r w:rsidR="00A05334" w:rsidRPr="00D22086">
        <w:rPr>
          <w:rFonts w:ascii="Fb Fontext" w:hAnsi="Fb Fontext" w:cs="PFT_Frank" w:hint="eastAsia"/>
          <w:b/>
          <w:bCs/>
          <w:spacing w:val="-2"/>
          <w:szCs w:val="14"/>
          <w:rtl/>
        </w:rPr>
        <w:t>קריב</w:t>
      </w:r>
      <w:r w:rsidR="00A05334" w:rsidRPr="00D22086">
        <w:rPr>
          <w:rFonts w:ascii="Fb Fontext" w:hAnsi="Fb Fontext" w:cs="PFT_Frank"/>
          <w:b/>
          <w:bCs/>
          <w:spacing w:val="-2"/>
          <w:szCs w:val="14"/>
          <w:rtl/>
        </w:rPr>
        <w:t xml:space="preserve"> </w:t>
      </w:r>
      <w:r w:rsidR="00A05334" w:rsidRPr="00D22086">
        <w:rPr>
          <w:rFonts w:ascii="Fb Fontext" w:hAnsi="Fb Fontext" w:cs="PFT_Frank" w:hint="eastAsia"/>
          <w:b/>
          <w:bCs/>
          <w:spacing w:val="-2"/>
          <w:szCs w:val="14"/>
          <w:rtl/>
        </w:rPr>
        <w:t>ה</w:t>
      </w:r>
      <w:r w:rsidR="00A05334" w:rsidRPr="00D22086">
        <w:rPr>
          <w:rFonts w:ascii="Fb Fontext" w:hAnsi="Fb Fontext" w:cs="PFT_Frank"/>
          <w:b/>
          <w:bCs/>
          <w:spacing w:val="-2"/>
          <w:szCs w:val="14"/>
          <w:rtl/>
        </w:rPr>
        <w:t>'</w:t>
      </w:r>
      <w:r w:rsidR="00A05334" w:rsidRPr="00D22086">
        <w:rPr>
          <w:rFonts w:ascii="Fb Fontext" w:hAnsi="Fb Fontext"/>
          <w:spacing w:val="-2"/>
          <w:rtl/>
        </w:rPr>
        <w:t xml:space="preserve"> </w:t>
      </w:r>
      <w:r w:rsidR="00A05334" w:rsidRPr="00D22086">
        <w:rPr>
          <w:rFonts w:ascii="Fb Fontext" w:hAnsi="Fb Fontext" w:cs="PFT_Frank" w:hint="eastAsia"/>
          <w:b/>
          <w:bCs/>
          <w:spacing w:val="-2"/>
          <w:szCs w:val="14"/>
          <w:rtl/>
        </w:rPr>
        <w:t>השניים</w:t>
      </w:r>
      <w:r w:rsidR="00A05334" w:rsidRPr="00D22086">
        <w:rPr>
          <w:rFonts w:ascii="Fb Fontext" w:hAnsi="Fb Fontext" w:hint="cs"/>
          <w:spacing w:val="-2"/>
          <w:rtl/>
        </w:rPr>
        <w:t xml:space="preserve"> ביום שני,</w:t>
      </w:r>
      <w:r w:rsidR="001E3674" w:rsidRPr="00D22086">
        <w:rPr>
          <w:rFonts w:ascii="Fb Fontext" w:hAnsi="Fb Fontext"/>
          <w:spacing w:val="-2"/>
          <w:rtl/>
        </w:rPr>
        <w:t xml:space="preserve"> </w:t>
      </w:r>
      <w:r w:rsidR="00A05334" w:rsidRPr="00D22086">
        <w:rPr>
          <w:rStyle w:val="affc"/>
          <w:rFonts w:hint="eastAsia"/>
          <w:spacing w:val="-2"/>
          <w:rtl/>
        </w:rPr>
        <w:t>לרי</w:t>
      </w:r>
      <w:r w:rsidR="00A05334" w:rsidRPr="00D22086">
        <w:rPr>
          <w:rStyle w:val="affc"/>
          <w:spacing w:val="-2"/>
          <w:rtl/>
        </w:rPr>
        <w:t>"ו:</w:t>
      </w:r>
      <w:r w:rsidR="00A05334" w:rsidRPr="00D22086">
        <w:rPr>
          <w:rFonts w:ascii="Fb Fontext" w:hAnsi="Fb Fontext" w:hint="cs"/>
          <w:spacing w:val="-2"/>
          <w:rtl/>
        </w:rPr>
        <w:t xml:space="preserve"> </w:t>
      </w:r>
      <w:r w:rsidR="00A05334" w:rsidRPr="00D22086">
        <w:rPr>
          <w:rFonts w:ascii="Fb Fontext" w:hAnsi="Fb Fontext" w:cs="PFT_Frank" w:hint="eastAsia"/>
          <w:b/>
          <w:bCs/>
          <w:spacing w:val="-2"/>
          <w:szCs w:val="14"/>
          <w:rtl/>
        </w:rPr>
        <w:t>אינו</w:t>
      </w:r>
      <w:r w:rsidR="00A05334" w:rsidRPr="00D22086">
        <w:rPr>
          <w:rFonts w:ascii="Fb Fontext" w:hAnsi="Fb Fontext" w:cs="PFT_Frank"/>
          <w:b/>
          <w:bCs/>
          <w:spacing w:val="-2"/>
          <w:szCs w:val="14"/>
          <w:rtl/>
        </w:rPr>
        <w:t xml:space="preserve"> </w:t>
      </w:r>
      <w:r w:rsidR="00A05334" w:rsidRPr="00D22086">
        <w:rPr>
          <w:rFonts w:ascii="Fb Fontext" w:hAnsi="Fb Fontext" w:cs="PFT_Frank" w:hint="eastAsia"/>
          <w:b/>
          <w:bCs/>
          <w:spacing w:val="-2"/>
          <w:szCs w:val="14"/>
          <w:rtl/>
        </w:rPr>
        <w:t>מקריב</w:t>
      </w:r>
      <w:r w:rsidR="00A05334" w:rsidRPr="00D22086">
        <w:rPr>
          <w:rFonts w:hint="cs"/>
          <w:spacing w:val="-2"/>
          <w:rtl/>
        </w:rPr>
        <w:t xml:space="preserve"> </w:t>
      </w:r>
      <w:r w:rsidR="00A05334" w:rsidRPr="00D22086">
        <w:rPr>
          <w:rStyle w:val="affe"/>
          <w:rFonts w:hint="eastAsia"/>
          <w:spacing w:val="-2"/>
          <w:rtl/>
        </w:rPr>
        <w:t>בל</w:t>
      </w:r>
      <w:r w:rsidR="00A05334" w:rsidRPr="00D22086">
        <w:rPr>
          <w:rStyle w:val="affe"/>
          <w:spacing w:val="-2"/>
          <w:rtl/>
        </w:rPr>
        <w:t xml:space="preserve"> </w:t>
      </w:r>
      <w:r w:rsidR="00A05334" w:rsidRPr="00D22086">
        <w:rPr>
          <w:rStyle w:val="affe"/>
          <w:rFonts w:hint="eastAsia"/>
          <w:spacing w:val="-2"/>
          <w:rtl/>
        </w:rPr>
        <w:t>תוסיף</w:t>
      </w:r>
      <w:r w:rsidR="00A05334" w:rsidRPr="00D22086">
        <w:rPr>
          <w:rStyle w:val="affe"/>
          <w:spacing w:val="-2"/>
          <w:rtl/>
        </w:rPr>
        <w:t>.</w:t>
      </w:r>
    </w:p>
    <w:p w14:paraId="6ABE9F5C" w14:textId="533C2EA8" w:rsidR="00731582" w:rsidRDefault="00A05334" w:rsidP="00353D4B">
      <w:pPr>
        <w:pStyle w:val="36"/>
        <w:framePr w:wrap="notBeside"/>
        <w:rPr>
          <w:rtl/>
        </w:rPr>
      </w:pPr>
      <w:r w:rsidRPr="0087008C">
        <w:rPr>
          <w:rFonts w:hint="eastAsia"/>
          <w:rtl/>
        </w:rPr>
        <w:t>רב</w:t>
      </w:r>
      <w:r w:rsidRPr="0087008C">
        <w:rPr>
          <w:rtl/>
        </w:rPr>
        <w:t xml:space="preserve"> </w:t>
      </w:r>
      <w:r w:rsidRPr="0087008C">
        <w:rPr>
          <w:rFonts w:hint="eastAsia"/>
          <w:rtl/>
        </w:rPr>
        <w:t>אבא</w:t>
      </w:r>
      <w:r w:rsidR="00731582">
        <w:rPr>
          <w:rFonts w:hint="cs"/>
          <w:rtl/>
        </w:rPr>
        <w:t>:</w:t>
      </w:r>
    </w:p>
    <w:p w14:paraId="4B86933E" w14:textId="34A2F5DB" w:rsidR="00A05334" w:rsidRPr="006F178A" w:rsidRDefault="00A05334" w:rsidP="00A07C53">
      <w:pPr>
        <w:rPr>
          <w:rtl/>
        </w:rPr>
      </w:pPr>
      <w:r>
        <w:rPr>
          <w:rStyle w:val="affc"/>
          <w:rFonts w:hint="cs"/>
          <w:rtl/>
        </w:rPr>
        <w:t>לא חלקו</w:t>
      </w:r>
      <w:r w:rsidRPr="009C771B">
        <w:rPr>
          <w:rStyle w:val="affc"/>
          <w:rtl/>
        </w:rPr>
        <w:t>:</w:t>
      </w:r>
      <w:r w:rsidRPr="006F178A">
        <w:rPr>
          <w:rFonts w:hint="cs"/>
          <w:rtl/>
        </w:rPr>
        <w:t xml:space="preserve"> </w:t>
      </w:r>
      <w:r>
        <w:rPr>
          <w:rStyle w:val="affc"/>
          <w:rtl/>
        </w:rPr>
        <w:tab/>
      </w:r>
      <w:r w:rsidRPr="003B4926">
        <w:rPr>
          <w:rStyle w:val="affc"/>
          <w:rFonts w:hint="cs"/>
          <w:rtl/>
        </w:rPr>
        <w:t>ר"ל</w:t>
      </w:r>
      <w:r>
        <w:rPr>
          <w:rFonts w:hint="cs"/>
          <w:rtl/>
        </w:rPr>
        <w:t>: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במפרש</w:t>
      </w:r>
      <w:r>
        <w:rPr>
          <w:rFonts w:hint="cs"/>
          <w:rtl/>
        </w:rPr>
        <w:t xml:space="preserve"> </w:t>
      </w:r>
      <w:r w:rsidRPr="009C771B">
        <w:rPr>
          <w:rStyle w:val="affe"/>
          <w:rFonts w:hint="eastAsia"/>
          <w:rtl/>
        </w:rPr>
        <w:t>ליום</w:t>
      </w:r>
      <w:r w:rsidRPr="009C771B">
        <w:rPr>
          <w:rStyle w:val="affe"/>
          <w:rtl/>
        </w:rPr>
        <w:t xml:space="preserve"> </w:t>
      </w:r>
      <w:r w:rsidRPr="009C771B">
        <w:rPr>
          <w:rStyle w:val="affe"/>
          <w:rFonts w:hint="eastAsia"/>
          <w:rtl/>
        </w:rPr>
        <w:t>א</w:t>
      </w:r>
      <w:r>
        <w:rPr>
          <w:rStyle w:val="affe"/>
          <w:rFonts w:hint="cs"/>
          <w:rtl/>
        </w:rPr>
        <w:t>',</w:t>
      </w:r>
      <w:r>
        <w:rPr>
          <w:rFonts w:hint="cs"/>
          <w:rtl/>
        </w:rPr>
        <w:t xml:space="preserve"> 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 </w:t>
      </w:r>
      <w:r w:rsidRPr="009C771B">
        <w:rPr>
          <w:rStyle w:val="affc"/>
          <w:rFonts w:hint="eastAsia"/>
          <w:rtl/>
        </w:rPr>
        <w:t>רי</w:t>
      </w:r>
      <w:r w:rsidRPr="009C771B">
        <w:rPr>
          <w:rStyle w:val="affc"/>
          <w:rtl/>
        </w:rPr>
        <w:t>"</w:t>
      </w:r>
      <w:r w:rsidRPr="009C771B">
        <w:rPr>
          <w:rStyle w:val="affc"/>
          <w:rFonts w:hint="eastAsia"/>
          <w:rtl/>
        </w:rPr>
        <w:t>ו</w:t>
      </w:r>
      <w:r w:rsidRPr="004A3196">
        <w:rPr>
          <w:rStyle w:val="affc"/>
          <w:rFonts w:hint="cs"/>
          <w:rtl/>
        </w:rPr>
        <w:t>:</w:t>
      </w:r>
      <w:r w:rsidR="00353D4B">
        <w:rPr>
          <w:rStyle w:val="affc"/>
          <w:rFonts w:hint="cs"/>
          <w:rtl/>
        </w:rPr>
        <w:t xml:space="preserve"> </w:t>
      </w:r>
      <w:r w:rsidRPr="009C771B">
        <w:rPr>
          <w:rStyle w:val="affc"/>
          <w:rFonts w:hint="eastAsia"/>
          <w:rtl/>
        </w:rPr>
        <w:t>א</w:t>
      </w:r>
      <w:r w:rsidRPr="009C771B">
        <w:rPr>
          <w:rStyle w:val="affc"/>
          <w:rtl/>
        </w:rPr>
        <w:t>.</w:t>
      </w:r>
      <w:r>
        <w:rPr>
          <w:rFonts w:hint="cs"/>
          <w:rtl/>
        </w:rPr>
        <w:t xml:space="preserve"> </w:t>
      </w:r>
      <w:r w:rsidRPr="006F178A">
        <w:rPr>
          <w:rFonts w:hint="cs"/>
          <w:rtl/>
        </w:rPr>
        <w:t>בסתם</w:t>
      </w:r>
      <w:r>
        <w:rPr>
          <w:rFonts w:hint="cs"/>
          <w:rtl/>
        </w:rPr>
        <w:t>,</w:t>
      </w:r>
    </w:p>
    <w:p w14:paraId="04CB7E67" w14:textId="363A088E" w:rsidR="00A05334" w:rsidRDefault="00A05334" w:rsidP="00A07C53">
      <w:pPr>
        <w:rPr>
          <w:rtl/>
        </w:rPr>
      </w:pPr>
      <w:r w:rsidRPr="009C771B">
        <w:rPr>
          <w:rStyle w:val="affc"/>
          <w:rFonts w:hint="eastAsia"/>
          <w:rtl/>
        </w:rPr>
        <w:t>ב</w:t>
      </w:r>
      <w:r w:rsidRPr="009C771B">
        <w:rPr>
          <w:rStyle w:val="affc"/>
          <w:rtl/>
        </w:rPr>
        <w:t xml:space="preserve">. </w:t>
      </w:r>
      <w:r>
        <w:rPr>
          <w:rFonts w:hint="cs"/>
          <w:rtl/>
        </w:rPr>
        <w:t>ויש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שהות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ביום</w:t>
      </w:r>
      <w:r>
        <w:rPr>
          <w:rFonts w:hint="cs"/>
          <w:rtl/>
        </w:rPr>
        <w:t>,</w:t>
      </w:r>
      <w:r w:rsidRPr="006F178A">
        <w:rPr>
          <w:rtl/>
        </w:rPr>
        <w:t xml:space="preserve"> </w:t>
      </w:r>
      <w:r w:rsidRPr="003175D2">
        <w:rPr>
          <w:rStyle w:val="affc"/>
          <w:rFonts w:hint="eastAsia"/>
          <w:rtl/>
        </w:rPr>
        <w:t>ג</w:t>
      </w:r>
      <w:r w:rsidRPr="003175D2">
        <w:rPr>
          <w:rStyle w:val="affc"/>
          <w:rtl/>
        </w:rPr>
        <w:t xml:space="preserve">. </w:t>
      </w:r>
      <w:r w:rsidRPr="006F178A">
        <w:rPr>
          <w:rFonts w:hint="cs"/>
          <w:rtl/>
        </w:rPr>
        <w:t>ו</w:t>
      </w:r>
      <w:r>
        <w:rPr>
          <w:rFonts w:hint="cs"/>
          <w:rtl/>
        </w:rPr>
        <w:t>יש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</w:t>
      </w:r>
      <w:r>
        <w:rPr>
          <w:rFonts w:hint="cs"/>
          <w:rtl/>
        </w:rPr>
        <w:t>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אוכלי</w:t>
      </w:r>
      <w:r>
        <w:rPr>
          <w:rFonts w:hint="cs"/>
          <w:rtl/>
        </w:rPr>
        <w:t xml:space="preserve">ם, </w:t>
      </w:r>
      <w:r w:rsidRPr="005E6BC8">
        <w:rPr>
          <w:rFonts w:cs="PFT_Frank" w:hint="eastAsia"/>
          <w:b/>
          <w:bCs/>
          <w:szCs w:val="14"/>
          <w:rtl/>
        </w:rPr>
        <w:t>ומדלא</w:t>
      </w:r>
      <w:r w:rsidRPr="005E6BC8">
        <w:rPr>
          <w:rFonts w:cs="PFT_Frank"/>
          <w:b/>
          <w:bCs/>
          <w:szCs w:val="14"/>
          <w:rtl/>
        </w:rPr>
        <w:t xml:space="preserve"> </w:t>
      </w:r>
      <w:r w:rsidRPr="005E6BC8">
        <w:rPr>
          <w:rFonts w:cs="PFT_Frank" w:hint="eastAsia"/>
          <w:b/>
          <w:bCs/>
          <w:szCs w:val="14"/>
          <w:rtl/>
        </w:rPr>
        <w:t>הקריב</w:t>
      </w:r>
      <w:r w:rsidRPr="005E6BC8">
        <w:rPr>
          <w:rFonts w:cs="PFT_Frank"/>
          <w:b/>
          <w:bCs/>
          <w:szCs w:val="14"/>
          <w:rtl/>
        </w:rPr>
        <w:t xml:space="preserve"> - </w:t>
      </w:r>
      <w:r w:rsidRPr="005E6BC8">
        <w:rPr>
          <w:rFonts w:cs="PFT_Frank" w:hint="eastAsia"/>
          <w:b/>
          <w:bCs/>
          <w:szCs w:val="14"/>
          <w:rtl/>
        </w:rPr>
        <w:t>שיירם</w:t>
      </w:r>
      <w:r>
        <w:rPr>
          <w:rFonts w:hint="cs"/>
          <w:rtl/>
        </w:rPr>
        <w:t>.</w:t>
      </w:r>
    </w:p>
    <w:p w14:paraId="50796D75" w14:textId="516A1F5C" w:rsidR="007B70FC" w:rsidRPr="00CF5484" w:rsidRDefault="00731582" w:rsidP="00CF5484">
      <w:pPr>
        <w:pStyle w:val="afff1"/>
      </w:pPr>
      <w:r>
        <w:rPr>
          <w:rFonts w:hint="cs"/>
          <w:rtl/>
        </w:rPr>
        <w:t>****</w:t>
      </w:r>
    </w:p>
    <w:p w14:paraId="255612D0" w14:textId="77777777" w:rsidR="00A05334" w:rsidRPr="00E23DAD" w:rsidRDefault="00A05334" w:rsidP="00A7758B">
      <w:pPr>
        <w:pStyle w:val="afff3"/>
        <w:framePr w:wrap="around"/>
        <w:rPr>
          <w:rStyle w:val="afffd"/>
          <w:rFonts w:cs="PFT_Frank"/>
          <w:sz w:val="20"/>
          <w:szCs w:val="14"/>
          <w:rtl/>
        </w:rPr>
      </w:pPr>
      <w:r w:rsidRPr="006F178A">
        <w:rPr>
          <w:rFonts w:hint="cs"/>
          <w:rtl/>
        </w:rPr>
        <w:t>ט.</w:t>
      </w:r>
    </w:p>
    <w:p>
      <w:pPr>
        <w:pStyle w:val="MishnaBatzad"/>
        <w:rPr>
          <w:ins w:id="20093" w:author="קלוד" w:date="2026-10-06T10:08:30Z"/>
        </w:rPr>
      </w:pPr>
      <w:ins w:id="20092" w:author="קלוד" w:date="2026-10-06T10:08:30Z">
        <w:r>
          <w:t xml:space="preserve">משנה ו</w:t>
        </w:r>
      </w:ins>
    </w:p>
    <w:p w14:paraId="721C6956" w14:textId="77777777" w:rsidR="00A05334" w:rsidRPr="00120D88" w:rsidRDefault="00A05334" w:rsidP="00A07C53">
      <w:pPr>
        <w:pStyle w:val="afff8"/>
        <w:spacing w:before="120"/>
        <w:rPr>
          <w:rStyle w:val="afffd"/>
          <w:rFonts w:cs="BA Vilna Bold"/>
          <w:bCs w:val="0"/>
          <w:spacing w:val="0"/>
          <w:rtl/>
        </w:rPr>
        <w:pPrChange w:id="90004" w:author="קלוד" w:date="2026-10-08T12:08:16Z">
          <w:pPr>
            <w:pStyle w:val="afff8"/>
          </w:pPr>
        </w:pPrChange>
      </w:pPr>
      <w:r w:rsidRPr="00120D88">
        <w:rPr>
          <w:rStyle w:val="afffd"/>
          <w:rFonts w:cs="BA Vilna Bold" w:hint="eastAsia"/>
          <w:bCs w:val="0"/>
          <w:spacing w:val="0"/>
          <w:rtl/>
        </w:rPr>
        <w:t>מי</w:t>
      </w:r>
      <w:r w:rsidRPr="00120D88">
        <w:rPr>
          <w:rStyle w:val="afffd"/>
          <w:rFonts w:cs="BA Vilna Bold"/>
          <w:bCs w:val="0"/>
          <w:spacing w:val="0"/>
          <w:rtl/>
        </w:rPr>
        <w:t xml:space="preserve"> </w:t>
      </w:r>
      <w:r w:rsidRPr="00120D88">
        <w:rPr>
          <w:rStyle w:val="afffd"/>
          <w:rFonts w:cs="BA Vilna Bold" w:hint="eastAsia"/>
          <w:bCs w:val="0"/>
          <w:spacing w:val="0"/>
          <w:rtl/>
        </w:rPr>
        <w:t>שלא</w:t>
      </w:r>
      <w:r w:rsidRPr="00120D88">
        <w:rPr>
          <w:rStyle w:val="afffd"/>
          <w:rFonts w:cs="BA Vilna Bold"/>
          <w:bCs w:val="0"/>
          <w:spacing w:val="0"/>
          <w:rtl/>
        </w:rPr>
        <w:t xml:space="preserve"> </w:t>
      </w:r>
      <w:r w:rsidRPr="00120D88">
        <w:rPr>
          <w:rStyle w:val="afffd"/>
          <w:rFonts w:cs="BA Vilna Bold" w:hint="eastAsia"/>
          <w:bCs w:val="0"/>
          <w:spacing w:val="0"/>
          <w:rtl/>
        </w:rPr>
        <w:t>חג</w:t>
      </w:r>
      <w:r w:rsidRPr="00120D88">
        <w:rPr>
          <w:rStyle w:val="afffd"/>
          <w:rFonts w:cs="BA Vilna Bold"/>
          <w:bCs w:val="0"/>
          <w:spacing w:val="0"/>
          <w:rtl/>
        </w:rPr>
        <w:t xml:space="preserve"> </w:t>
      </w:r>
      <w:r w:rsidRPr="00120D88">
        <w:rPr>
          <w:rStyle w:val="afffd"/>
          <w:rFonts w:cs="BA Vilna Bold" w:hint="eastAsia"/>
          <w:bCs w:val="0"/>
          <w:spacing w:val="0"/>
          <w:rtl/>
        </w:rPr>
        <w:t>ביו</w:t>
      </w:r>
      <w:r w:rsidRPr="00120D88">
        <w:rPr>
          <w:rStyle w:val="afffd"/>
          <w:rFonts w:cs="BA Vilna Bold"/>
          <w:bCs w:val="0"/>
          <w:spacing w:val="0"/>
          <w:rtl/>
        </w:rPr>
        <w:t>"</w:t>
      </w:r>
      <w:r w:rsidRPr="00120D88">
        <w:rPr>
          <w:rStyle w:val="afffd"/>
          <w:rFonts w:cs="BA Vilna Bold" w:hint="eastAsia"/>
          <w:bCs w:val="0"/>
          <w:spacing w:val="0"/>
          <w:rtl/>
        </w:rPr>
        <w:t>ט</w:t>
      </w:r>
      <w:r w:rsidRPr="00120D88">
        <w:rPr>
          <w:rStyle w:val="afffd"/>
          <w:rFonts w:cs="BA Vilna Bold"/>
          <w:bCs w:val="0"/>
          <w:spacing w:val="0"/>
          <w:rtl/>
        </w:rPr>
        <w:t xml:space="preserve"> </w:t>
      </w:r>
      <w:r w:rsidRPr="00120D88">
        <w:rPr>
          <w:rStyle w:val="afffd"/>
          <w:rFonts w:cs="BA Vilna Bold" w:hint="eastAsia"/>
          <w:bCs w:val="0"/>
          <w:spacing w:val="0"/>
          <w:rtl/>
        </w:rPr>
        <w:t>ראשון</w:t>
      </w:r>
      <w:r w:rsidRPr="00120D88">
        <w:rPr>
          <w:rStyle w:val="afffd"/>
          <w:rFonts w:cs="BA Vilna Bold"/>
          <w:bCs w:val="0"/>
          <w:spacing w:val="0"/>
          <w:rtl/>
        </w:rPr>
        <w:t xml:space="preserve"> </w:t>
      </w:r>
      <w:r w:rsidRPr="00120D88">
        <w:rPr>
          <w:rStyle w:val="afffd"/>
          <w:rFonts w:cs="BA Vilna Bold" w:hint="eastAsia"/>
          <w:bCs w:val="0"/>
          <w:spacing w:val="0"/>
          <w:rtl/>
        </w:rPr>
        <w:t>של</w:t>
      </w:r>
      <w:r w:rsidRPr="00120D88">
        <w:rPr>
          <w:rStyle w:val="afffd"/>
          <w:rFonts w:cs="BA Vilna Bold"/>
          <w:bCs w:val="0"/>
          <w:spacing w:val="0"/>
          <w:rtl/>
        </w:rPr>
        <w:t xml:space="preserve"> </w:t>
      </w:r>
      <w:r w:rsidRPr="00120D88">
        <w:rPr>
          <w:rStyle w:val="afffd"/>
          <w:rFonts w:cs="BA Vilna Bold" w:hint="eastAsia"/>
          <w:bCs w:val="0"/>
          <w:spacing w:val="0"/>
          <w:rtl/>
        </w:rPr>
        <w:t>חג</w:t>
      </w:r>
      <w:r w:rsidRPr="00120D88">
        <w:rPr>
          <w:rStyle w:val="afffd"/>
          <w:rFonts w:cs="BA Vilna Bold"/>
          <w:bCs w:val="0"/>
          <w:spacing w:val="0"/>
          <w:rtl/>
        </w:rPr>
        <w:t xml:space="preserve"> </w:t>
      </w:r>
      <w:r w:rsidRPr="00120D88">
        <w:rPr>
          <w:rStyle w:val="afffd"/>
          <w:rFonts w:cs="BA Vilna Bold" w:hint="eastAsia"/>
          <w:bCs w:val="0"/>
          <w:spacing w:val="0"/>
          <w:rtl/>
        </w:rPr>
        <w:t>חוגג</w:t>
      </w:r>
      <w:r w:rsidRPr="00120D88">
        <w:rPr>
          <w:rStyle w:val="afffd"/>
          <w:rFonts w:cs="BA Vilna Bold"/>
          <w:bCs w:val="0"/>
          <w:spacing w:val="0"/>
          <w:rtl/>
        </w:rPr>
        <w:t xml:space="preserve"> </w:t>
      </w:r>
      <w:r w:rsidRPr="00120D88">
        <w:rPr>
          <w:rStyle w:val="afffd"/>
          <w:rFonts w:cs="BA Vilna Bold" w:hint="eastAsia"/>
          <w:bCs w:val="0"/>
          <w:spacing w:val="0"/>
          <w:rtl/>
        </w:rPr>
        <w:t>כל</w:t>
      </w:r>
      <w:r w:rsidRPr="00120D88">
        <w:rPr>
          <w:rStyle w:val="afffd"/>
          <w:rFonts w:cs="BA Vilna Bold"/>
          <w:bCs w:val="0"/>
          <w:spacing w:val="0"/>
          <w:rtl/>
        </w:rPr>
        <w:t xml:space="preserve"> </w:t>
      </w:r>
      <w:r w:rsidRPr="00120D88">
        <w:rPr>
          <w:rStyle w:val="afffd"/>
          <w:rFonts w:cs="BA Vilna Bold" w:hint="eastAsia"/>
          <w:bCs w:val="0"/>
          <w:spacing w:val="0"/>
          <w:rtl/>
        </w:rPr>
        <w:t>הרגל</w:t>
      </w:r>
      <w:r w:rsidRPr="00120D88">
        <w:rPr>
          <w:rStyle w:val="afffd"/>
          <w:rFonts w:cs="BA Vilna Bold"/>
          <w:bCs w:val="0"/>
          <w:spacing w:val="0"/>
          <w:rtl/>
        </w:rPr>
        <w:t>, ויו"</w:t>
      </w:r>
      <w:r w:rsidRPr="00120D88">
        <w:rPr>
          <w:rStyle w:val="afffd"/>
          <w:rFonts w:cs="BA Vilna Bold" w:hint="eastAsia"/>
          <w:bCs w:val="0"/>
          <w:spacing w:val="0"/>
          <w:rtl/>
        </w:rPr>
        <w:t>ט</w:t>
      </w:r>
      <w:r w:rsidRPr="00120D88">
        <w:rPr>
          <w:rStyle w:val="afffd"/>
          <w:rFonts w:cs="BA Vilna Bold"/>
          <w:bCs w:val="0"/>
          <w:spacing w:val="0"/>
          <w:rtl/>
        </w:rPr>
        <w:t xml:space="preserve"> </w:t>
      </w:r>
      <w:r w:rsidRPr="00120D88">
        <w:rPr>
          <w:rStyle w:val="afffd"/>
          <w:rFonts w:cs="BA Vilna Bold" w:hint="eastAsia"/>
          <w:bCs w:val="0"/>
          <w:spacing w:val="0"/>
          <w:rtl/>
        </w:rPr>
        <w:t>אחרון</w:t>
      </w:r>
      <w:r w:rsidRPr="00120D88">
        <w:rPr>
          <w:rStyle w:val="afffd"/>
          <w:rFonts w:cs="BA Vilna Bold" w:hint="cs"/>
          <w:bCs w:val="0"/>
          <w:spacing w:val="0"/>
          <w:rtl/>
        </w:rPr>
        <w:t xml:space="preserve"> של חג</w:t>
      </w:r>
      <w:r w:rsidRPr="00120D88">
        <w:rPr>
          <w:rStyle w:val="afffd"/>
          <w:rFonts w:cs="BA Vilna Bold"/>
          <w:bCs w:val="0"/>
          <w:spacing w:val="0"/>
          <w:rtl/>
        </w:rPr>
        <w:t>,</w:t>
      </w:r>
    </w:p>
    <w:p w14:paraId="4701F5CA" w14:textId="0E5C7147" w:rsidR="00A05334" w:rsidRPr="00A24163" w:rsidRDefault="00A05334" w:rsidP="00A07C53">
      <w:pPr>
        <w:pStyle w:val="afff8"/>
        <w:rPr>
          <w:rStyle w:val="afffd"/>
          <w:rFonts w:cs="BA Vilna Bold"/>
          <w:bCs w:val="0"/>
          <w:spacing w:val="-4"/>
          <w:rtl/>
        </w:rPr>
      </w:pPr>
      <w:r w:rsidRPr="00920167">
        <w:rPr>
          <w:rFonts w:hint="eastAsia"/>
          <w:spacing w:val="0"/>
          <w:rtl/>
        </w:rPr>
        <w:t>עבר</w:t>
      </w:r>
      <w:r w:rsidRPr="00920167">
        <w:rPr>
          <w:spacing w:val="0"/>
          <w:rtl/>
        </w:rPr>
        <w:t xml:space="preserve"> </w:t>
      </w:r>
      <w:r w:rsidRPr="00920167">
        <w:rPr>
          <w:rFonts w:hint="eastAsia"/>
          <w:spacing w:val="0"/>
          <w:rtl/>
        </w:rPr>
        <w:t>הרגל</w:t>
      </w:r>
      <w:r w:rsidRPr="00920167">
        <w:rPr>
          <w:spacing w:val="0"/>
          <w:rtl/>
        </w:rPr>
        <w:t xml:space="preserve"> </w:t>
      </w:r>
      <w:r w:rsidRPr="00920167">
        <w:rPr>
          <w:rFonts w:hint="eastAsia"/>
          <w:spacing w:val="0"/>
          <w:rtl/>
        </w:rPr>
        <w:t>ולא</w:t>
      </w:r>
      <w:r w:rsidRPr="00920167">
        <w:rPr>
          <w:spacing w:val="0"/>
          <w:rtl/>
        </w:rPr>
        <w:t xml:space="preserve"> </w:t>
      </w:r>
      <w:r w:rsidRPr="00920167">
        <w:rPr>
          <w:rFonts w:hint="eastAsia"/>
          <w:spacing w:val="0"/>
          <w:rtl/>
        </w:rPr>
        <w:t>חג</w:t>
      </w:r>
      <w:r w:rsidRPr="00920167">
        <w:rPr>
          <w:rFonts w:hint="cs"/>
          <w:spacing w:val="0"/>
          <w:rtl/>
        </w:rPr>
        <w:t xml:space="preserve"> </w:t>
      </w:r>
      <w:r w:rsidRPr="00920167">
        <w:rPr>
          <w:rFonts w:hint="eastAsia"/>
          <w:spacing w:val="0"/>
          <w:rtl/>
        </w:rPr>
        <w:t>אינו</w:t>
      </w:r>
      <w:r w:rsidRPr="00920167">
        <w:rPr>
          <w:spacing w:val="0"/>
          <w:rtl/>
        </w:rPr>
        <w:t xml:space="preserve"> </w:t>
      </w:r>
      <w:r w:rsidRPr="00920167">
        <w:rPr>
          <w:rFonts w:hint="eastAsia"/>
          <w:spacing w:val="0"/>
          <w:rtl/>
        </w:rPr>
        <w:t>חייב</w:t>
      </w:r>
      <w:r w:rsidRPr="00920167">
        <w:rPr>
          <w:spacing w:val="0"/>
          <w:rtl/>
        </w:rPr>
        <w:t xml:space="preserve"> </w:t>
      </w:r>
      <w:r w:rsidRPr="00920167">
        <w:rPr>
          <w:rFonts w:hint="eastAsia"/>
          <w:spacing w:val="0"/>
          <w:rtl/>
        </w:rPr>
        <w:t>באחריותו</w:t>
      </w:r>
      <w:r w:rsidRPr="00A24163">
        <w:rPr>
          <w:rStyle w:val="afffd"/>
          <w:rFonts w:cs="BA Vilna Bold"/>
          <w:bCs w:val="0"/>
          <w:spacing w:val="-4"/>
          <w:rtl/>
        </w:rPr>
        <w:t xml:space="preserve"> </w:t>
      </w:r>
      <w:r w:rsidRPr="00A24163">
        <w:rPr>
          <w:rStyle w:val="af4"/>
          <w:rFonts w:hint="cs"/>
          <w:spacing w:val="-4"/>
          <w:rtl/>
        </w:rPr>
        <w:t>'</w:t>
      </w:r>
      <w:r w:rsidRPr="00A24163">
        <w:rPr>
          <w:rStyle w:val="af4"/>
          <w:rFonts w:hint="eastAsia"/>
          <w:spacing w:val="-4"/>
          <w:rtl/>
        </w:rPr>
        <w:t>מעוות</w:t>
      </w:r>
      <w:r w:rsidRPr="00A24163">
        <w:rPr>
          <w:rStyle w:val="af4"/>
          <w:rFonts w:hint="cs"/>
          <w:spacing w:val="-4"/>
          <w:rtl/>
        </w:rPr>
        <w:t>..</w:t>
      </w:r>
      <w:r w:rsidRPr="00A24163">
        <w:rPr>
          <w:rStyle w:val="af4"/>
          <w:spacing w:val="-4"/>
          <w:rtl/>
        </w:rPr>
        <w:t xml:space="preserve"> </w:t>
      </w:r>
      <w:r w:rsidRPr="00A24163">
        <w:rPr>
          <w:rStyle w:val="af4"/>
          <w:rFonts w:hint="eastAsia"/>
          <w:spacing w:val="-4"/>
          <w:rtl/>
        </w:rPr>
        <w:t>וחסרון</w:t>
      </w:r>
      <w:r w:rsidRPr="00A24163">
        <w:rPr>
          <w:rStyle w:val="af4"/>
          <w:spacing w:val="-4"/>
          <w:rtl/>
        </w:rPr>
        <w:t xml:space="preserve"> </w:t>
      </w:r>
      <w:r w:rsidRPr="00A24163">
        <w:rPr>
          <w:rStyle w:val="af4"/>
          <w:rFonts w:hint="eastAsia"/>
          <w:spacing w:val="-4"/>
          <w:rtl/>
        </w:rPr>
        <w:t>לא</w:t>
      </w:r>
      <w:r w:rsidRPr="00A24163">
        <w:rPr>
          <w:rStyle w:val="af4"/>
          <w:spacing w:val="-4"/>
          <w:rtl/>
        </w:rPr>
        <w:t xml:space="preserve"> </w:t>
      </w:r>
      <w:r w:rsidRPr="00A24163">
        <w:rPr>
          <w:rStyle w:val="af4"/>
          <w:rFonts w:hint="eastAsia"/>
          <w:spacing w:val="-4"/>
          <w:rtl/>
        </w:rPr>
        <w:t>יוכל</w:t>
      </w:r>
      <w:r w:rsidRPr="00A24163">
        <w:rPr>
          <w:rStyle w:val="af4"/>
          <w:spacing w:val="-4"/>
          <w:rtl/>
        </w:rPr>
        <w:t xml:space="preserve"> </w:t>
      </w:r>
      <w:r w:rsidRPr="00A24163">
        <w:rPr>
          <w:rStyle w:val="af4"/>
          <w:rFonts w:hint="eastAsia"/>
          <w:spacing w:val="-4"/>
          <w:rtl/>
        </w:rPr>
        <w:t>להמנות</w:t>
      </w:r>
      <w:r w:rsidRPr="00A24163">
        <w:rPr>
          <w:rStyle w:val="af4"/>
          <w:rFonts w:hint="cs"/>
          <w:b/>
          <w:bCs/>
          <w:spacing w:val="-4"/>
          <w:rtl/>
        </w:rPr>
        <w:t>'</w:t>
      </w:r>
      <w:r w:rsidRPr="00A24163">
        <w:rPr>
          <w:rStyle w:val="afffd"/>
          <w:rFonts w:cs="BA Vilna Bold"/>
          <w:bCs w:val="0"/>
          <w:spacing w:val="-4"/>
          <w:rtl/>
        </w:rPr>
        <w:t>.</w:t>
      </w:r>
    </w:p>
    <w:p w14:paraId="313F0F70" w14:textId="77777777" w:rsidR="00A05334" w:rsidRDefault="00A05334" w:rsidP="00A07C53">
      <w:pPr>
        <w:pStyle w:val="afff8"/>
        <w:rPr>
          <w:rtl/>
        </w:rPr>
      </w:pPr>
      <w:r w:rsidRPr="00476524">
        <w:rPr>
          <w:rStyle w:val="afffff4"/>
          <w:rFonts w:hint="cs"/>
          <w:b w:val="0"/>
          <w:bCs/>
          <w:rtl/>
        </w:rPr>
        <w:t>רשב</w:t>
      </w:r>
      <w:r w:rsidRPr="00476524">
        <w:rPr>
          <w:rStyle w:val="afffff4"/>
          <w:b w:val="0"/>
          <w:bCs/>
          <w:rtl/>
        </w:rPr>
        <w:t>"</w:t>
      </w:r>
      <w:r w:rsidRPr="00476524">
        <w:rPr>
          <w:rStyle w:val="afffff4"/>
          <w:rFonts w:hint="cs"/>
          <w:b w:val="0"/>
          <w:bCs/>
          <w:rtl/>
        </w:rPr>
        <w:t>מ:</w:t>
      </w:r>
      <w:r w:rsidRPr="006F178A">
        <w:rPr>
          <w:rFonts w:hint="cs"/>
          <w:rtl/>
        </w:rPr>
        <w:t xml:space="preserve"> </w:t>
      </w:r>
      <w:r w:rsidRPr="009C771B">
        <w:rPr>
          <w:rStyle w:val="af4"/>
          <w:b/>
          <w:bCs/>
          <w:rtl/>
        </w:rPr>
        <w:t>'</w:t>
      </w:r>
      <w:r w:rsidRPr="009C771B">
        <w:rPr>
          <w:rStyle w:val="af4"/>
          <w:rFonts w:hint="eastAsia"/>
          <w:b/>
          <w:bCs/>
          <w:rtl/>
        </w:rPr>
        <w:t>מעוות</w:t>
      </w:r>
      <w:r w:rsidRPr="009C771B">
        <w:rPr>
          <w:rStyle w:val="af4"/>
          <w:b/>
          <w:bCs/>
          <w:rtl/>
        </w:rPr>
        <w:t xml:space="preserve"> </w:t>
      </w:r>
      <w:r w:rsidRPr="009C771B">
        <w:rPr>
          <w:rStyle w:val="af4"/>
          <w:rFonts w:hint="eastAsia"/>
          <w:b/>
          <w:bCs/>
          <w:rtl/>
        </w:rPr>
        <w:t>לא</w:t>
      </w:r>
      <w:r w:rsidRPr="009C771B">
        <w:rPr>
          <w:rStyle w:val="af4"/>
          <w:b/>
          <w:bCs/>
          <w:rtl/>
        </w:rPr>
        <w:t xml:space="preserve"> </w:t>
      </w:r>
      <w:r w:rsidRPr="009C771B">
        <w:rPr>
          <w:rStyle w:val="af4"/>
          <w:rFonts w:hint="eastAsia"/>
          <w:b/>
          <w:bCs/>
          <w:rtl/>
        </w:rPr>
        <w:t>יוכל</w:t>
      </w:r>
      <w:r w:rsidRPr="009C771B">
        <w:rPr>
          <w:rStyle w:val="af4"/>
          <w:b/>
          <w:bCs/>
          <w:rtl/>
        </w:rPr>
        <w:t xml:space="preserve"> </w:t>
      </w:r>
      <w:r w:rsidRPr="009C771B">
        <w:rPr>
          <w:rStyle w:val="af4"/>
          <w:rFonts w:hint="eastAsia"/>
          <w:b/>
          <w:bCs/>
          <w:rtl/>
        </w:rPr>
        <w:t>לתקון</w:t>
      </w:r>
      <w:r w:rsidRPr="009C771B">
        <w:rPr>
          <w:rStyle w:val="af4"/>
          <w:b/>
          <w:bCs/>
          <w:rtl/>
        </w:rPr>
        <w:t>'</w:t>
      </w:r>
      <w:r w:rsidRPr="009C771B">
        <w:rPr>
          <w:rStyle w:val="af4"/>
          <w:rtl/>
        </w:rPr>
        <w:t xml:space="preserve"> </w:t>
      </w:r>
      <w:r>
        <w:rPr>
          <w:rFonts w:hint="cs"/>
          <w:rtl/>
        </w:rPr>
        <w:t>-</w:t>
      </w:r>
      <w:r w:rsidRPr="006F178A">
        <w:rPr>
          <w:rFonts w:hint="cs"/>
          <w:rtl/>
        </w:rPr>
        <w:t xml:space="preserve"> הבא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</w:t>
      </w:r>
      <w:r w:rsidRPr="006F178A">
        <w:rPr>
          <w:rtl/>
        </w:rPr>
        <w:t xml:space="preserve"> </w:t>
      </w:r>
      <w:r>
        <w:rPr>
          <w:rFonts w:hint="cs"/>
          <w:rtl/>
        </w:rPr>
        <w:t>ה</w:t>
      </w:r>
      <w:r w:rsidRPr="006F178A">
        <w:rPr>
          <w:rFonts w:hint="cs"/>
          <w:rtl/>
        </w:rPr>
        <w:t>ערוה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והוליד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ממזר</w:t>
      </w:r>
      <w:r>
        <w:rPr>
          <w:rFonts w:hint="cs"/>
          <w:rtl/>
        </w:rPr>
        <w:t>,</w:t>
      </w:r>
    </w:p>
    <w:p w14:paraId="5B401959" w14:textId="377772F8" w:rsidR="00A05334" w:rsidRPr="006F178A" w:rsidRDefault="00A24163" w:rsidP="00A07C53">
      <w:pPr>
        <w:pStyle w:val="afff8"/>
        <w:rPr>
          <w:rtl/>
        </w:rPr>
      </w:pPr>
      <w:r>
        <w:rPr>
          <w:rFonts w:hint="cs"/>
          <w:rtl/>
        </w:rPr>
        <w:t xml:space="preserve">  </w:t>
      </w:r>
      <w:r>
        <w:rPr>
          <w:rFonts w:hint="cs"/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 </w:t>
      </w:r>
      <w:r w:rsidR="00A05334">
        <w:rPr>
          <w:rFonts w:hint="cs"/>
          <w:rtl/>
        </w:rPr>
        <w:t xml:space="preserve">שאם תאמר </w:t>
      </w:r>
      <w:r w:rsidR="00A05334" w:rsidRPr="006F178A">
        <w:rPr>
          <w:rFonts w:hint="cs"/>
          <w:rtl/>
        </w:rPr>
        <w:t>גונב</w:t>
      </w:r>
      <w:r w:rsidR="00A05334" w:rsidRPr="006F178A">
        <w:rPr>
          <w:rtl/>
        </w:rPr>
        <w:t xml:space="preserve"> </w:t>
      </w:r>
      <w:r w:rsidR="00A05334" w:rsidRPr="006F178A">
        <w:rPr>
          <w:rFonts w:hint="cs"/>
          <w:rtl/>
        </w:rPr>
        <w:t>וגוזל</w:t>
      </w:r>
      <w:r w:rsidR="00A05334" w:rsidRPr="006F178A">
        <w:rPr>
          <w:rtl/>
        </w:rPr>
        <w:t xml:space="preserve"> - </w:t>
      </w:r>
      <w:r w:rsidR="00A05334" w:rsidRPr="006F178A">
        <w:rPr>
          <w:rFonts w:hint="cs"/>
          <w:rtl/>
        </w:rPr>
        <w:t>יכול</w:t>
      </w:r>
      <w:r w:rsidR="00A05334" w:rsidRPr="006F178A">
        <w:rPr>
          <w:rtl/>
        </w:rPr>
        <w:t xml:space="preserve"> </w:t>
      </w:r>
      <w:r w:rsidR="00A05334" w:rsidRPr="006F178A">
        <w:rPr>
          <w:rFonts w:hint="cs"/>
          <w:rtl/>
        </w:rPr>
        <w:t>להחזירו</w:t>
      </w:r>
      <w:r w:rsidR="00A05334" w:rsidRPr="006F178A">
        <w:rPr>
          <w:rtl/>
        </w:rPr>
        <w:t xml:space="preserve"> </w:t>
      </w:r>
      <w:r w:rsidR="00A05334" w:rsidRPr="006F178A">
        <w:rPr>
          <w:rFonts w:hint="cs"/>
          <w:rtl/>
        </w:rPr>
        <w:t>ויתקן</w:t>
      </w:r>
      <w:r w:rsidR="00A05334" w:rsidRPr="006F178A">
        <w:rPr>
          <w:rtl/>
        </w:rPr>
        <w:t>.</w:t>
      </w:r>
    </w:p>
    <w:p w14:paraId="4519471F" w14:textId="6B14E45E" w:rsidR="00A05334" w:rsidRPr="00476524" w:rsidRDefault="00A05334" w:rsidP="00D30148">
      <w:pPr>
        <w:pStyle w:val="afff8"/>
        <w:spacing w:after="60"/>
        <w:rPr>
          <w:spacing w:val="2"/>
          <w:rtl/>
        </w:rPr>
      </w:pPr>
      <w:r w:rsidRPr="00476524">
        <w:rPr>
          <w:rStyle w:val="afffff4"/>
          <w:rFonts w:hint="cs"/>
          <w:b w:val="0"/>
          <w:bCs/>
          <w:spacing w:val="2"/>
          <w:rtl/>
        </w:rPr>
        <w:t>רשב</w:t>
      </w:r>
      <w:r w:rsidRPr="00476524">
        <w:rPr>
          <w:rStyle w:val="afffff4"/>
          <w:b w:val="0"/>
          <w:bCs/>
          <w:spacing w:val="2"/>
          <w:rtl/>
        </w:rPr>
        <w:t>"</w:t>
      </w:r>
      <w:r w:rsidRPr="00476524">
        <w:rPr>
          <w:rStyle w:val="afffff4"/>
          <w:rFonts w:hint="cs"/>
          <w:b w:val="0"/>
          <w:bCs/>
          <w:spacing w:val="2"/>
          <w:rtl/>
        </w:rPr>
        <w:t>י:</w:t>
      </w:r>
      <w:r w:rsidRPr="00476524">
        <w:rPr>
          <w:spacing w:val="2"/>
          <w:rtl/>
        </w:rPr>
        <w:t xml:space="preserve"> </w:t>
      </w:r>
      <w:r w:rsidRPr="00476524">
        <w:rPr>
          <w:rStyle w:val="af4"/>
          <w:rFonts w:hint="cs"/>
          <w:spacing w:val="2"/>
          <w:rtl/>
        </w:rPr>
        <w:t>'</w:t>
      </w:r>
      <w:r w:rsidRPr="00476524">
        <w:rPr>
          <w:rStyle w:val="af4"/>
          <w:rFonts w:hint="eastAsia"/>
          <w:spacing w:val="2"/>
          <w:rtl/>
        </w:rPr>
        <w:t>מעוות</w:t>
      </w:r>
      <w:r w:rsidRPr="00476524">
        <w:rPr>
          <w:rStyle w:val="af4"/>
          <w:rFonts w:hint="cs"/>
          <w:spacing w:val="2"/>
          <w:rtl/>
        </w:rPr>
        <w:t>'</w:t>
      </w:r>
      <w:r w:rsidR="00476524" w:rsidRPr="00476524">
        <w:rPr>
          <w:rFonts w:hint="cs"/>
          <w:spacing w:val="2"/>
          <w:rtl/>
        </w:rPr>
        <w:t xml:space="preserve"> </w:t>
      </w:r>
      <w:r w:rsidRPr="00476524">
        <w:rPr>
          <w:rFonts w:hint="cs"/>
          <w:spacing w:val="2"/>
          <w:rtl/>
        </w:rPr>
        <w:t>שהיה</w:t>
      </w:r>
      <w:r w:rsidRPr="00476524">
        <w:rPr>
          <w:spacing w:val="2"/>
          <w:rtl/>
        </w:rPr>
        <w:t xml:space="preserve"> </w:t>
      </w:r>
      <w:r w:rsidRPr="00476524">
        <w:rPr>
          <w:rFonts w:hint="cs"/>
          <w:spacing w:val="2"/>
          <w:rtl/>
        </w:rPr>
        <w:t>מתוקן</w:t>
      </w:r>
      <w:r w:rsidRPr="00476524">
        <w:rPr>
          <w:spacing w:val="2"/>
          <w:rtl/>
        </w:rPr>
        <w:t xml:space="preserve"> </w:t>
      </w:r>
      <w:r w:rsidRPr="00476524">
        <w:rPr>
          <w:rFonts w:hint="cs"/>
          <w:spacing w:val="2"/>
          <w:rtl/>
        </w:rPr>
        <w:t>ונתעוות</w:t>
      </w:r>
      <w:r w:rsidRPr="00476524">
        <w:rPr>
          <w:spacing w:val="2"/>
          <w:rtl/>
        </w:rPr>
        <w:t xml:space="preserve">, </w:t>
      </w:r>
      <w:r w:rsidRPr="00476524">
        <w:rPr>
          <w:rFonts w:hint="cs"/>
          <w:spacing w:val="2"/>
          <w:rtl/>
        </w:rPr>
        <w:t>וזה</w:t>
      </w:r>
      <w:r w:rsidRPr="00476524">
        <w:rPr>
          <w:spacing w:val="2"/>
          <w:rtl/>
        </w:rPr>
        <w:t xml:space="preserve"> </w:t>
      </w:r>
      <w:r w:rsidRPr="00476524">
        <w:rPr>
          <w:rFonts w:hint="cs"/>
          <w:spacing w:val="2"/>
          <w:rtl/>
        </w:rPr>
        <w:t>ת"ח</w:t>
      </w:r>
      <w:r w:rsidRPr="00476524">
        <w:rPr>
          <w:spacing w:val="2"/>
          <w:rtl/>
        </w:rPr>
        <w:t xml:space="preserve"> </w:t>
      </w:r>
      <w:r w:rsidRPr="00476524">
        <w:rPr>
          <w:rFonts w:hint="cs"/>
          <w:spacing w:val="2"/>
          <w:rtl/>
        </w:rPr>
        <w:t>הפורש</w:t>
      </w:r>
      <w:r w:rsidRPr="00476524">
        <w:rPr>
          <w:spacing w:val="2"/>
          <w:rtl/>
        </w:rPr>
        <w:t xml:space="preserve"> </w:t>
      </w:r>
      <w:r w:rsidRPr="00476524">
        <w:rPr>
          <w:rFonts w:hint="cs"/>
          <w:spacing w:val="2"/>
          <w:rtl/>
        </w:rPr>
        <w:t>מן</w:t>
      </w:r>
      <w:r w:rsidRPr="00476524">
        <w:rPr>
          <w:spacing w:val="2"/>
          <w:rtl/>
        </w:rPr>
        <w:t xml:space="preserve"> </w:t>
      </w:r>
      <w:r w:rsidRPr="00476524">
        <w:rPr>
          <w:rFonts w:hint="cs"/>
          <w:spacing w:val="2"/>
          <w:rtl/>
        </w:rPr>
        <w:t>התורה</w:t>
      </w:r>
      <w:r w:rsidRPr="00476524">
        <w:rPr>
          <w:spacing w:val="2"/>
          <w:rtl/>
        </w:rPr>
        <w:t>.</w:t>
      </w:r>
    </w:p>
    <w:p w14:paraId="75CA374A" w14:textId="5FB210CA" w:rsidR="00A05334" w:rsidRPr="009C771B" w:rsidRDefault="00A05334" w:rsidP="00A07C53">
      <w:pPr>
        <w:rPr>
          <w:rtl/>
        </w:rPr>
      </w:pPr>
      <w:r>
        <w:rPr>
          <w:rStyle w:val="affff1"/>
          <w:rFonts w:hint="cs"/>
          <w:rtl/>
        </w:rPr>
        <w:t>ח</w:t>
      </w:r>
      <w:r w:rsidRPr="009C771B">
        <w:rPr>
          <w:rStyle w:val="affff1"/>
          <w:rFonts w:hint="eastAsia"/>
          <w:rtl/>
        </w:rPr>
        <w:t>וגג</w:t>
      </w:r>
      <w:r w:rsidRPr="009C771B">
        <w:rPr>
          <w:rStyle w:val="affff1"/>
          <w:rtl/>
        </w:rPr>
        <w:t xml:space="preserve"> </w:t>
      </w:r>
      <w:r w:rsidRPr="009C771B">
        <w:rPr>
          <w:rStyle w:val="affff1"/>
          <w:rFonts w:hint="eastAsia"/>
          <w:rtl/>
        </w:rPr>
        <w:t>כל</w:t>
      </w:r>
      <w:r w:rsidRPr="009C771B">
        <w:rPr>
          <w:rStyle w:val="affff1"/>
          <w:rtl/>
        </w:rPr>
        <w:t xml:space="preserve"> </w:t>
      </w:r>
      <w:r w:rsidRPr="009C771B">
        <w:rPr>
          <w:rStyle w:val="affff1"/>
          <w:rFonts w:hint="eastAsia"/>
          <w:rtl/>
        </w:rPr>
        <w:t>הרגל</w:t>
      </w:r>
      <w:r w:rsidRPr="009C771B">
        <w:rPr>
          <w:rtl/>
        </w:rPr>
        <w:t xml:space="preserve">. </w:t>
      </w:r>
      <w:r w:rsidRPr="009C771B">
        <w:rPr>
          <w:rStyle w:val="affe"/>
          <w:rtl/>
        </w:rPr>
        <w:t>[</w:t>
      </w:r>
      <w:r w:rsidRPr="009C771B">
        <w:rPr>
          <w:rStyle w:val="af4"/>
          <w:rFonts w:hint="eastAsia"/>
          <w:rtl/>
        </w:rPr>
        <w:t>ד</w:t>
      </w:r>
      <w:r w:rsidRPr="009C771B">
        <w:rPr>
          <w:rStyle w:val="af4"/>
          <w:rtl/>
        </w:rPr>
        <w:t>'וחג</w:t>
      </w:r>
      <w:r w:rsidRPr="009C771B">
        <w:rPr>
          <w:rStyle w:val="af4"/>
          <w:rFonts w:hint="eastAsia"/>
          <w:rtl/>
        </w:rPr>
        <w:t>תם</w:t>
      </w:r>
      <w:r w:rsidRPr="009C771B">
        <w:rPr>
          <w:rStyle w:val="af4"/>
          <w:rtl/>
        </w:rPr>
        <w:t xml:space="preserve">.. </w:t>
      </w:r>
      <w:r w:rsidRPr="009C771B">
        <w:rPr>
          <w:rStyle w:val="af4"/>
          <w:rFonts w:hint="eastAsia"/>
          <w:rtl/>
        </w:rPr>
        <w:t>שבעת</w:t>
      </w:r>
      <w:r w:rsidRPr="009C771B">
        <w:rPr>
          <w:rStyle w:val="af4"/>
          <w:rtl/>
        </w:rPr>
        <w:t xml:space="preserve"> </w:t>
      </w:r>
      <w:r w:rsidRPr="009C771B">
        <w:rPr>
          <w:rStyle w:val="af4"/>
          <w:rFonts w:hint="eastAsia"/>
          <w:rtl/>
        </w:rPr>
        <w:t>ימים</w:t>
      </w:r>
      <w:r w:rsidRPr="009C771B">
        <w:rPr>
          <w:rtl/>
        </w:rPr>
        <w:t xml:space="preserve"> </w:t>
      </w:r>
      <w:r w:rsidRPr="009C771B">
        <w:rPr>
          <w:rStyle w:val="affe"/>
          <w:rtl/>
        </w:rPr>
        <w:t>- וה"ה לפס</w:t>
      </w:r>
      <w:r w:rsidRPr="009C771B">
        <w:rPr>
          <w:rStyle w:val="affe"/>
          <w:rFonts w:hint="eastAsia"/>
          <w:rtl/>
        </w:rPr>
        <w:t>ח</w:t>
      </w:r>
      <w:r w:rsidRPr="009C771B">
        <w:rPr>
          <w:rStyle w:val="affe"/>
          <w:rtl/>
        </w:rPr>
        <w:t xml:space="preserve"> </w:t>
      </w:r>
      <w:r w:rsidRPr="009C771B">
        <w:rPr>
          <w:rStyle w:val="affe"/>
          <w:rFonts w:hint="eastAsia"/>
          <w:rtl/>
        </w:rPr>
        <w:t>שבעה</w:t>
      </w:r>
      <w:r w:rsidRPr="009C771B">
        <w:rPr>
          <w:rStyle w:val="affe"/>
          <w:rtl/>
        </w:rPr>
        <w:t>],</w:t>
      </w:r>
    </w:p>
    <w:p w14:paraId="2EF4D05B" w14:textId="77777777" w:rsidR="00C0473D" w:rsidRDefault="00A05334" w:rsidP="00D30148">
      <w:pPr>
        <w:pStyle w:val="affff0"/>
        <w:rPr>
          <w:rtl/>
        </w:rPr>
      </w:pPr>
      <w:ins w:id="9807" w:author="מספור קטעי משנה" w:date="2026-10-06T06:45:17Z">
        <w:r>
          <w:rPr>
            <w:rStyle w:val="MisparKeta"/>
          </w:rPr>
          <w:t xml:space="preserve">ב. </w:t>
        </w:r>
      </w:ins>
      <w:r w:rsidRPr="00D30148">
        <w:rPr>
          <w:rFonts w:hint="cs"/>
          <w:rtl/>
        </w:rPr>
        <w:t>ו</w:t>
      </w:r>
      <w:r w:rsidRPr="00D30148">
        <w:rPr>
          <w:rFonts w:hint="eastAsia"/>
          <w:rtl/>
        </w:rPr>
        <w:t>יו</w:t>
      </w:r>
      <w:r w:rsidRPr="00D30148">
        <w:rPr>
          <w:rtl/>
        </w:rPr>
        <w:t>"ט אחרון דחג.</w:t>
      </w:r>
    </w:p>
    <w:p w14:paraId="150F3DFD" w14:textId="0A991CDC" w:rsidR="00731582" w:rsidRDefault="00A05334" w:rsidP="00D30148">
      <w:pPr>
        <w:pStyle w:val="36"/>
        <w:framePr w:wrap="notBeside"/>
        <w:rPr>
          <w:rtl/>
        </w:rPr>
      </w:pPr>
      <w:r w:rsidRPr="00D30148">
        <w:rPr>
          <w:rFonts w:hint="eastAsia"/>
          <w:rtl/>
        </w:rPr>
        <w:t>לרי</w:t>
      </w:r>
      <w:r w:rsidRPr="00D30148">
        <w:rPr>
          <w:rtl/>
        </w:rPr>
        <w:t>"ו</w:t>
      </w:r>
      <w:r w:rsidR="00731582">
        <w:rPr>
          <w:rtl/>
        </w:rPr>
        <w:t>:</w:t>
      </w:r>
    </w:p>
    <w:p w14:paraId="69B81993" w14:textId="2DF46D3B" w:rsidR="00A05334" w:rsidRPr="00D46BD2" w:rsidRDefault="00A05334" w:rsidP="00A07C53">
      <w:pPr>
        <w:rPr>
          <w:rFonts w:ascii="Fb Fontext" w:hAnsi="Fb Fontext"/>
          <w:spacing w:val="-6"/>
          <w:rtl/>
        </w:rPr>
      </w:pPr>
      <w:r w:rsidRPr="00D30148">
        <w:rPr>
          <w:rStyle w:val="af4"/>
          <w:rFonts w:hint="eastAsia"/>
          <w:rtl/>
        </w:rPr>
        <w:t>עצרת</w:t>
      </w:r>
      <w:r w:rsidRPr="00D30148">
        <w:rPr>
          <w:rStyle w:val="af4"/>
          <w:rFonts w:hint="cs"/>
          <w:rtl/>
        </w:rPr>
        <w:t xml:space="preserve"> עצרת</w:t>
      </w:r>
      <w:r w:rsidRPr="00D46BD2">
        <w:rPr>
          <w:rFonts w:ascii="Fb Fontext" w:hAnsi="Fb Fontext" w:hint="cs"/>
          <w:spacing w:val="-6"/>
          <w:rtl/>
        </w:rPr>
        <w:t xml:space="preserve"> </w:t>
      </w:r>
      <w:r w:rsidRPr="00D30148">
        <w:rPr>
          <w:rFonts w:hint="cs"/>
          <w:rtl/>
        </w:rPr>
        <w:t>משביעי של פסח לתשלומין,</w:t>
      </w:r>
    </w:p>
    <w:p w14:paraId="4BC9B5C4" w14:textId="70DA1151" w:rsidR="00731582" w:rsidRDefault="00A05334" w:rsidP="00353D4B">
      <w:pPr>
        <w:pStyle w:val="36"/>
        <w:framePr w:wrap="notBeside"/>
        <w:rPr>
          <w:rtl/>
        </w:rPr>
      </w:pPr>
      <w:r w:rsidRPr="0087008C">
        <w:rPr>
          <w:rFonts w:hint="eastAsia"/>
          <w:rtl/>
        </w:rPr>
        <w:t>ומופנה</w:t>
      </w:r>
      <w:r w:rsidR="00731582">
        <w:rPr>
          <w:rtl/>
        </w:rPr>
        <w:t>:</w:t>
      </w:r>
    </w:p>
    <w:p w14:paraId="56BA1ACE" w14:textId="04C9C651" w:rsidR="00A05334" w:rsidRPr="00D22086" w:rsidRDefault="00A05334" w:rsidP="00A07C53">
      <w:pPr>
        <w:rPr>
          <w:spacing w:val="-4"/>
          <w:rtl/>
        </w:rPr>
      </w:pPr>
      <w:r w:rsidRPr="00D22086">
        <w:rPr>
          <w:rStyle w:val="affc"/>
          <w:rFonts w:hint="eastAsia"/>
          <w:spacing w:val="-4"/>
          <w:rtl/>
        </w:rPr>
        <w:t>דכת</w:t>
      </w:r>
      <w:r w:rsidRPr="00D22086">
        <w:rPr>
          <w:rStyle w:val="affc"/>
          <w:rFonts w:hint="cs"/>
          <w:spacing w:val="-4"/>
          <w:rtl/>
        </w:rPr>
        <w:t>ו</w:t>
      </w:r>
      <w:r w:rsidRPr="00D22086">
        <w:rPr>
          <w:rStyle w:val="affc"/>
          <w:rFonts w:hint="eastAsia"/>
          <w:spacing w:val="-4"/>
          <w:rtl/>
        </w:rPr>
        <w:t>ב</w:t>
      </w:r>
      <w:r w:rsidRPr="00D22086">
        <w:rPr>
          <w:rStyle w:val="affc"/>
          <w:rFonts w:hint="cs"/>
          <w:spacing w:val="-4"/>
          <w:rtl/>
        </w:rPr>
        <w:t xml:space="preserve"> כבר</w:t>
      </w:r>
      <w:r w:rsidRPr="00D22086">
        <w:rPr>
          <w:rFonts w:ascii="Fb Fontext" w:hAnsi="Fb Fontext" w:hint="cs"/>
          <w:spacing w:val="-4"/>
          <w:rtl/>
        </w:rPr>
        <w:t xml:space="preserve">: </w:t>
      </w:r>
      <w:r w:rsidRPr="00D22086">
        <w:rPr>
          <w:rStyle w:val="af4"/>
          <w:rFonts w:hint="cs"/>
          <w:spacing w:val="-4"/>
          <w:rtl/>
        </w:rPr>
        <w:t>'</w:t>
      </w:r>
      <w:r w:rsidRPr="00D22086">
        <w:rPr>
          <w:rStyle w:val="af4"/>
          <w:rFonts w:hint="eastAsia"/>
          <w:spacing w:val="-4"/>
          <w:rtl/>
        </w:rPr>
        <w:t>לא</w:t>
      </w:r>
      <w:r w:rsidRPr="00D22086">
        <w:rPr>
          <w:rStyle w:val="af4"/>
          <w:spacing w:val="-4"/>
          <w:rtl/>
        </w:rPr>
        <w:t xml:space="preserve"> </w:t>
      </w:r>
      <w:r w:rsidRPr="00D22086">
        <w:rPr>
          <w:rStyle w:val="af4"/>
          <w:rFonts w:hint="eastAsia"/>
          <w:spacing w:val="-4"/>
          <w:rtl/>
        </w:rPr>
        <w:t>תעשה</w:t>
      </w:r>
      <w:r w:rsidRPr="00D22086">
        <w:rPr>
          <w:rStyle w:val="af4"/>
          <w:spacing w:val="-4"/>
          <w:rtl/>
        </w:rPr>
        <w:t xml:space="preserve"> </w:t>
      </w:r>
      <w:r w:rsidRPr="00D22086">
        <w:rPr>
          <w:rStyle w:val="af4"/>
          <w:rFonts w:hint="eastAsia"/>
          <w:spacing w:val="-4"/>
          <w:rtl/>
        </w:rPr>
        <w:t>מלאכה</w:t>
      </w:r>
      <w:r w:rsidRPr="00D22086">
        <w:rPr>
          <w:rStyle w:val="af4"/>
          <w:rFonts w:hint="cs"/>
          <w:spacing w:val="-4"/>
          <w:rtl/>
        </w:rPr>
        <w:t>',</w:t>
      </w:r>
      <w:r w:rsidRPr="00D22086">
        <w:rPr>
          <w:rStyle w:val="affc"/>
          <w:spacing w:val="-4"/>
          <w:rtl/>
        </w:rPr>
        <w:t xml:space="preserve"> ולא תפרוך:</w:t>
      </w:r>
      <w:r w:rsidRPr="00D22086">
        <w:rPr>
          <w:rStyle w:val="af4"/>
          <w:rFonts w:hint="cs"/>
          <w:spacing w:val="-4"/>
          <w:rtl/>
        </w:rPr>
        <w:t xml:space="preserve"> </w:t>
      </w:r>
      <w:r w:rsidRPr="00D22086">
        <w:rPr>
          <w:rFonts w:ascii="Fb Fontext" w:hAnsi="Fb Fontext" w:hint="cs"/>
          <w:spacing w:val="-4"/>
          <w:rtl/>
        </w:rPr>
        <w:t>שחלוק משלפניו</w:t>
      </w:r>
      <w:r w:rsidRPr="00D22086">
        <w:rPr>
          <w:rFonts w:hint="cs"/>
          <w:spacing w:val="-4"/>
          <w:rtl/>
        </w:rPr>
        <w:t>.</w:t>
      </w:r>
    </w:p>
    <w:p w14:paraId="35682355" w14:textId="763D2DD1" w:rsidR="00731582" w:rsidRDefault="00A05334" w:rsidP="00353D4B">
      <w:pPr>
        <w:pStyle w:val="36"/>
        <w:framePr w:wrap="notBeside"/>
        <w:rPr>
          <w:rtl/>
        </w:rPr>
      </w:pPr>
      <w:r w:rsidRPr="0087008C">
        <w:rPr>
          <w:rFonts w:hint="eastAsia"/>
          <w:rtl/>
        </w:rPr>
        <w:t>ולברייתא</w:t>
      </w:r>
      <w:r w:rsidR="00731582">
        <w:rPr>
          <w:rtl/>
        </w:rPr>
        <w:t>:</w:t>
      </w:r>
    </w:p>
    <w:p w14:paraId="3CA33B16" w14:textId="144EFDB7" w:rsidR="00A05334" w:rsidRPr="00392931" w:rsidRDefault="00A05334" w:rsidP="00A07C53">
      <w:pPr>
        <w:rPr>
          <w:rtl/>
        </w:rPr>
      </w:pPr>
      <w:r w:rsidRPr="00D30148">
        <w:rPr>
          <w:rStyle w:val="af4"/>
          <w:rtl/>
        </w:rPr>
        <w:t>'וחג</w:t>
      </w:r>
      <w:r w:rsidR="00D46BD2" w:rsidRPr="00D30148">
        <w:rPr>
          <w:rStyle w:val="af4"/>
          <w:rFonts w:hint="cs"/>
          <w:rtl/>
        </w:rPr>
        <w:t>ו</w:t>
      </w:r>
      <w:r w:rsidRPr="00D30148">
        <w:rPr>
          <w:rStyle w:val="af4"/>
          <w:rtl/>
        </w:rPr>
        <w:t xml:space="preserve">תם </w:t>
      </w:r>
      <w:r w:rsidRPr="00D30148">
        <w:rPr>
          <w:rStyle w:val="af4"/>
          <w:rFonts w:hint="eastAsia"/>
          <w:rtl/>
        </w:rPr>
        <w:t>א</w:t>
      </w:r>
      <w:r w:rsidR="00D46BD2" w:rsidRPr="00D30148">
        <w:rPr>
          <w:rStyle w:val="af4"/>
          <w:rFonts w:hint="cs"/>
          <w:rtl/>
        </w:rPr>
        <w:t>ו</w:t>
      </w:r>
      <w:r w:rsidRPr="00D30148">
        <w:rPr>
          <w:rStyle w:val="af4"/>
          <w:rFonts w:hint="eastAsia"/>
          <w:rtl/>
        </w:rPr>
        <w:t>תו</w:t>
      </w:r>
      <w:r w:rsidRPr="00D30148">
        <w:rPr>
          <w:rStyle w:val="af4"/>
          <w:rFonts w:hint="cs"/>
          <w:rtl/>
        </w:rPr>
        <w:t>..</w:t>
      </w:r>
      <w:r>
        <w:rPr>
          <w:rStyle w:val="af4"/>
          <w:rFonts w:hint="cs"/>
          <w:rtl/>
        </w:rPr>
        <w:t xml:space="preserve"> </w:t>
      </w:r>
      <w:r>
        <w:rPr>
          <w:rStyle w:val="af4"/>
          <w:rtl/>
        </w:rPr>
        <w:t>–</w:t>
      </w:r>
      <w:r>
        <w:rPr>
          <w:rStyle w:val="af4"/>
          <w:rFonts w:hint="cs"/>
          <w:rtl/>
        </w:rPr>
        <w:t xml:space="preserve"> </w:t>
      </w:r>
      <w:r w:rsidRPr="009C771B">
        <w:rPr>
          <w:rFonts w:hint="eastAsia"/>
          <w:rtl/>
        </w:rPr>
        <w:t>יום</w:t>
      </w:r>
      <w:r w:rsidRPr="009C771B">
        <w:rPr>
          <w:rtl/>
        </w:rPr>
        <w:t xml:space="preserve"> </w:t>
      </w:r>
      <w:r w:rsidRPr="009C771B">
        <w:rPr>
          <w:rFonts w:hint="eastAsia"/>
          <w:rtl/>
        </w:rPr>
        <w:t>א</w:t>
      </w:r>
      <w:r w:rsidRPr="009C771B">
        <w:rPr>
          <w:rtl/>
        </w:rPr>
        <w:t>'</w:t>
      </w:r>
      <w:r>
        <w:rPr>
          <w:rFonts w:hint="cs"/>
          <w:rtl/>
        </w:rPr>
        <w:t>,</w:t>
      </w:r>
      <w:r w:rsidRPr="00392931">
        <w:rPr>
          <w:rStyle w:val="af4"/>
          <w:rtl/>
        </w:rPr>
        <w:t xml:space="preserve"> </w:t>
      </w:r>
      <w:r w:rsidRPr="00392931">
        <w:rPr>
          <w:rStyle w:val="af4"/>
          <w:rFonts w:hint="eastAsia"/>
          <w:rtl/>
        </w:rPr>
        <w:t>שבעת</w:t>
      </w:r>
      <w:r w:rsidRPr="00392931">
        <w:rPr>
          <w:rStyle w:val="af4"/>
          <w:rtl/>
        </w:rPr>
        <w:t xml:space="preserve"> </w:t>
      </w:r>
      <w:r w:rsidRPr="00392931">
        <w:rPr>
          <w:rStyle w:val="af4"/>
          <w:rFonts w:hint="eastAsia"/>
          <w:rtl/>
        </w:rPr>
        <w:t>ימים</w:t>
      </w:r>
      <w:r>
        <w:rPr>
          <w:rStyle w:val="af4"/>
          <w:rFonts w:hint="cs"/>
          <w:rtl/>
        </w:rPr>
        <w:t>.. -</w:t>
      </w:r>
      <w:r>
        <w:rPr>
          <w:rFonts w:hint="cs"/>
          <w:rtl/>
        </w:rPr>
        <w:t xml:space="preserve"> </w:t>
      </w:r>
      <w:r w:rsidRPr="00392931">
        <w:rPr>
          <w:rtl/>
        </w:rPr>
        <w:t>לתשלומין</w:t>
      </w:r>
      <w:r>
        <w:rPr>
          <w:rFonts w:hint="cs"/>
          <w:rtl/>
        </w:rPr>
        <w:t>,</w:t>
      </w:r>
    </w:p>
    <w:p w14:paraId="2C57183D" w14:textId="77777777" w:rsidR="00C0473D" w:rsidRDefault="00A05334" w:rsidP="00A07C53">
      <w:pPr>
        <w:rPr>
          <w:rStyle w:val="affff1"/>
          <w:rtl/>
        </w:rPr>
      </w:pPr>
      <w:r w:rsidRPr="008A0BAE">
        <w:rPr>
          <w:rStyle w:val="af4"/>
          <w:rFonts w:hint="eastAsia"/>
          <w:rtl/>
        </w:rPr>
        <w:t>בחדש</w:t>
      </w:r>
      <w:r w:rsidRPr="008A0BAE">
        <w:rPr>
          <w:rStyle w:val="af4"/>
          <w:rtl/>
        </w:rPr>
        <w:t xml:space="preserve"> </w:t>
      </w:r>
      <w:r w:rsidRPr="008A0BAE">
        <w:rPr>
          <w:rStyle w:val="af4"/>
          <w:rFonts w:hint="eastAsia"/>
          <w:rtl/>
        </w:rPr>
        <w:t>השביעי</w:t>
      </w:r>
      <w:r>
        <w:rPr>
          <w:rStyle w:val="af4"/>
          <w:rFonts w:hint="cs"/>
          <w:rtl/>
        </w:rPr>
        <w:t xml:space="preserve"> </w:t>
      </w:r>
      <w:r>
        <w:rPr>
          <w:rStyle w:val="af4"/>
          <w:rtl/>
        </w:rPr>
        <w:t>–</w:t>
      </w:r>
      <w:r w:rsidRPr="009C771B">
        <w:rPr>
          <w:rtl/>
        </w:rPr>
        <w:t xml:space="preserve"> יו"ט א</w:t>
      </w:r>
      <w:r w:rsidRPr="009C771B">
        <w:rPr>
          <w:rFonts w:hint="eastAsia"/>
          <w:rtl/>
        </w:rPr>
        <w:t>חרון</w:t>
      </w:r>
      <w:r>
        <w:rPr>
          <w:rFonts w:hint="cs"/>
          <w:rtl/>
        </w:rPr>
        <w:t>,</w:t>
      </w:r>
      <w:r w:rsidRPr="008A0BAE">
        <w:rPr>
          <w:rStyle w:val="af4"/>
          <w:rtl/>
        </w:rPr>
        <w:t xml:space="preserve"> </w:t>
      </w:r>
      <w:r w:rsidRPr="008A0BAE">
        <w:rPr>
          <w:rStyle w:val="af4"/>
          <w:rFonts w:hint="eastAsia"/>
          <w:rtl/>
        </w:rPr>
        <w:t>תח</w:t>
      </w:r>
      <w:r w:rsidR="00D46BD2">
        <w:rPr>
          <w:rStyle w:val="af4"/>
          <w:rFonts w:hint="cs"/>
          <w:rtl/>
        </w:rPr>
        <w:t>ו</w:t>
      </w:r>
      <w:r w:rsidRPr="008A0BAE">
        <w:rPr>
          <w:rStyle w:val="af4"/>
          <w:rFonts w:hint="eastAsia"/>
          <w:rtl/>
        </w:rPr>
        <w:t>גו</w:t>
      </w:r>
      <w:r w:rsidRPr="008A0BAE">
        <w:rPr>
          <w:rStyle w:val="af4"/>
          <w:rtl/>
        </w:rPr>
        <w:t xml:space="preserve"> </w:t>
      </w:r>
      <w:r w:rsidRPr="008A0BAE">
        <w:rPr>
          <w:rStyle w:val="af4"/>
          <w:rFonts w:hint="eastAsia"/>
          <w:rtl/>
        </w:rPr>
        <w:t>אתו</w:t>
      </w:r>
      <w:r>
        <w:rPr>
          <w:rFonts w:hint="cs"/>
          <w:rtl/>
        </w:rPr>
        <w:t xml:space="preserve">' </w:t>
      </w:r>
      <w:r w:rsidRPr="008A0BAE">
        <w:rPr>
          <w:rtl/>
        </w:rPr>
        <w:t xml:space="preserve">- </w:t>
      </w:r>
      <w:r>
        <w:rPr>
          <w:rFonts w:hint="cs"/>
          <w:rtl/>
        </w:rPr>
        <w:t>ו</w:t>
      </w:r>
      <w:r w:rsidRPr="008A0BAE">
        <w:rPr>
          <w:rtl/>
        </w:rPr>
        <w:t>לא</w:t>
      </w:r>
      <w:r w:rsidRPr="006F178A">
        <w:rPr>
          <w:rFonts w:ascii="Fb Fontext" w:hAnsi="Fb Fontext" w:hint="cs"/>
          <w:sz w:val="20"/>
          <w:rtl/>
        </w:rPr>
        <w:t xml:space="preserve"> </w:t>
      </w:r>
      <w:r>
        <w:rPr>
          <w:rFonts w:ascii="Fb Fontext" w:hAnsi="Fb Fontext" w:hint="cs"/>
          <w:sz w:val="20"/>
          <w:rtl/>
        </w:rPr>
        <w:t>כל החודש.</w:t>
      </w:r>
    </w:p>
    <w:p w14:paraId="57E975FC" w14:textId="00EA01E3" w:rsidR="001F7300" w:rsidRPr="001F7300" w:rsidRDefault="00A05334" w:rsidP="001F7300">
      <w:pPr>
        <w:pStyle w:val="affff0"/>
        <w:rPr>
          <w:rtl/>
        </w:rPr>
      </w:pPr>
      <w:ins w:id="9808" w:author="מספור קטעי משנה" w:date="2026-10-06T06:45:17Z">
        <w:r>
          <w:rPr>
            <w:rStyle w:val="MisparKeta"/>
          </w:rPr>
          <w:t xml:space="preserve">ג. </w:t>
        </w:r>
      </w:ins>
      <w:r w:rsidRPr="001F7300">
        <w:rPr>
          <w:rFonts w:hint="eastAsia"/>
          <w:rtl/>
        </w:rPr>
        <w:t>תשלומין</w:t>
      </w:r>
    </w:p>
    <w:p w14:paraId="1993D563" w14:textId="621D77AD" w:rsidR="00A05334" w:rsidRPr="00D705AB" w:rsidRDefault="00A05334" w:rsidP="00A07C53">
      <w:pPr>
        <w:rPr>
          <w:rStyle w:val="affe"/>
          <w:rtl/>
        </w:rPr>
      </w:pPr>
      <w:r w:rsidRPr="00D705AB">
        <w:rPr>
          <w:rStyle w:val="affc"/>
          <w:rFonts w:hint="eastAsia"/>
          <w:rtl/>
        </w:rPr>
        <w:t>לרי</w:t>
      </w:r>
      <w:r w:rsidRPr="00D705AB">
        <w:rPr>
          <w:rStyle w:val="affc"/>
          <w:rtl/>
        </w:rPr>
        <w:t>"ו:</w:t>
      </w:r>
      <w:r w:rsidRPr="00D705AB">
        <w:rPr>
          <w:rFonts w:ascii="Fb Fontext" w:hAnsi="Fb Fontext" w:hint="cs"/>
          <w:rtl/>
        </w:rPr>
        <w:t xml:space="preserve"> </w:t>
      </w:r>
      <w:r w:rsidRPr="00D705AB">
        <w:rPr>
          <w:rFonts w:ascii="Fb Fontext" w:hAnsi="Fb Fontext" w:cs="PFT_Frank" w:hint="eastAsia"/>
          <w:b/>
          <w:bCs/>
          <w:szCs w:val="14"/>
          <w:rtl/>
        </w:rPr>
        <w:t>לראשון</w:t>
      </w:r>
      <w:r w:rsidRPr="00D705AB">
        <w:rPr>
          <w:rFonts w:ascii="Fb Fontext" w:hAnsi="Fb Fontext"/>
          <w:rtl/>
        </w:rPr>
        <w:t xml:space="preserve">, </w:t>
      </w:r>
      <w:r w:rsidR="00D705AB" w:rsidRPr="00D705AB">
        <w:rPr>
          <w:rStyle w:val="affc"/>
          <w:rtl/>
        </w:rPr>
        <w:tab/>
      </w:r>
      <w:r w:rsidR="00D705AB" w:rsidRPr="00D705AB">
        <w:rPr>
          <w:rStyle w:val="affc"/>
          <w:rtl/>
        </w:rPr>
        <w:tab/>
      </w:r>
      <w:r w:rsidRPr="00D705AB">
        <w:rPr>
          <w:rStyle w:val="affc"/>
          <w:rFonts w:hint="eastAsia"/>
          <w:rtl/>
        </w:rPr>
        <w:t>לר</w:t>
      </w:r>
      <w:r w:rsidRPr="00D705AB">
        <w:rPr>
          <w:rStyle w:val="affc"/>
          <w:rtl/>
        </w:rPr>
        <w:t>"</w:t>
      </w:r>
      <w:r w:rsidRPr="00D705AB">
        <w:rPr>
          <w:rStyle w:val="affc"/>
          <w:rFonts w:hint="eastAsia"/>
          <w:rtl/>
        </w:rPr>
        <w:t>א</w:t>
      </w:r>
      <w:r w:rsidRPr="00D705AB">
        <w:rPr>
          <w:rStyle w:val="affc"/>
          <w:rtl/>
        </w:rPr>
        <w:t>:</w:t>
      </w:r>
      <w:r w:rsidRPr="00D705AB">
        <w:rPr>
          <w:rFonts w:ascii="Fb Fontext" w:hAnsi="Fb Fontext"/>
          <w:rtl/>
        </w:rPr>
        <w:t xml:space="preserve"> </w:t>
      </w:r>
      <w:r w:rsidRPr="00D705AB">
        <w:rPr>
          <w:rFonts w:ascii="Fb Fontext" w:hAnsi="Fb Fontext" w:cs="PFT_Frank" w:hint="eastAsia"/>
          <w:b/>
          <w:bCs/>
          <w:szCs w:val="14"/>
          <w:rtl/>
        </w:rPr>
        <w:t>זה</w:t>
      </w:r>
      <w:r w:rsidRPr="00D705AB">
        <w:rPr>
          <w:rFonts w:ascii="Fb Fontext" w:hAnsi="Fb Fontext" w:cs="PFT_Frank"/>
          <w:b/>
          <w:bCs/>
          <w:szCs w:val="14"/>
          <w:rtl/>
        </w:rPr>
        <w:t xml:space="preserve"> </w:t>
      </w:r>
      <w:r w:rsidRPr="00D705AB">
        <w:rPr>
          <w:rFonts w:ascii="Fb Fontext" w:hAnsi="Fb Fontext" w:cs="PFT_Frank" w:hint="eastAsia"/>
          <w:b/>
          <w:bCs/>
          <w:szCs w:val="14"/>
          <w:rtl/>
        </w:rPr>
        <w:t>לזה</w:t>
      </w:r>
      <w:r w:rsidRPr="00D705AB">
        <w:rPr>
          <w:rFonts w:ascii="Fb Fontext" w:hAnsi="Fb Fontext" w:hint="cs"/>
          <w:rtl/>
        </w:rPr>
        <w:t>,</w:t>
      </w:r>
      <w:r w:rsidRPr="00D705AB">
        <w:rPr>
          <w:rStyle w:val="affe"/>
          <w:rtl/>
        </w:rPr>
        <w:t xml:space="preserve"> שני לראשון ושלישי לשני</w:t>
      </w:r>
      <w:r w:rsidRPr="00D705AB">
        <w:rPr>
          <w:rStyle w:val="affe"/>
          <w:rFonts w:hint="cs"/>
          <w:rtl/>
        </w:rPr>
        <w:t>.</w:t>
      </w:r>
    </w:p>
    <w:p w14:paraId="2BBD0FC1" w14:textId="211A686D" w:rsidR="00731582" w:rsidRDefault="00A05334" w:rsidP="00353D4B">
      <w:pPr>
        <w:pStyle w:val="36"/>
        <w:framePr w:wrap="notBeside"/>
        <w:rPr>
          <w:rtl/>
        </w:rPr>
      </w:pPr>
      <w:r w:rsidRPr="0087008C">
        <w:rPr>
          <w:rFonts w:hint="eastAsia"/>
          <w:rtl/>
        </w:rPr>
        <w:t>ונפק</w:t>
      </w:r>
      <w:r w:rsidRPr="0087008C">
        <w:rPr>
          <w:rtl/>
        </w:rPr>
        <w:t>"מ</w:t>
      </w:r>
      <w:r w:rsidR="00731582">
        <w:rPr>
          <w:rtl/>
        </w:rPr>
        <w:t>:</w:t>
      </w:r>
    </w:p>
    <w:p w14:paraId="576DFED2" w14:textId="77204326" w:rsidR="00A05334" w:rsidRPr="00D22086" w:rsidRDefault="00A05334" w:rsidP="00A07C53">
      <w:pPr>
        <w:rPr>
          <w:spacing w:val="-2"/>
          <w:rtl/>
        </w:rPr>
      </w:pPr>
      <w:r w:rsidRPr="00D22086">
        <w:rPr>
          <w:rFonts w:hint="cs"/>
          <w:spacing w:val="-2"/>
          <w:rtl/>
        </w:rPr>
        <w:t>חיגר</w:t>
      </w:r>
      <w:r w:rsidRPr="00D22086">
        <w:rPr>
          <w:spacing w:val="-2"/>
          <w:rtl/>
        </w:rPr>
        <w:t xml:space="preserve"> </w:t>
      </w:r>
      <w:r w:rsidRPr="00D22086">
        <w:rPr>
          <w:rFonts w:hint="cs"/>
          <w:spacing w:val="-2"/>
          <w:rtl/>
        </w:rPr>
        <w:t>בראשון</w:t>
      </w:r>
      <w:r w:rsidRPr="00D22086">
        <w:rPr>
          <w:spacing w:val="-2"/>
          <w:rtl/>
        </w:rPr>
        <w:t xml:space="preserve"> </w:t>
      </w:r>
      <w:r w:rsidRPr="00D22086">
        <w:rPr>
          <w:rFonts w:hint="cs"/>
          <w:spacing w:val="-2"/>
          <w:rtl/>
        </w:rPr>
        <w:t>ונתרפא</w:t>
      </w:r>
      <w:r w:rsidRPr="00D22086">
        <w:rPr>
          <w:spacing w:val="-2"/>
          <w:rtl/>
        </w:rPr>
        <w:t xml:space="preserve"> </w:t>
      </w:r>
      <w:r w:rsidRPr="00D22086">
        <w:rPr>
          <w:rFonts w:hint="cs"/>
          <w:spacing w:val="-2"/>
          <w:rtl/>
        </w:rPr>
        <w:t xml:space="preserve">בשני - </w:t>
      </w:r>
      <w:r w:rsidRPr="00D22086">
        <w:rPr>
          <w:rStyle w:val="affc"/>
          <w:rFonts w:hint="eastAsia"/>
          <w:spacing w:val="-2"/>
          <w:rtl/>
        </w:rPr>
        <w:t>לר</w:t>
      </w:r>
      <w:r w:rsidRPr="00D22086">
        <w:rPr>
          <w:rStyle w:val="affc"/>
          <w:spacing w:val="-2"/>
          <w:rtl/>
        </w:rPr>
        <w:t>"</w:t>
      </w:r>
      <w:r w:rsidRPr="00D22086">
        <w:rPr>
          <w:rStyle w:val="affc"/>
          <w:rFonts w:hint="eastAsia"/>
          <w:spacing w:val="-2"/>
          <w:rtl/>
        </w:rPr>
        <w:t>י</w:t>
      </w:r>
      <w:r w:rsidRPr="00D22086">
        <w:rPr>
          <w:rStyle w:val="affc"/>
          <w:spacing w:val="-2"/>
          <w:rtl/>
        </w:rPr>
        <w:t>:</w:t>
      </w:r>
      <w:r w:rsidRPr="00D22086">
        <w:rPr>
          <w:rFonts w:hint="cs"/>
          <w:spacing w:val="-2"/>
          <w:rtl/>
        </w:rPr>
        <w:t xml:space="preserve"> </w:t>
      </w:r>
      <w:r w:rsidRPr="00D22086">
        <w:rPr>
          <w:rFonts w:cs="PFT_Frank" w:hint="eastAsia"/>
          <w:b/>
          <w:bCs/>
          <w:spacing w:val="-2"/>
          <w:szCs w:val="14"/>
          <w:rtl/>
        </w:rPr>
        <w:t>פטור</w:t>
      </w:r>
      <w:r w:rsidRPr="00D22086">
        <w:rPr>
          <w:rFonts w:hint="cs"/>
          <w:spacing w:val="-2"/>
          <w:rtl/>
        </w:rPr>
        <w:t xml:space="preserve">, </w:t>
      </w:r>
      <w:r w:rsidRPr="00D22086">
        <w:rPr>
          <w:rStyle w:val="affc"/>
          <w:rFonts w:hint="eastAsia"/>
          <w:spacing w:val="-2"/>
          <w:rtl/>
        </w:rPr>
        <w:t>לר</w:t>
      </w:r>
      <w:r w:rsidRPr="00D22086">
        <w:rPr>
          <w:rStyle w:val="affc"/>
          <w:spacing w:val="-2"/>
          <w:rtl/>
        </w:rPr>
        <w:t>"</w:t>
      </w:r>
      <w:r w:rsidRPr="00D22086">
        <w:rPr>
          <w:rStyle w:val="affc"/>
          <w:rFonts w:hint="eastAsia"/>
          <w:spacing w:val="-2"/>
          <w:rtl/>
        </w:rPr>
        <w:t>א</w:t>
      </w:r>
      <w:r w:rsidRPr="00D22086">
        <w:rPr>
          <w:rStyle w:val="affc"/>
          <w:spacing w:val="-2"/>
          <w:rtl/>
        </w:rPr>
        <w:t>:</w:t>
      </w:r>
      <w:r w:rsidRPr="00D22086">
        <w:rPr>
          <w:rFonts w:hint="cs"/>
          <w:spacing w:val="-2"/>
          <w:rtl/>
        </w:rPr>
        <w:t xml:space="preserve"> </w:t>
      </w:r>
      <w:r w:rsidRPr="00D22086">
        <w:rPr>
          <w:rFonts w:cs="PFT_Frank" w:hint="eastAsia"/>
          <w:b/>
          <w:bCs/>
          <w:spacing w:val="-2"/>
          <w:szCs w:val="14"/>
          <w:rtl/>
        </w:rPr>
        <w:t>חייב</w:t>
      </w:r>
      <w:r w:rsidRPr="00D22086">
        <w:rPr>
          <w:rFonts w:hint="cs"/>
          <w:spacing w:val="-2"/>
          <w:rtl/>
        </w:rPr>
        <w:t>.</w:t>
      </w:r>
    </w:p>
    <w:p w14:paraId="44293379" w14:textId="5D9CFC36" w:rsidR="00731582" w:rsidRDefault="00A05334" w:rsidP="00353D4B">
      <w:pPr>
        <w:pStyle w:val="36"/>
        <w:framePr w:wrap="notBeside"/>
        <w:rPr>
          <w:rtl/>
        </w:rPr>
      </w:pPr>
      <w:r w:rsidRPr="0087008C">
        <w:rPr>
          <w:rFonts w:hint="eastAsia"/>
          <w:rtl/>
        </w:rPr>
        <w:t>והך</w:t>
      </w:r>
      <w:r w:rsidR="00353D4B" w:rsidRPr="0087008C">
        <w:rPr>
          <w:rFonts w:hint="cs"/>
          <w:rtl/>
        </w:rPr>
        <w:t xml:space="preserve"> דלחזקיה</w:t>
      </w:r>
      <w:r w:rsidR="00731582">
        <w:rPr>
          <w:rFonts w:hint="cs"/>
          <w:rtl/>
        </w:rPr>
        <w:t>:</w:t>
      </w:r>
    </w:p>
    <w:p w14:paraId="31D59F8C" w14:textId="0F1217D6" w:rsidR="00A05334" w:rsidRPr="006F178A" w:rsidRDefault="00A05334" w:rsidP="00A07C53">
      <w:pPr>
        <w:rPr>
          <w:rtl/>
        </w:rPr>
      </w:pPr>
      <w:r w:rsidRPr="00353D4B">
        <w:rPr>
          <w:rFonts w:hint="eastAsia"/>
          <w:rtl/>
        </w:rPr>
        <w:t>נזיר</w:t>
      </w:r>
      <w:r w:rsidRPr="00353D4B">
        <w:rPr>
          <w:rtl/>
        </w:rPr>
        <w:t xml:space="preserve"> </w:t>
      </w:r>
      <w:r w:rsidRPr="00353D4B">
        <w:rPr>
          <w:rFonts w:hint="eastAsia"/>
          <w:rtl/>
        </w:rPr>
        <w:t>ש</w:t>
      </w:r>
      <w:r w:rsidRPr="00353D4B">
        <w:rPr>
          <w:rFonts w:hint="cs"/>
          <w:rtl/>
        </w:rPr>
        <w:t>נטמא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ביום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מביא</w:t>
      </w:r>
      <w:r w:rsidRPr="006F178A">
        <w:rPr>
          <w:rtl/>
        </w:rPr>
        <w:t xml:space="preserve">, </w:t>
      </w:r>
      <w:r>
        <w:rPr>
          <w:rFonts w:hint="cs"/>
          <w:rtl/>
        </w:rPr>
        <w:t xml:space="preserve"> </w:t>
      </w:r>
      <w:r w:rsidRPr="006F178A">
        <w:rPr>
          <w:rFonts w:hint="cs"/>
          <w:rtl/>
        </w:rPr>
        <w:t>בלילה</w:t>
      </w:r>
      <w:r w:rsidRPr="006F178A">
        <w:rPr>
          <w:rtl/>
        </w:rPr>
        <w:t xml:space="preserve"> - </w:t>
      </w:r>
      <w:r>
        <w:rPr>
          <w:rFonts w:hint="cs"/>
          <w:rtl/>
        </w:rPr>
        <w:t>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מביא</w:t>
      </w:r>
      <w:r w:rsidR="00D705AB">
        <w:rPr>
          <w:rStyle w:val="affe"/>
          <w:rFonts w:hint="cs"/>
          <w:rtl/>
        </w:rPr>
        <w:t>.</w:t>
      </w:r>
    </w:p>
    <w:p w14:paraId="0D607EBF" w14:textId="7BB8F60A" w:rsidR="00731582" w:rsidRDefault="00A05334" w:rsidP="00353D4B">
      <w:pPr>
        <w:pStyle w:val="36"/>
        <w:framePr w:wrap="notBeside"/>
        <w:rPr>
          <w:rtl/>
        </w:rPr>
      </w:pPr>
      <w:r w:rsidRPr="0087008C">
        <w:rPr>
          <w:rFonts w:hint="eastAsia"/>
          <w:rtl/>
        </w:rPr>
        <w:t>ולרי</w:t>
      </w:r>
      <w:r w:rsidRPr="0087008C">
        <w:rPr>
          <w:rtl/>
        </w:rPr>
        <w:t>"ו</w:t>
      </w:r>
      <w:r w:rsidR="00731582">
        <w:rPr>
          <w:rtl/>
        </w:rPr>
        <w:t>:</w:t>
      </w:r>
    </w:p>
    <w:p w14:paraId="6B568EDB" w14:textId="7BA894C7" w:rsidR="00A05334" w:rsidRDefault="00A05334" w:rsidP="00A07C53">
      <w:pPr>
        <w:rPr>
          <w:rtl/>
        </w:rPr>
      </w:pPr>
      <w:r w:rsidRPr="006F178A">
        <w:rPr>
          <w:rFonts w:hint="cs"/>
          <w:rtl/>
        </w:rPr>
        <w:t>אף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בלילה</w:t>
      </w:r>
      <w:r w:rsidRPr="006F178A">
        <w:rPr>
          <w:rtl/>
        </w:rPr>
        <w:t xml:space="preserve"> </w:t>
      </w:r>
      <w:r>
        <w:rPr>
          <w:rFonts w:hint="cs"/>
          <w:rtl/>
        </w:rPr>
        <w:t xml:space="preserve">- </w:t>
      </w:r>
      <w:r w:rsidRPr="006F178A">
        <w:rPr>
          <w:rFonts w:hint="cs"/>
          <w:rtl/>
        </w:rPr>
        <w:t>מביא</w:t>
      </w:r>
      <w:r>
        <w:rPr>
          <w:rFonts w:hint="cs"/>
          <w:rtl/>
        </w:rPr>
        <w:t xml:space="preserve">, </w:t>
      </w:r>
      <w:r w:rsidRPr="009C771B">
        <w:rPr>
          <w:rStyle w:val="affe"/>
          <w:rFonts w:hint="eastAsia"/>
          <w:rtl/>
        </w:rPr>
        <w:t>אף</w:t>
      </w:r>
      <w:r w:rsidRPr="009C771B">
        <w:rPr>
          <w:rStyle w:val="affe"/>
          <w:rtl/>
        </w:rPr>
        <w:t xml:space="preserve"> </w:t>
      </w:r>
      <w:r w:rsidRPr="009C771B">
        <w:rPr>
          <w:rStyle w:val="affe"/>
          <w:rFonts w:hint="eastAsia"/>
          <w:rtl/>
        </w:rPr>
        <w:t>ש</w:t>
      </w:r>
      <w:r>
        <w:rPr>
          <w:rStyle w:val="affe"/>
          <w:rFonts w:hint="cs"/>
          <w:rtl/>
        </w:rPr>
        <w:t>ל</w:t>
      </w:r>
      <w:r w:rsidRPr="009C771B">
        <w:rPr>
          <w:rStyle w:val="affe"/>
          <w:rFonts w:hint="eastAsia"/>
          <w:rtl/>
        </w:rPr>
        <w:t>א</w:t>
      </w:r>
      <w:r w:rsidRPr="009C771B">
        <w:rPr>
          <w:rStyle w:val="affe"/>
          <w:rtl/>
        </w:rPr>
        <w:t xml:space="preserve"> ראוי בלילה - </w:t>
      </w:r>
      <w:r>
        <w:rPr>
          <w:rStyle w:val="affe"/>
          <w:rFonts w:hint="cs"/>
          <w:rtl/>
        </w:rPr>
        <w:t>ה</w:t>
      </w:r>
      <w:r w:rsidRPr="009C771B">
        <w:rPr>
          <w:rStyle w:val="affe"/>
          <w:rFonts w:hint="eastAsia"/>
          <w:rtl/>
        </w:rPr>
        <w:t>תחייב</w:t>
      </w:r>
      <w:r>
        <w:rPr>
          <w:rStyle w:val="affe"/>
          <w:rFonts w:hint="cs"/>
          <w:rtl/>
        </w:rPr>
        <w:t xml:space="preserve"> בקרבן,</w:t>
      </w:r>
    </w:p>
    <w:p w14:paraId="5C5C19FD" w14:textId="4F3F6DCD" w:rsidR="00731582" w:rsidRDefault="00A05334" w:rsidP="00353D4B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 xml:space="preserve">- </w:t>
      </w:r>
      <w:r w:rsidRPr="0087008C">
        <w:rPr>
          <w:rFonts w:hint="eastAsia"/>
          <w:rtl/>
        </w:rPr>
        <w:t>ס</w:t>
      </w:r>
      <w:r w:rsidRPr="0087008C">
        <w:rPr>
          <w:rFonts w:hint="cs"/>
          <w:rtl/>
        </w:rPr>
        <w:t>ובר</w:t>
      </w:r>
      <w:r w:rsidR="00731582">
        <w:rPr>
          <w:rFonts w:hint="cs"/>
          <w:rtl/>
        </w:rPr>
        <w:t>:</w:t>
      </w:r>
    </w:p>
    <w:p w14:paraId="72B34EF5" w14:textId="49EB20F4" w:rsidR="00A05334" w:rsidRPr="006F178A" w:rsidRDefault="00A05334" w:rsidP="00A07C53">
      <w:pPr>
        <w:rPr>
          <w:rtl/>
        </w:rPr>
      </w:pPr>
      <w:r w:rsidRPr="005E6BC8">
        <w:rPr>
          <w:rFonts w:cs="PFT_Frank" w:hint="eastAsia"/>
          <w:b/>
          <w:bCs/>
          <w:szCs w:val="14"/>
          <w:rtl/>
        </w:rPr>
        <w:t>לילה</w:t>
      </w:r>
      <w:r w:rsidRPr="005E6BC8">
        <w:rPr>
          <w:rFonts w:cs="PFT_Frank"/>
          <w:b/>
          <w:bCs/>
          <w:szCs w:val="14"/>
          <w:rtl/>
        </w:rPr>
        <w:t xml:space="preserve"> </w:t>
      </w:r>
      <w:r w:rsidRPr="005E6BC8">
        <w:rPr>
          <w:rFonts w:cs="PFT_Frank" w:hint="eastAsia"/>
          <w:b/>
          <w:bCs/>
          <w:szCs w:val="14"/>
          <w:rtl/>
        </w:rPr>
        <w:t>לאו</w:t>
      </w:r>
      <w:r w:rsidRPr="005E6BC8">
        <w:rPr>
          <w:rFonts w:cs="PFT_Frank"/>
          <w:b/>
          <w:bCs/>
          <w:szCs w:val="14"/>
          <w:rtl/>
        </w:rPr>
        <w:t xml:space="preserve"> </w:t>
      </w:r>
      <w:r w:rsidRPr="005E6BC8">
        <w:rPr>
          <w:rFonts w:cs="PFT_Frank" w:hint="eastAsia"/>
          <w:b/>
          <w:bCs/>
          <w:szCs w:val="14"/>
          <w:rtl/>
        </w:rPr>
        <w:t>מחוסר</w:t>
      </w:r>
      <w:r w:rsidRPr="005E6BC8">
        <w:rPr>
          <w:rFonts w:cs="PFT_Frank"/>
          <w:b/>
          <w:bCs/>
          <w:szCs w:val="14"/>
          <w:rtl/>
        </w:rPr>
        <w:t xml:space="preserve"> </w:t>
      </w:r>
      <w:r w:rsidRPr="005E6BC8">
        <w:rPr>
          <w:rFonts w:cs="PFT_Frank" w:hint="eastAsia"/>
          <w:b/>
          <w:bCs/>
          <w:szCs w:val="14"/>
          <w:rtl/>
        </w:rPr>
        <w:t>זמן</w:t>
      </w:r>
      <w:r>
        <w:rPr>
          <w:rFonts w:hint="cs"/>
          <w:rtl/>
        </w:rPr>
        <w:t xml:space="preserve"> </w:t>
      </w:r>
      <w:r w:rsidRPr="009C771B">
        <w:rPr>
          <w:rStyle w:val="affe"/>
          <w:rFonts w:hint="eastAsia"/>
          <w:rtl/>
        </w:rPr>
        <w:t>ויש</w:t>
      </w:r>
      <w:r w:rsidRPr="009C771B">
        <w:rPr>
          <w:rStyle w:val="affe"/>
          <w:rtl/>
        </w:rPr>
        <w:t xml:space="preserve"> </w:t>
      </w:r>
      <w:r w:rsidRPr="009C771B">
        <w:rPr>
          <w:rStyle w:val="affe"/>
          <w:rFonts w:hint="eastAsia"/>
          <w:rtl/>
        </w:rPr>
        <w:t>עליו</w:t>
      </w:r>
      <w:r w:rsidRPr="009C771B">
        <w:rPr>
          <w:rStyle w:val="affe"/>
          <w:rtl/>
        </w:rPr>
        <w:t xml:space="preserve"> </w:t>
      </w:r>
      <w:r w:rsidRPr="009C771B">
        <w:rPr>
          <w:rStyle w:val="affe"/>
          <w:rFonts w:hint="eastAsia"/>
          <w:rtl/>
        </w:rPr>
        <w:t>חובה</w:t>
      </w:r>
      <w:r w:rsidRPr="009C771B">
        <w:rPr>
          <w:rStyle w:val="affe"/>
          <w:rtl/>
        </w:rPr>
        <w:t xml:space="preserve">, </w:t>
      </w:r>
      <w:r w:rsidRPr="009C771B">
        <w:rPr>
          <w:rStyle w:val="affe"/>
          <w:rFonts w:hint="eastAsia"/>
          <w:rtl/>
        </w:rPr>
        <w:t>משא</w:t>
      </w:r>
      <w:r w:rsidRPr="009C771B">
        <w:rPr>
          <w:rStyle w:val="affe"/>
          <w:rtl/>
        </w:rPr>
        <w:t xml:space="preserve">"כ </w:t>
      </w:r>
      <w:r w:rsidRPr="009C771B">
        <w:rPr>
          <w:rStyle w:val="affe"/>
          <w:rFonts w:hint="eastAsia"/>
          <w:rtl/>
        </w:rPr>
        <w:t>חיגר</w:t>
      </w:r>
      <w:r w:rsidRPr="009C771B">
        <w:rPr>
          <w:rStyle w:val="affe"/>
          <w:rtl/>
        </w:rPr>
        <w:t>.</w:t>
      </w:r>
    </w:p>
    <w:p w14:paraId="318A35D1" w14:textId="50A22774" w:rsidR="00731582" w:rsidRDefault="00A05334" w:rsidP="00353D4B">
      <w:pPr>
        <w:pStyle w:val="36"/>
        <w:framePr w:wrap="notBeside"/>
        <w:rPr>
          <w:rtl/>
        </w:rPr>
      </w:pPr>
      <w:r w:rsidRPr="0087008C">
        <w:rPr>
          <w:rFonts w:hint="eastAsia"/>
          <w:rtl/>
        </w:rPr>
        <w:t>ושאמר</w:t>
      </w:r>
      <w:r w:rsidRPr="0087008C">
        <w:rPr>
          <w:rtl/>
        </w:rPr>
        <w:t xml:space="preserve"> </w:t>
      </w:r>
      <w:r w:rsidRPr="0087008C">
        <w:rPr>
          <w:rFonts w:hint="eastAsia"/>
          <w:rtl/>
        </w:rPr>
        <w:t>רי</w:t>
      </w:r>
      <w:r w:rsidRPr="0087008C">
        <w:rPr>
          <w:rtl/>
        </w:rPr>
        <w:t>"ו</w:t>
      </w:r>
      <w:r w:rsidR="00731582">
        <w:rPr>
          <w:rtl/>
        </w:rPr>
        <w:t>:</w:t>
      </w:r>
    </w:p>
    <w:p w14:paraId="63E90051" w14:textId="545DE796" w:rsidR="00A05334" w:rsidRDefault="00A05334" w:rsidP="00A07C53">
      <w:pPr>
        <w:rPr>
          <w:rtl/>
        </w:rPr>
      </w:pPr>
      <w:r w:rsidRPr="003175D2">
        <w:rPr>
          <w:rStyle w:val="affe"/>
          <w:rFonts w:hint="eastAsia"/>
          <w:rtl/>
        </w:rPr>
        <w:t>זב</w:t>
      </w:r>
      <w:r w:rsidRPr="003175D2">
        <w:rPr>
          <w:rStyle w:val="affe"/>
          <w:rtl/>
        </w:rPr>
        <w:t xml:space="preserve"> שראה </w:t>
      </w:r>
      <w:r>
        <w:rPr>
          <w:rFonts w:hint="cs"/>
          <w:rtl/>
        </w:rPr>
        <w:t>ב'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בלילה</w:t>
      </w:r>
      <w:r w:rsidRPr="006F178A">
        <w:rPr>
          <w:rtl/>
        </w:rPr>
        <w:t xml:space="preserve"> </w:t>
      </w:r>
      <w:r>
        <w:rPr>
          <w:rFonts w:hint="cs"/>
          <w:rtl/>
        </w:rPr>
        <w:t>וא'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ביום</w:t>
      </w:r>
      <w:r w:rsidRPr="006F178A">
        <w:rPr>
          <w:rtl/>
        </w:rPr>
        <w:t xml:space="preserve"> </w:t>
      </w:r>
      <w:r>
        <w:rPr>
          <w:rFonts w:hint="cs"/>
          <w:rtl/>
        </w:rPr>
        <w:t xml:space="preserve">- לא </w:t>
      </w:r>
      <w:r w:rsidRPr="006F178A">
        <w:rPr>
          <w:rFonts w:hint="cs"/>
          <w:rtl/>
        </w:rPr>
        <w:t>מביא</w:t>
      </w:r>
      <w:r>
        <w:rPr>
          <w:rFonts w:hint="cs"/>
          <w:rtl/>
        </w:rPr>
        <w:t>,</w:t>
      </w:r>
    </w:p>
    <w:p w14:paraId="009E7F81" w14:textId="1116FC57" w:rsidR="00731582" w:rsidRDefault="00A05334" w:rsidP="00353D4B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-</w:t>
      </w:r>
      <w:r w:rsidRPr="0087008C">
        <w:rPr>
          <w:rtl/>
        </w:rPr>
        <w:t xml:space="preserve"> </w:t>
      </w:r>
      <w:r w:rsidRPr="0087008C">
        <w:rPr>
          <w:rFonts w:hint="eastAsia"/>
          <w:rtl/>
        </w:rPr>
        <w:t>זה</w:t>
      </w:r>
      <w:r w:rsidRPr="0087008C">
        <w:rPr>
          <w:rtl/>
        </w:rPr>
        <w:t xml:space="preserve"> ל</w:t>
      </w:r>
      <w:r w:rsidRPr="0087008C">
        <w:rPr>
          <w:rFonts w:hint="eastAsia"/>
          <w:rtl/>
        </w:rPr>
        <w:t>סובר</w:t>
      </w:r>
      <w:r w:rsidR="00731582">
        <w:rPr>
          <w:rtl/>
        </w:rPr>
        <w:t>:</w:t>
      </w:r>
    </w:p>
    <w:p w14:paraId="7CBE123E" w14:textId="1E3F61FA" w:rsidR="00A05334" w:rsidRPr="00D22086" w:rsidRDefault="00353D4B" w:rsidP="00A07C53">
      <w:pPr>
        <w:rPr>
          <w:rStyle w:val="affc"/>
          <w:spacing w:val="-2"/>
          <w:rtl/>
        </w:rPr>
      </w:pPr>
      <w:r>
        <w:rPr>
          <w:rFonts w:cs="PFT_Frank" w:hint="cs"/>
          <w:b/>
          <w:bCs/>
          <w:spacing w:val="-2"/>
          <w:szCs w:val="14"/>
          <w:rtl/>
        </w:rPr>
        <w:t>ל</w:t>
      </w:r>
      <w:r w:rsidR="00A05334" w:rsidRPr="00D22086">
        <w:rPr>
          <w:rFonts w:cs="PFT_Frank" w:hint="eastAsia"/>
          <w:b/>
          <w:bCs/>
          <w:spacing w:val="-2"/>
          <w:szCs w:val="14"/>
          <w:rtl/>
        </w:rPr>
        <w:t>ילה</w:t>
      </w:r>
      <w:r w:rsidR="00A05334" w:rsidRPr="00D22086">
        <w:rPr>
          <w:rFonts w:cs="PFT_Frank"/>
          <w:b/>
          <w:bCs/>
          <w:spacing w:val="-2"/>
          <w:szCs w:val="14"/>
          <w:rtl/>
        </w:rPr>
        <w:t xml:space="preserve"> </w:t>
      </w:r>
      <w:r w:rsidR="00A05334" w:rsidRPr="00D22086">
        <w:rPr>
          <w:rFonts w:cs="PFT_Frank" w:hint="eastAsia"/>
          <w:b/>
          <w:bCs/>
          <w:spacing w:val="-2"/>
          <w:szCs w:val="14"/>
          <w:rtl/>
        </w:rPr>
        <w:t>מחוסר</w:t>
      </w:r>
      <w:r w:rsidR="00A05334" w:rsidRPr="00D22086">
        <w:rPr>
          <w:rFonts w:cs="PFT_Frank"/>
          <w:b/>
          <w:bCs/>
          <w:spacing w:val="-2"/>
          <w:szCs w:val="14"/>
          <w:rtl/>
        </w:rPr>
        <w:t xml:space="preserve"> </w:t>
      </w:r>
      <w:r w:rsidR="00A05334" w:rsidRPr="00D22086">
        <w:rPr>
          <w:rFonts w:cs="PFT_Frank" w:hint="eastAsia"/>
          <w:b/>
          <w:bCs/>
          <w:spacing w:val="-2"/>
          <w:szCs w:val="14"/>
          <w:rtl/>
        </w:rPr>
        <w:t>זמן</w:t>
      </w:r>
      <w:r w:rsidR="00A05334" w:rsidRPr="00D22086">
        <w:rPr>
          <w:rFonts w:hint="cs"/>
          <w:spacing w:val="-2"/>
          <w:rtl/>
        </w:rPr>
        <w:t>,</w:t>
      </w:r>
      <w:r w:rsidR="00A05334" w:rsidRPr="00D22086">
        <w:rPr>
          <w:rStyle w:val="affe"/>
          <w:spacing w:val="-2"/>
          <w:rtl/>
        </w:rPr>
        <w:t xml:space="preserve"> אבל לשיטתו א</w:t>
      </w:r>
      <w:r w:rsidR="00A05334" w:rsidRPr="00D22086">
        <w:rPr>
          <w:rStyle w:val="affe"/>
          <w:rFonts w:hint="cs"/>
          <w:spacing w:val="-2"/>
          <w:rtl/>
        </w:rPr>
        <w:t>ף</w:t>
      </w:r>
      <w:r w:rsidR="00A05334" w:rsidRPr="00D22086">
        <w:rPr>
          <w:rStyle w:val="affe"/>
          <w:spacing w:val="-2"/>
          <w:rtl/>
        </w:rPr>
        <w:t xml:space="preserve"> ג' בלילה</w:t>
      </w:r>
      <w:r w:rsidR="00A05334" w:rsidRPr="00D22086">
        <w:rPr>
          <w:rStyle w:val="affe"/>
          <w:rFonts w:hint="cs"/>
          <w:spacing w:val="-2"/>
          <w:rtl/>
        </w:rPr>
        <w:t xml:space="preserve"> -</w:t>
      </w:r>
      <w:r w:rsidR="00A05334" w:rsidRPr="00D22086">
        <w:rPr>
          <w:rStyle w:val="affe"/>
          <w:spacing w:val="-2"/>
          <w:rtl/>
        </w:rPr>
        <w:t xml:space="preserve"> מביא</w:t>
      </w:r>
      <w:r w:rsidR="00A05334" w:rsidRPr="00D22086">
        <w:rPr>
          <w:rStyle w:val="affc"/>
          <w:rFonts w:hint="cs"/>
          <w:spacing w:val="-2"/>
          <w:rtl/>
        </w:rPr>
        <w:t>,</w:t>
      </w:r>
    </w:p>
    <w:p w14:paraId="75025E3A" w14:textId="2FCB570E" w:rsidR="00731582" w:rsidRDefault="00A05334" w:rsidP="00353D4B">
      <w:pPr>
        <w:pStyle w:val="36"/>
        <w:framePr w:wrap="notBeside"/>
        <w:rPr>
          <w:rtl/>
        </w:rPr>
      </w:pPr>
      <w:r w:rsidRPr="0087008C">
        <w:rPr>
          <w:rFonts w:hint="eastAsia"/>
          <w:rtl/>
        </w:rPr>
        <w:t>והחידוש</w:t>
      </w:r>
      <w:r w:rsidR="00731582">
        <w:rPr>
          <w:rFonts w:hint="cs"/>
          <w:rtl/>
        </w:rPr>
        <w:t>:</w:t>
      </w:r>
    </w:p>
    <w:p w14:paraId="71BB6CCC" w14:textId="0A921851" w:rsidR="00A05334" w:rsidRPr="006F178A" w:rsidRDefault="00A05334" w:rsidP="007B70FC">
      <w:pPr>
        <w:spacing w:after="60"/>
        <w:rPr>
          <w:rtl/>
        </w:rPr>
      </w:pPr>
      <w:r w:rsidRPr="009C771B">
        <w:rPr>
          <w:rtl/>
        </w:rPr>
        <w:t xml:space="preserve">א' בלילה וב' ביום - מביא, </w:t>
      </w:r>
      <w:r w:rsidRPr="00005CCF">
        <w:rPr>
          <w:rStyle w:val="affc"/>
          <w:rFonts w:hint="cs"/>
          <w:rtl/>
        </w:rPr>
        <w:t>ולא כאתקפתא דרשבר"א.</w:t>
      </w:r>
    </w:p>
    <w:p w14:paraId="3E49C672" w14:textId="77777777" w:rsidR="00A05334" w:rsidRDefault="00A05334" w:rsidP="007B70FC">
      <w:pPr>
        <w:jc w:val="center"/>
        <w:rPr>
          <w:rStyle w:val="affff1"/>
          <w:rtl/>
        </w:rPr>
      </w:pPr>
      <w:r>
        <w:rPr>
          <w:rStyle w:val="affff1"/>
          <w:rFonts w:hint="cs"/>
          <w:rtl/>
        </w:rPr>
        <w:t>'</w:t>
      </w:r>
      <w:r>
        <w:rPr>
          <w:rStyle w:val="af4"/>
          <w:rFonts w:hint="cs"/>
          <w:rtl/>
          <w:rPrChange w:id="9001" w:author="מנוע פסוקים" w:date="2026-10-05T16:38:18Z">
            <w:rPr>
              <w:rStyle w:val="affff1"/>
              <w:rFonts w:hint="cs"/>
              <w:rtl/>
            </w:rPr>
          </w:rPrChange>
        </w:rPr>
        <w:t xml:space="preserve">ו</w:t>
      </w:r>
      <w:r>
        <w:rPr>
          <w:rStyle w:val="af4"/>
          <w:rFonts w:hint="eastAsia"/>
          <w:rtl/>
          <w:rPrChange w:id="9002" w:author="מנוע פסוקים" w:date="2026-10-05T16:38:18Z">
            <w:rPr>
              <w:rStyle w:val="affff1"/>
              <w:rFonts w:hint="eastAsia"/>
              <w:rtl/>
            </w:rPr>
          </w:rPrChange>
        </w:rPr>
        <w:t xml:space="preserve">חסרון</w:t>
      </w:r>
      <w:r>
        <w:rPr>
          <w:rStyle w:val="af4"/>
          <w:rtl/>
          <w:rPrChange w:id="9003" w:author="מנוע פסוקים" w:date="2026-10-05T16:38:18Z">
            <w:rPr>
              <w:rStyle w:val="affff1"/>
              <w:rtl/>
            </w:rPr>
          </w:rPrChange>
        </w:rPr>
        <w:t xml:space="preserve"> </w:t>
      </w:r>
      <w:r>
        <w:rPr>
          <w:rStyle w:val="af4"/>
          <w:rFonts w:hint="eastAsia"/>
          <w:rtl/>
          <w:rPrChange w:id="9004" w:author="מנוע פסוקים" w:date="2026-10-05T16:38:18Z">
            <w:rPr>
              <w:rStyle w:val="affff1"/>
              <w:rFonts w:hint="eastAsia"/>
              <w:rtl/>
            </w:rPr>
          </w:rPrChange>
        </w:rPr>
        <w:t xml:space="preserve">לא</w:t>
      </w:r>
      <w:r>
        <w:rPr>
          <w:rStyle w:val="af4"/>
          <w:rtl/>
          <w:rPrChange w:id="9005" w:author="מנוע פסוקים" w:date="2026-10-05T16:38:18Z">
            <w:rPr>
              <w:rStyle w:val="affff1"/>
              <w:rtl/>
            </w:rPr>
          </w:rPrChange>
        </w:rPr>
        <w:t xml:space="preserve"> </w:t>
      </w:r>
      <w:r>
        <w:rPr>
          <w:rStyle w:val="af4"/>
          <w:rFonts w:hint="eastAsia"/>
          <w:rtl/>
          <w:rPrChange w:id="9006" w:author="מנוע פסוקים" w:date="2026-10-05T16:38:18Z">
            <w:rPr>
              <w:rStyle w:val="affff1"/>
              <w:rFonts w:hint="eastAsia"/>
              <w:rtl/>
            </w:rPr>
          </w:rPrChange>
        </w:rPr>
        <w:t xml:space="preserve">יוכל</w:t>
      </w:r>
      <w:r>
        <w:rPr>
          <w:rStyle w:val="af4"/>
          <w:rtl/>
          <w:rPrChange w:id="9007" w:author="מנוע פסוקים" w:date="2026-10-05T16:38:18Z">
            <w:rPr>
              <w:rStyle w:val="affff1"/>
              <w:rtl/>
            </w:rPr>
          </w:rPrChange>
        </w:rPr>
        <w:t xml:space="preserve"> </w:t>
      </w:r>
      <w:r>
        <w:rPr>
          <w:rStyle w:val="af4"/>
          <w:rFonts w:hint="eastAsia"/>
          <w:rtl/>
          <w:rPrChange w:id="9008" w:author="מנוע פסוקים" w:date="2026-10-05T16:38:18Z">
            <w:rPr>
              <w:rStyle w:val="affff1"/>
              <w:rFonts w:hint="eastAsia"/>
              <w:rtl/>
            </w:rPr>
          </w:rPrChange>
        </w:rPr>
        <w:t xml:space="preserve">להימנות</w:t>
      </w:r>
      <w:r>
        <w:rPr>
          <w:rStyle w:val="affff1"/>
          <w:rFonts w:hint="cs"/>
          <w:rtl/>
        </w:rPr>
        <w:t xml:space="preserve">' - </w:t>
      </w:r>
      <w:r w:rsidRPr="009C771B">
        <w:rPr>
          <w:rFonts w:hint="eastAsia"/>
          <w:rtl/>
        </w:rPr>
        <w:t>ולא</w:t>
      </w:r>
      <w:r w:rsidRPr="009C771B">
        <w:rPr>
          <w:rtl/>
        </w:rPr>
        <w:t xml:space="preserve"> </w:t>
      </w:r>
      <w:r w:rsidRPr="005E6BC8">
        <w:rPr>
          <w:rFonts w:cs="PFT_Frank" w:hint="eastAsia"/>
          <w:b/>
          <w:bCs/>
          <w:szCs w:val="14"/>
          <w:rtl/>
        </w:rPr>
        <w:t>להמלאות</w:t>
      </w:r>
      <w:r>
        <w:rPr>
          <w:rStyle w:val="affff1"/>
          <w:rFonts w:hint="cs"/>
          <w:rtl/>
        </w:rPr>
        <w:t xml:space="preserve"> -</w:t>
      </w:r>
    </w:p>
    <w:p w14:paraId="6B5DC024" w14:textId="36B74B68" w:rsidR="00731582" w:rsidRDefault="00A05334" w:rsidP="00353D4B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ד</w:t>
      </w:r>
      <w:r w:rsidRPr="0087008C">
        <w:rPr>
          <w:rFonts w:hint="eastAsia"/>
          <w:rtl/>
        </w:rPr>
        <w:t>הלל</w:t>
      </w:r>
      <w:r w:rsidRPr="0087008C">
        <w:rPr>
          <w:rtl/>
        </w:rPr>
        <w:t xml:space="preserve"> לבר הא הא</w:t>
      </w:r>
      <w:r w:rsidR="00731582">
        <w:rPr>
          <w:rtl/>
        </w:rPr>
        <w:t>:</w:t>
      </w:r>
    </w:p>
    <w:p w14:paraId="2F4ED277" w14:textId="76E5DD0A" w:rsidR="00A05334" w:rsidRPr="006F178A" w:rsidRDefault="00A05334" w:rsidP="00A07C53">
      <w:pPr>
        <w:rPr>
          <w:rtl/>
        </w:rPr>
      </w:pPr>
      <w:r w:rsidRPr="006F178A">
        <w:rPr>
          <w:rFonts w:ascii="Fb Fontext" w:hAnsi="Fb Fontext" w:hint="cs"/>
          <w:rtl/>
        </w:rPr>
        <w:t>זה</w:t>
      </w:r>
      <w:r w:rsidRPr="006F178A">
        <w:rPr>
          <w:rFonts w:ascii="Fb Fontext" w:hAnsi="Fb Fontext"/>
          <w:rtl/>
        </w:rPr>
        <w:t xml:space="preserve"> </w:t>
      </w:r>
      <w:r w:rsidRPr="006F178A">
        <w:rPr>
          <w:rFonts w:ascii="Fb Fontext" w:hAnsi="Fb Fontext" w:hint="cs"/>
          <w:rtl/>
        </w:rPr>
        <w:t>שמנוהו</w:t>
      </w:r>
      <w:r w:rsidRPr="006F178A">
        <w:rPr>
          <w:rFonts w:ascii="Fb Fontext" w:hAnsi="Fb Fontext"/>
          <w:rtl/>
        </w:rPr>
        <w:t xml:space="preserve"> </w:t>
      </w:r>
      <w:r w:rsidRPr="006F178A">
        <w:rPr>
          <w:rFonts w:ascii="Fb Fontext" w:hAnsi="Fb Fontext" w:hint="cs"/>
          <w:rtl/>
        </w:rPr>
        <w:t>חביריו</w:t>
      </w:r>
      <w:r w:rsidRPr="006F178A">
        <w:rPr>
          <w:rFonts w:ascii="Fb Fontext" w:hAnsi="Fb Fontext"/>
          <w:rtl/>
        </w:rPr>
        <w:t xml:space="preserve"> </w:t>
      </w:r>
      <w:r w:rsidRPr="006F178A">
        <w:rPr>
          <w:rFonts w:ascii="Fb Fontext" w:hAnsi="Fb Fontext" w:hint="cs"/>
          <w:rtl/>
        </w:rPr>
        <w:t>למצוה</w:t>
      </w:r>
      <w:r>
        <w:rPr>
          <w:rFonts w:ascii="Fb Fontext" w:hAnsi="Fb Fontext" w:hint="cs"/>
          <w:rtl/>
        </w:rPr>
        <w:t>,</w:t>
      </w:r>
      <w:r w:rsidRPr="006F178A">
        <w:rPr>
          <w:rFonts w:ascii="Fb Fontext" w:hAnsi="Fb Fontext"/>
          <w:rtl/>
        </w:rPr>
        <w:t xml:space="preserve"> </w:t>
      </w:r>
      <w:r w:rsidRPr="006F178A">
        <w:rPr>
          <w:rFonts w:ascii="Fb Fontext" w:hAnsi="Fb Fontext" w:hint="cs"/>
          <w:rtl/>
        </w:rPr>
        <w:t>ולא</w:t>
      </w:r>
      <w:r w:rsidRPr="006F178A">
        <w:rPr>
          <w:rFonts w:ascii="Fb Fontext" w:hAnsi="Fb Fontext"/>
          <w:rtl/>
        </w:rPr>
        <w:t xml:space="preserve"> </w:t>
      </w:r>
      <w:r w:rsidRPr="005E6BC8">
        <w:rPr>
          <w:rFonts w:ascii="Fb Fontext" w:hAnsi="Fb Fontext" w:cs="PFT_Frank" w:hint="eastAsia"/>
          <w:b/>
          <w:bCs/>
          <w:szCs w:val="14"/>
          <w:rtl/>
        </w:rPr>
        <w:t>נמנה</w:t>
      </w:r>
      <w:r w:rsidRPr="006F178A">
        <w:rPr>
          <w:rFonts w:ascii="Fb Fontext" w:hAnsi="Fb Fontext"/>
          <w:rtl/>
        </w:rPr>
        <w:t xml:space="preserve"> </w:t>
      </w:r>
      <w:r w:rsidRPr="006F178A">
        <w:rPr>
          <w:rFonts w:ascii="Fb Fontext" w:hAnsi="Fb Fontext" w:hint="cs"/>
          <w:rtl/>
        </w:rPr>
        <w:t>עמה</w:t>
      </w:r>
      <w:r>
        <w:rPr>
          <w:rFonts w:ascii="Fb Fontext" w:hAnsi="Fb Fontext" w:hint="cs"/>
          <w:rtl/>
        </w:rPr>
        <w:t>ם</w:t>
      </w:r>
      <w:r>
        <w:rPr>
          <w:rFonts w:hint="cs"/>
          <w:rtl/>
        </w:rPr>
        <w:t xml:space="preserve">, </w:t>
      </w:r>
      <w:r w:rsidRPr="005E6BC8">
        <w:rPr>
          <w:rFonts w:cs="PFT_Frank" w:hint="eastAsia"/>
          <w:b/>
          <w:bCs/>
          <w:szCs w:val="14"/>
          <w:rtl/>
        </w:rPr>
        <w:t>ותנ</w:t>
      </w:r>
      <w:r w:rsidRPr="005E6BC8">
        <w:rPr>
          <w:rFonts w:cs="PFT_Frank"/>
          <w:b/>
          <w:bCs/>
          <w:szCs w:val="14"/>
          <w:rtl/>
        </w:rPr>
        <w:t>"ה.</w:t>
      </w:r>
    </w:p>
    <w:p w14:paraId="6D821F86" w14:textId="6B5B4E80" w:rsidR="00731582" w:rsidRDefault="00A05334" w:rsidP="005E7DE4">
      <w:pPr>
        <w:pStyle w:val="36"/>
        <w:framePr w:wrap="notBeside"/>
        <w:rPr>
          <w:rtl/>
        </w:rPr>
      </w:pPr>
      <w:r w:rsidRPr="005E7DE4">
        <w:rPr>
          <w:rFonts w:hint="cs"/>
          <w:rtl/>
        </w:rPr>
        <w:t>הלל לבר הא הא</w:t>
      </w:r>
      <w:r w:rsidR="00731582">
        <w:rPr>
          <w:rFonts w:hint="cs"/>
          <w:rtl/>
        </w:rPr>
        <w:t>:</w:t>
      </w:r>
    </w:p>
    <w:p w14:paraId="7DECEAE8" w14:textId="06A11A7F" w:rsidR="00A05334" w:rsidRPr="00D22086" w:rsidRDefault="00A05334" w:rsidP="00A07C53">
      <w:pPr>
        <w:rPr>
          <w:rStyle w:val="af4"/>
          <w:spacing w:val="-2"/>
          <w:rtl/>
        </w:rPr>
      </w:pPr>
      <w:r w:rsidRPr="00D22086">
        <w:rPr>
          <w:rStyle w:val="af4"/>
          <w:rFonts w:hint="cs"/>
          <w:spacing w:val="-2"/>
          <w:rtl/>
        </w:rPr>
        <w:t>'ושבתם וראיתם..</w:t>
      </w:r>
      <w:r w:rsidRPr="00D22086">
        <w:rPr>
          <w:rStyle w:val="af4"/>
          <w:spacing w:val="-2"/>
          <w:rtl/>
        </w:rPr>
        <w:t xml:space="preserve"> </w:t>
      </w:r>
      <w:r w:rsidRPr="00D22086">
        <w:rPr>
          <w:rStyle w:val="af4"/>
          <w:rFonts w:hint="cs"/>
          <w:spacing w:val="-2"/>
          <w:rtl/>
        </w:rPr>
        <w:t>בין</w:t>
      </w:r>
      <w:r w:rsidRPr="00D22086">
        <w:rPr>
          <w:rStyle w:val="af4"/>
          <w:spacing w:val="-2"/>
          <w:rtl/>
        </w:rPr>
        <w:t xml:space="preserve"> </w:t>
      </w:r>
      <w:r w:rsidRPr="00D22086">
        <w:rPr>
          <w:rStyle w:val="af4"/>
          <w:rFonts w:hint="cs"/>
          <w:spacing w:val="-2"/>
          <w:rtl/>
        </w:rPr>
        <w:t>עובד</w:t>
      </w:r>
      <w:r w:rsidRPr="00D22086">
        <w:rPr>
          <w:rStyle w:val="af4"/>
          <w:spacing w:val="-2"/>
          <w:rtl/>
        </w:rPr>
        <w:t xml:space="preserve"> </w:t>
      </w:r>
      <w:r w:rsidRPr="00D22086">
        <w:rPr>
          <w:rStyle w:val="af4"/>
          <w:rFonts w:hint="cs"/>
          <w:spacing w:val="-2"/>
          <w:rtl/>
        </w:rPr>
        <w:t>א-להים</w:t>
      </w:r>
      <w:r w:rsidRPr="00D22086">
        <w:rPr>
          <w:rStyle w:val="af4"/>
          <w:spacing w:val="-2"/>
          <w:rtl/>
        </w:rPr>
        <w:t xml:space="preserve"> </w:t>
      </w:r>
      <w:r w:rsidRPr="00D22086">
        <w:rPr>
          <w:rStyle w:val="af4"/>
          <w:rFonts w:hint="cs"/>
          <w:spacing w:val="-2"/>
          <w:rtl/>
        </w:rPr>
        <w:t>לאשר</w:t>
      </w:r>
      <w:r w:rsidRPr="00D22086">
        <w:rPr>
          <w:rStyle w:val="af4"/>
          <w:spacing w:val="-2"/>
          <w:rtl/>
        </w:rPr>
        <w:t xml:space="preserve"> </w:t>
      </w:r>
      <w:r w:rsidRPr="00D22086">
        <w:rPr>
          <w:rStyle w:val="af4"/>
          <w:rFonts w:hint="cs"/>
          <w:spacing w:val="-2"/>
          <w:rtl/>
        </w:rPr>
        <w:t>לא</w:t>
      </w:r>
      <w:r w:rsidRPr="00D22086">
        <w:rPr>
          <w:rStyle w:val="af4"/>
          <w:spacing w:val="-2"/>
          <w:rtl/>
        </w:rPr>
        <w:t xml:space="preserve"> </w:t>
      </w:r>
      <w:r w:rsidRPr="00D22086">
        <w:rPr>
          <w:rStyle w:val="af4"/>
          <w:rFonts w:hint="cs"/>
          <w:spacing w:val="-2"/>
          <w:rtl/>
        </w:rPr>
        <w:t>עבדו',</w:t>
      </w:r>
    </w:p>
    <w:p w14:paraId="0A2482DA" w14:textId="26147C6A" w:rsidR="00731582" w:rsidRDefault="00731582" w:rsidP="00362834">
      <w:pPr>
        <w:pStyle w:val="36"/>
        <w:framePr w:wrap="notBeside"/>
        <w:rPr>
          <w:rtl/>
        </w:rPr>
      </w:pPr>
      <w:r>
        <w:rPr>
          <w:rFonts w:hint="cs"/>
          <w:rtl/>
        </w:rPr>
        <w:t>-</w:t>
      </w:r>
    </w:p>
    <w:p w14:paraId="04FCB1A8" w14:textId="34004A05" w:rsidR="00A05334" w:rsidRPr="00D22086" w:rsidRDefault="00A05334" w:rsidP="007B70FC">
      <w:pPr>
        <w:rPr>
          <w:spacing w:val="-4"/>
          <w:rtl/>
        </w:rPr>
      </w:pPr>
      <w:r w:rsidRPr="00362834">
        <w:rPr>
          <w:rFonts w:hint="cs"/>
          <w:spacing w:val="-2"/>
          <w:rtl/>
        </w:rPr>
        <w:t>שניהם</w:t>
      </w:r>
      <w:r w:rsidRPr="00362834">
        <w:rPr>
          <w:spacing w:val="-2"/>
          <w:rtl/>
        </w:rPr>
        <w:t xml:space="preserve"> </w:t>
      </w:r>
      <w:r w:rsidRPr="00362834">
        <w:rPr>
          <w:rFonts w:hint="cs"/>
          <w:spacing w:val="-2"/>
          <w:rtl/>
        </w:rPr>
        <w:t>צדיקים</w:t>
      </w:r>
      <w:r w:rsidRPr="00362834">
        <w:rPr>
          <w:spacing w:val="-2"/>
          <w:rtl/>
        </w:rPr>
        <w:t xml:space="preserve"> </w:t>
      </w:r>
      <w:r w:rsidRPr="00362834">
        <w:rPr>
          <w:rFonts w:hint="cs"/>
          <w:spacing w:val="-2"/>
          <w:rtl/>
        </w:rPr>
        <w:t>גמורים, אלא זה</w:t>
      </w:r>
      <w:r w:rsidRPr="00362834">
        <w:rPr>
          <w:spacing w:val="-2"/>
          <w:rtl/>
        </w:rPr>
        <w:t xml:space="preserve"> </w:t>
      </w:r>
      <w:r w:rsidRPr="00362834">
        <w:rPr>
          <w:rFonts w:hint="cs"/>
          <w:spacing w:val="-2"/>
          <w:rtl/>
        </w:rPr>
        <w:t>שנה</w:t>
      </w:r>
      <w:r w:rsidRPr="00362834">
        <w:rPr>
          <w:spacing w:val="-2"/>
          <w:rtl/>
        </w:rPr>
        <w:t xml:space="preserve"> </w:t>
      </w:r>
      <w:r w:rsidRPr="00362834">
        <w:rPr>
          <w:rFonts w:hint="cs"/>
          <w:spacing w:val="-2"/>
          <w:rtl/>
        </w:rPr>
        <w:t>פרקו</w:t>
      </w:r>
      <w:r w:rsidRPr="00362834">
        <w:rPr>
          <w:spacing w:val="-2"/>
          <w:rtl/>
        </w:rPr>
        <w:t xml:space="preserve"> </w:t>
      </w:r>
      <w:r w:rsidRPr="00362834">
        <w:rPr>
          <w:rFonts w:hint="cs"/>
          <w:spacing w:val="-2"/>
          <w:rtl/>
        </w:rPr>
        <w:t>מאה</w:t>
      </w:r>
      <w:r w:rsidRPr="00362834">
        <w:rPr>
          <w:spacing w:val="-2"/>
          <w:rtl/>
        </w:rPr>
        <w:t xml:space="preserve"> </w:t>
      </w:r>
      <w:r w:rsidRPr="00362834">
        <w:rPr>
          <w:rFonts w:hint="cs"/>
          <w:spacing w:val="-2"/>
          <w:rtl/>
        </w:rPr>
        <w:t>וזה</w:t>
      </w:r>
      <w:r w:rsidRPr="00D22086">
        <w:rPr>
          <w:spacing w:val="-4"/>
          <w:rtl/>
        </w:rPr>
        <w:t xml:space="preserve"> </w:t>
      </w:r>
      <w:r w:rsidRPr="00D22086">
        <w:rPr>
          <w:rFonts w:hint="cs"/>
          <w:spacing w:val="-4"/>
          <w:rtl/>
        </w:rPr>
        <w:t>מאה</w:t>
      </w:r>
      <w:r w:rsidRPr="00D22086">
        <w:rPr>
          <w:spacing w:val="-4"/>
          <w:rtl/>
        </w:rPr>
        <w:t xml:space="preserve"> </w:t>
      </w:r>
      <w:r w:rsidRPr="00D22086">
        <w:rPr>
          <w:rFonts w:hint="cs"/>
          <w:spacing w:val="-4"/>
          <w:rtl/>
        </w:rPr>
        <w:t>ואחד</w:t>
      </w:r>
      <w:r w:rsidRPr="00D22086">
        <w:rPr>
          <w:spacing w:val="-4"/>
          <w:rtl/>
        </w:rPr>
        <w:t>.</w:t>
      </w:r>
    </w:p>
    <w:p w14:paraId="20846149" w14:textId="1D9D310F" w:rsidR="00731582" w:rsidRDefault="00A05334" w:rsidP="00353D4B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א</w:t>
      </w:r>
      <w:r w:rsidRPr="0087008C">
        <w:rPr>
          <w:rFonts w:hint="eastAsia"/>
          <w:rtl/>
        </w:rPr>
        <w:t>ליהו</w:t>
      </w:r>
      <w:r w:rsidRPr="0087008C">
        <w:rPr>
          <w:rtl/>
        </w:rPr>
        <w:t xml:space="preserve"> </w:t>
      </w:r>
      <w:r w:rsidRPr="0087008C">
        <w:rPr>
          <w:rFonts w:hint="eastAsia"/>
          <w:rtl/>
        </w:rPr>
        <w:t>לבר</w:t>
      </w:r>
      <w:r w:rsidRPr="0087008C">
        <w:rPr>
          <w:rtl/>
        </w:rPr>
        <w:t xml:space="preserve"> </w:t>
      </w:r>
      <w:r w:rsidRPr="0087008C">
        <w:rPr>
          <w:rFonts w:hint="eastAsia"/>
          <w:rtl/>
        </w:rPr>
        <w:t>הא</w:t>
      </w:r>
      <w:r w:rsidRPr="0087008C">
        <w:rPr>
          <w:rtl/>
        </w:rPr>
        <w:t xml:space="preserve"> </w:t>
      </w:r>
      <w:r w:rsidRPr="0087008C">
        <w:rPr>
          <w:rFonts w:hint="eastAsia"/>
          <w:rtl/>
        </w:rPr>
        <w:t>הא</w:t>
      </w:r>
      <w:r w:rsidR="00731582">
        <w:rPr>
          <w:rtl/>
        </w:rPr>
        <w:t>:</w:t>
      </w:r>
    </w:p>
    <w:p w14:paraId="64B0AD8D" w14:textId="35BCA14A" w:rsidR="00A05334" w:rsidRPr="0087008C" w:rsidRDefault="00A05334" w:rsidP="0087008C">
      <w:pPr>
        <w:rPr>
          <w:spacing w:val="-4"/>
          <w:rtl/>
        </w:rPr>
      </w:pPr>
      <w:r w:rsidRPr="00A824E4">
        <w:rPr>
          <w:rStyle w:val="af4"/>
          <w:rFonts w:hint="cs"/>
          <w:rtl/>
        </w:rPr>
        <w:t>'הנה</w:t>
      </w:r>
      <w:r w:rsidRPr="00A824E4">
        <w:rPr>
          <w:rStyle w:val="af4"/>
          <w:rtl/>
        </w:rPr>
        <w:t xml:space="preserve"> </w:t>
      </w:r>
      <w:r w:rsidRPr="00A824E4">
        <w:rPr>
          <w:rStyle w:val="af4"/>
          <w:rFonts w:hint="cs"/>
          <w:rtl/>
        </w:rPr>
        <w:t>צרפתיך</w:t>
      </w:r>
      <w:r>
        <w:rPr>
          <w:rStyle w:val="af4"/>
          <w:rFonts w:hint="cs"/>
          <w:rtl/>
        </w:rPr>
        <w:t>..</w:t>
      </w:r>
      <w:r w:rsidRPr="00A824E4">
        <w:rPr>
          <w:rStyle w:val="af4"/>
          <w:rtl/>
        </w:rPr>
        <w:t xml:space="preserve"> </w:t>
      </w:r>
      <w:r w:rsidRPr="00A824E4">
        <w:rPr>
          <w:rStyle w:val="af4"/>
          <w:rFonts w:hint="cs"/>
          <w:rtl/>
        </w:rPr>
        <w:t>בחרתיך</w:t>
      </w:r>
      <w:r w:rsidRPr="00A824E4">
        <w:rPr>
          <w:rStyle w:val="af4"/>
          <w:rtl/>
        </w:rPr>
        <w:t xml:space="preserve"> </w:t>
      </w:r>
      <w:r w:rsidRPr="00A824E4">
        <w:rPr>
          <w:rStyle w:val="af4"/>
          <w:rFonts w:hint="cs"/>
          <w:rtl/>
        </w:rPr>
        <w:t>בכור</w:t>
      </w:r>
      <w:r w:rsidRPr="00A824E4">
        <w:rPr>
          <w:rStyle w:val="af4"/>
          <w:rtl/>
        </w:rPr>
        <w:t xml:space="preserve"> </w:t>
      </w:r>
      <w:r w:rsidRPr="00A824E4">
        <w:rPr>
          <w:rStyle w:val="af4"/>
          <w:rFonts w:hint="cs"/>
          <w:rtl/>
        </w:rPr>
        <w:t>ע</w:t>
      </w:r>
      <w:r>
        <w:rPr>
          <w:rStyle w:val="af4"/>
          <w:rFonts w:hint="cs"/>
          <w:rtl/>
        </w:rPr>
        <w:t>ו</w:t>
      </w:r>
      <w:r w:rsidRPr="00A824E4">
        <w:rPr>
          <w:rStyle w:val="af4"/>
          <w:rFonts w:hint="cs"/>
          <w:rtl/>
        </w:rPr>
        <w:t>ני'</w:t>
      </w:r>
      <w:r>
        <w:rPr>
          <w:rStyle w:val="af4"/>
          <w:rFonts w:hint="cs"/>
          <w:rtl/>
        </w:rPr>
        <w:t>,</w:t>
      </w:r>
      <w:r w:rsidR="00D46BD2">
        <w:rPr>
          <w:rStyle w:val="af4"/>
          <w:rFonts w:hint="cs"/>
          <w:rtl/>
        </w:rPr>
        <w:t xml:space="preserve"> </w:t>
      </w:r>
      <w:r w:rsidRPr="006F178A">
        <w:rPr>
          <w:rFonts w:hint="cs"/>
          <w:rtl/>
        </w:rPr>
        <w:t>חזר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הקב</w:t>
      </w:r>
      <w:r w:rsidRPr="006F178A">
        <w:rPr>
          <w:rtl/>
        </w:rPr>
        <w:t>"</w:t>
      </w:r>
      <w:r w:rsidRPr="006F178A">
        <w:rPr>
          <w:rFonts w:hint="cs"/>
          <w:rtl/>
        </w:rPr>
        <w:t>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מדות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טובות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ליתן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לישראל</w:t>
      </w:r>
      <w:r w:rsidRPr="00D46BD2">
        <w:rPr>
          <w:spacing w:val="-4"/>
          <w:rtl/>
        </w:rPr>
        <w:t xml:space="preserve"> </w:t>
      </w:r>
      <w:r w:rsidRPr="00D46BD2">
        <w:rPr>
          <w:rFonts w:hint="cs"/>
          <w:spacing w:val="-4"/>
          <w:rtl/>
        </w:rPr>
        <w:t>ומצא</w:t>
      </w:r>
      <w:r w:rsidRPr="00D46BD2">
        <w:rPr>
          <w:spacing w:val="-4"/>
          <w:rtl/>
        </w:rPr>
        <w:t xml:space="preserve"> </w:t>
      </w:r>
      <w:r w:rsidRPr="00D46BD2">
        <w:rPr>
          <w:rFonts w:hint="cs"/>
          <w:spacing w:val="-4"/>
          <w:rtl/>
        </w:rPr>
        <w:t>עניות,</w:t>
      </w:r>
      <w:r w:rsidR="00D46BD2" w:rsidRPr="00D46BD2">
        <w:rPr>
          <w:rFonts w:hint="cs"/>
          <w:spacing w:val="-4"/>
          <w:rtl/>
        </w:rPr>
        <w:t xml:space="preserve"> </w:t>
      </w:r>
      <w:r w:rsidRPr="00D46BD2">
        <w:rPr>
          <w:rStyle w:val="affe"/>
          <w:rFonts w:hint="cs"/>
          <w:spacing w:val="-4"/>
          <w:rtl/>
        </w:rPr>
        <w:t>שיפה עניות ליהודים, כרצועה אדומה לסוס לבן.</w:t>
      </w:r>
    </w:p>
    <w:p w14:paraId="68FEF52E" w14:textId="77777777" w:rsidR="00A05334" w:rsidRPr="00CC7752" w:rsidRDefault="00A05334" w:rsidP="00CC7752">
      <w:pPr>
        <w:pStyle w:val="affff0"/>
        <w:rPr>
          <w:spacing w:val="0"/>
          <w:rtl/>
        </w:rPr>
      </w:pPr>
      <w:ins w:id="9809" w:author="מספור קטעי משנה" w:date="2026-10-06T06:45:17Z">
        <w:r>
          <w:rPr>
            <w:rStyle w:val="MisparKeta"/>
          </w:rPr>
          <w:t xml:space="preserve">א. </w:t>
        </w:r>
      </w:ins>
      <w:r w:rsidRPr="00CC7752">
        <w:rPr>
          <w:rFonts w:hint="eastAsia"/>
          <w:b/>
          <w:bCs/>
          <w:spacing w:val="0"/>
          <w:rtl/>
        </w:rPr>
        <w:t>רשב</w:t>
      </w:r>
      <w:r w:rsidRPr="00CC7752">
        <w:rPr>
          <w:b/>
          <w:bCs/>
          <w:spacing w:val="0"/>
          <w:rtl/>
        </w:rPr>
        <w:t>"</w:t>
      </w:r>
      <w:r w:rsidRPr="00CC7752">
        <w:rPr>
          <w:rFonts w:hint="cs"/>
          <w:b/>
          <w:bCs/>
          <w:spacing w:val="0"/>
          <w:rtl/>
        </w:rPr>
        <w:t>מ:</w:t>
      </w:r>
      <w:r w:rsidRPr="00CC7752">
        <w:rPr>
          <w:b/>
          <w:bCs/>
          <w:spacing w:val="0"/>
          <w:rtl/>
        </w:rPr>
        <w:t xml:space="preserve"> </w:t>
      </w:r>
      <w:r w:rsidRPr="00CC7752">
        <w:rPr>
          <w:spacing w:val="0"/>
          <w:rtl/>
        </w:rPr>
        <w:t>'מע</w:t>
      </w:r>
      <w:r w:rsidRPr="00CC7752">
        <w:rPr>
          <w:rFonts w:hint="cs"/>
          <w:spacing w:val="0"/>
          <w:rtl/>
        </w:rPr>
        <w:t>ו</w:t>
      </w:r>
      <w:r w:rsidRPr="00CC7752">
        <w:rPr>
          <w:rFonts w:hint="eastAsia"/>
          <w:spacing w:val="0"/>
          <w:rtl/>
        </w:rPr>
        <w:t>ות</w:t>
      </w:r>
      <w:r w:rsidRPr="00CC7752">
        <w:rPr>
          <w:spacing w:val="0"/>
          <w:rtl/>
        </w:rPr>
        <w:t xml:space="preserve"> </w:t>
      </w:r>
      <w:r w:rsidRPr="00CC7752">
        <w:rPr>
          <w:rFonts w:hint="eastAsia"/>
          <w:spacing w:val="0"/>
          <w:rtl/>
        </w:rPr>
        <w:t>לא</w:t>
      </w:r>
      <w:r w:rsidRPr="00CC7752">
        <w:rPr>
          <w:spacing w:val="0"/>
          <w:rtl/>
        </w:rPr>
        <w:t xml:space="preserve"> </w:t>
      </w:r>
      <w:r w:rsidRPr="00CC7752">
        <w:rPr>
          <w:rFonts w:hint="eastAsia"/>
          <w:spacing w:val="0"/>
          <w:rtl/>
        </w:rPr>
        <w:t>יוכל</w:t>
      </w:r>
      <w:r w:rsidRPr="00CC7752">
        <w:rPr>
          <w:spacing w:val="0"/>
          <w:rtl/>
        </w:rPr>
        <w:t xml:space="preserve"> </w:t>
      </w:r>
      <w:r w:rsidRPr="00CC7752">
        <w:rPr>
          <w:rFonts w:hint="eastAsia"/>
          <w:spacing w:val="0"/>
          <w:rtl/>
        </w:rPr>
        <w:t>לתקון</w:t>
      </w:r>
      <w:r w:rsidRPr="00CC7752">
        <w:rPr>
          <w:spacing w:val="0"/>
          <w:rtl/>
        </w:rPr>
        <w:t xml:space="preserve">' - </w:t>
      </w:r>
      <w:r w:rsidRPr="00CC7752">
        <w:rPr>
          <w:rFonts w:hint="eastAsia"/>
          <w:spacing w:val="0"/>
          <w:rtl/>
        </w:rPr>
        <w:t>הבא</w:t>
      </w:r>
      <w:r w:rsidRPr="00CC7752">
        <w:rPr>
          <w:spacing w:val="0"/>
          <w:rtl/>
        </w:rPr>
        <w:t xml:space="preserve"> </w:t>
      </w:r>
      <w:r w:rsidRPr="00CC7752">
        <w:rPr>
          <w:rFonts w:hint="eastAsia"/>
          <w:spacing w:val="0"/>
          <w:rtl/>
        </w:rPr>
        <w:t>על</w:t>
      </w:r>
      <w:r w:rsidRPr="00CC7752">
        <w:rPr>
          <w:spacing w:val="0"/>
          <w:rtl/>
        </w:rPr>
        <w:t xml:space="preserve"> </w:t>
      </w:r>
      <w:r w:rsidRPr="00CC7752">
        <w:rPr>
          <w:rFonts w:hint="eastAsia"/>
          <w:spacing w:val="0"/>
          <w:rtl/>
        </w:rPr>
        <w:t>הערוה</w:t>
      </w:r>
      <w:r w:rsidRPr="00CC7752">
        <w:rPr>
          <w:spacing w:val="0"/>
          <w:rtl/>
        </w:rPr>
        <w:t xml:space="preserve"> </w:t>
      </w:r>
      <w:r w:rsidRPr="00CC7752">
        <w:rPr>
          <w:rFonts w:hint="eastAsia"/>
          <w:spacing w:val="0"/>
          <w:rtl/>
        </w:rPr>
        <w:t>והוליד</w:t>
      </w:r>
      <w:r w:rsidRPr="00CC7752">
        <w:rPr>
          <w:spacing w:val="0"/>
          <w:rtl/>
        </w:rPr>
        <w:t xml:space="preserve"> </w:t>
      </w:r>
      <w:r w:rsidRPr="00CC7752">
        <w:rPr>
          <w:rFonts w:hint="eastAsia"/>
          <w:spacing w:val="0"/>
          <w:rtl/>
        </w:rPr>
        <w:t>ממזר</w:t>
      </w:r>
      <w:r w:rsidRPr="00CC7752">
        <w:rPr>
          <w:spacing w:val="0"/>
          <w:rtl/>
        </w:rPr>
        <w:t>.</w:t>
      </w:r>
    </w:p>
    <w:p w14:paraId="1B2E9E48" w14:textId="07C8EEBE" w:rsidR="00731582" w:rsidRDefault="00A05334" w:rsidP="00353D4B">
      <w:pPr>
        <w:pStyle w:val="36"/>
        <w:framePr w:wrap="notBeside"/>
        <w:rPr>
          <w:rtl/>
        </w:rPr>
      </w:pPr>
      <w:r w:rsidRPr="0087008C">
        <w:rPr>
          <w:rFonts w:hint="eastAsia"/>
          <w:rtl/>
        </w:rPr>
        <w:t>והך</w:t>
      </w:r>
      <w:r w:rsidRPr="0087008C">
        <w:rPr>
          <w:rtl/>
        </w:rPr>
        <w:t xml:space="preserve"> </w:t>
      </w:r>
      <w:r w:rsidR="00FA3B80">
        <w:rPr>
          <w:rFonts w:hint="cs"/>
          <w:rtl/>
        </w:rPr>
        <w:t>ברייתא</w:t>
      </w:r>
      <w:r w:rsidR="00731582">
        <w:rPr>
          <w:rtl/>
        </w:rPr>
        <w:t>:</w:t>
      </w:r>
    </w:p>
    <w:p w14:paraId="55FBB11C" w14:textId="1194F95A" w:rsidR="00A05334" w:rsidRPr="00083B44" w:rsidRDefault="00083B44" w:rsidP="00083B44">
      <w:pPr>
        <w:rPr>
          <w:spacing w:val="-4"/>
          <w:rtl/>
        </w:rPr>
      </w:pPr>
      <w:r w:rsidRPr="00083B44">
        <w:rPr>
          <w:rStyle w:val="affc"/>
          <w:rFonts w:hint="cs"/>
          <w:rtl/>
        </w:rPr>
        <w:t>דאף</w:t>
      </w:r>
      <w:r w:rsidR="00A05334" w:rsidRPr="00083B44">
        <w:rPr>
          <w:rStyle w:val="affc"/>
          <w:rFonts w:hint="cs"/>
          <w:rtl/>
        </w:rPr>
        <w:t xml:space="preserve"> </w:t>
      </w:r>
      <w:r w:rsidRPr="00083B44">
        <w:rPr>
          <w:rStyle w:val="affc"/>
          <w:rFonts w:hint="cs"/>
          <w:rtl/>
        </w:rPr>
        <w:t>ש</w:t>
      </w:r>
      <w:r w:rsidR="00A05334" w:rsidRPr="00083B44">
        <w:rPr>
          <w:rStyle w:val="affc"/>
          <w:rFonts w:hint="cs"/>
          <w:rtl/>
        </w:rPr>
        <w:t>לא</w:t>
      </w:r>
      <w:r w:rsidR="00A05334" w:rsidRPr="00083B44">
        <w:rPr>
          <w:rStyle w:val="affc"/>
          <w:rtl/>
        </w:rPr>
        <w:t xml:space="preserve"> </w:t>
      </w:r>
      <w:r w:rsidR="00A05334" w:rsidRPr="00083B44">
        <w:rPr>
          <w:rStyle w:val="affc"/>
          <w:rFonts w:hint="cs"/>
          <w:rtl/>
        </w:rPr>
        <w:t>הוליד</w:t>
      </w:r>
      <w:r w:rsidRPr="00083B44">
        <w:rPr>
          <w:rFonts w:hint="cs"/>
          <w:spacing w:val="-4"/>
          <w:rtl/>
        </w:rPr>
        <w:t xml:space="preserve"> ה</w:t>
      </w:r>
      <w:r w:rsidR="00A05334" w:rsidRPr="00083B44">
        <w:rPr>
          <w:rFonts w:hint="cs"/>
          <w:spacing w:val="-4"/>
          <w:rtl/>
        </w:rPr>
        <w:t>בא</w:t>
      </w:r>
      <w:r w:rsidR="00A05334" w:rsidRPr="00083B44">
        <w:rPr>
          <w:spacing w:val="-4"/>
          <w:rtl/>
        </w:rPr>
        <w:t xml:space="preserve"> </w:t>
      </w:r>
      <w:r w:rsidR="00A05334" w:rsidRPr="00083B44">
        <w:rPr>
          <w:rFonts w:hint="cs"/>
          <w:spacing w:val="-4"/>
          <w:rtl/>
        </w:rPr>
        <w:t>על</w:t>
      </w:r>
      <w:r w:rsidR="00A05334" w:rsidRPr="00083B44">
        <w:rPr>
          <w:spacing w:val="-4"/>
          <w:rtl/>
        </w:rPr>
        <w:t xml:space="preserve"> </w:t>
      </w:r>
      <w:r w:rsidR="00A05334" w:rsidRPr="00083B44">
        <w:rPr>
          <w:rFonts w:hint="cs"/>
          <w:spacing w:val="-4"/>
          <w:rtl/>
        </w:rPr>
        <w:t>אשת</w:t>
      </w:r>
      <w:r w:rsidR="00A05334" w:rsidRPr="00083B44">
        <w:rPr>
          <w:spacing w:val="-4"/>
          <w:rtl/>
        </w:rPr>
        <w:t xml:space="preserve"> </w:t>
      </w:r>
      <w:r w:rsidR="00A05334" w:rsidRPr="00083B44">
        <w:rPr>
          <w:rFonts w:hint="cs"/>
          <w:spacing w:val="-4"/>
          <w:rtl/>
        </w:rPr>
        <w:t>איש</w:t>
      </w:r>
      <w:r w:rsidR="00A05334" w:rsidRPr="00083B44">
        <w:rPr>
          <w:spacing w:val="-4"/>
          <w:rtl/>
        </w:rPr>
        <w:t xml:space="preserve"> </w:t>
      </w:r>
      <w:r w:rsidR="00A05334" w:rsidRPr="00083B44">
        <w:rPr>
          <w:rFonts w:cs="PFT_Frank" w:hint="eastAsia"/>
          <w:b/>
          <w:bCs/>
          <w:spacing w:val="-4"/>
          <w:szCs w:val="14"/>
          <w:rtl/>
        </w:rPr>
        <w:t>ואסרה</w:t>
      </w:r>
      <w:r w:rsidR="00A05334" w:rsidRPr="00083B44">
        <w:rPr>
          <w:rFonts w:cs="PFT_Frank"/>
          <w:b/>
          <w:bCs/>
          <w:spacing w:val="-4"/>
          <w:szCs w:val="14"/>
          <w:rtl/>
        </w:rPr>
        <w:t xml:space="preserve"> </w:t>
      </w:r>
      <w:r w:rsidR="00A05334" w:rsidRPr="00083B44">
        <w:rPr>
          <w:rFonts w:cs="PFT_Frank" w:hint="eastAsia"/>
          <w:b/>
          <w:bCs/>
          <w:spacing w:val="-4"/>
          <w:szCs w:val="14"/>
          <w:rtl/>
        </w:rPr>
        <w:t>לבעלה</w:t>
      </w:r>
      <w:r w:rsidR="00A05334" w:rsidRPr="00083B44">
        <w:rPr>
          <w:rFonts w:hint="cs"/>
          <w:spacing w:val="-4"/>
          <w:rtl/>
        </w:rPr>
        <w:t>,</w:t>
      </w:r>
      <w:r w:rsidR="00A05334" w:rsidRPr="00083B44">
        <w:rPr>
          <w:spacing w:val="-4"/>
          <w:rtl/>
        </w:rPr>
        <w:t xml:space="preserve"> </w:t>
      </w:r>
      <w:r w:rsidR="00A05334" w:rsidRPr="00083B44">
        <w:rPr>
          <w:rFonts w:hint="cs"/>
          <w:spacing w:val="-4"/>
          <w:rtl/>
        </w:rPr>
        <w:t>נטרד</w:t>
      </w:r>
      <w:r w:rsidR="00A05334" w:rsidRPr="00083B44">
        <w:rPr>
          <w:spacing w:val="-4"/>
          <w:rtl/>
        </w:rPr>
        <w:t xml:space="preserve"> </w:t>
      </w:r>
      <w:r w:rsidR="00A05334" w:rsidRPr="00083B44">
        <w:rPr>
          <w:rFonts w:hint="cs"/>
          <w:spacing w:val="-4"/>
          <w:rtl/>
        </w:rPr>
        <w:t>מהעולם</w:t>
      </w:r>
    </w:p>
    <w:p w14:paraId="13EBAA7C" w14:textId="1C85F521" w:rsidR="00731582" w:rsidRDefault="00A05334" w:rsidP="00D46BD2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ה</w:t>
      </w:r>
      <w:r w:rsidRPr="0087008C">
        <w:rPr>
          <w:rFonts w:hint="eastAsia"/>
          <w:rtl/>
        </w:rPr>
        <w:t>משנה</w:t>
      </w:r>
      <w:r w:rsidR="00731582">
        <w:rPr>
          <w:rFonts w:hint="cs"/>
          <w:rtl/>
        </w:rPr>
        <w:t>:</w:t>
      </w:r>
    </w:p>
    <w:p w14:paraId="33C65989" w14:textId="667AE68D" w:rsidR="00A05334" w:rsidRDefault="00FA3B80" w:rsidP="00A07C53">
      <w:pPr>
        <w:rPr>
          <w:rtl/>
        </w:rPr>
      </w:pPr>
      <w:r w:rsidRPr="00FA3B80">
        <w:rPr>
          <w:rStyle w:val="affc"/>
          <w:rFonts w:hint="cs"/>
          <w:rtl/>
        </w:rPr>
        <w:lastRenderedPageBreak/>
        <w:t>שכן הוליד</w:t>
      </w:r>
      <w:r>
        <w:rPr>
          <w:rFonts w:hint="cs"/>
          <w:rtl/>
        </w:rPr>
        <w:t xml:space="preserve">: - </w:t>
      </w:r>
      <w:r w:rsidR="00A05334" w:rsidRPr="006F178A">
        <w:rPr>
          <w:rFonts w:hint="cs"/>
          <w:rtl/>
        </w:rPr>
        <w:t>באחותו פנויה</w:t>
      </w:r>
      <w:r w:rsidR="00A05334">
        <w:rPr>
          <w:rFonts w:hint="cs"/>
          <w:rtl/>
        </w:rPr>
        <w:t xml:space="preserve">, </w:t>
      </w:r>
      <w:r w:rsidR="00A05334" w:rsidRPr="005E6BC8">
        <w:rPr>
          <w:rFonts w:cs="PFT_Frank" w:hint="eastAsia"/>
          <w:b/>
          <w:bCs/>
          <w:szCs w:val="14"/>
          <w:rtl/>
        </w:rPr>
        <w:t>או</w:t>
      </w:r>
      <w:r w:rsidR="00A05334" w:rsidRPr="006F178A">
        <w:rPr>
          <w:rFonts w:hint="cs"/>
          <w:rtl/>
        </w:rPr>
        <w:t xml:space="preserve"> אשת </w:t>
      </w:r>
      <w:r w:rsidR="00A05334">
        <w:rPr>
          <w:rFonts w:hint="cs"/>
          <w:rtl/>
        </w:rPr>
        <w:t xml:space="preserve">איש </w:t>
      </w:r>
      <w:r w:rsidR="00A05334" w:rsidRPr="006F178A">
        <w:rPr>
          <w:rFonts w:hint="cs"/>
          <w:rtl/>
        </w:rPr>
        <w:t>באונס</w:t>
      </w:r>
      <w:r w:rsidR="00A05334" w:rsidRPr="006F178A">
        <w:rPr>
          <w:rtl/>
        </w:rPr>
        <w:t>,</w:t>
      </w:r>
    </w:p>
    <w:p w14:paraId="0F9075AD" w14:textId="29ABA002" w:rsidR="00731582" w:rsidRDefault="00A05334" w:rsidP="00D46BD2">
      <w:pPr>
        <w:pStyle w:val="36"/>
        <w:framePr w:wrap="notBeside"/>
        <w:rPr>
          <w:rtl/>
        </w:rPr>
      </w:pPr>
      <w:r w:rsidRPr="0087008C">
        <w:rPr>
          <w:rFonts w:hint="eastAsia"/>
          <w:rtl/>
        </w:rPr>
        <w:t>וברייתא</w:t>
      </w:r>
      <w:r w:rsidR="00731582">
        <w:rPr>
          <w:rtl/>
        </w:rPr>
        <w:t>:</w:t>
      </w:r>
    </w:p>
    <w:p w14:paraId="5B65B8DB" w14:textId="52F802CE" w:rsidR="00A05334" w:rsidRPr="00D22086" w:rsidRDefault="00A05334" w:rsidP="00A07C53">
      <w:pPr>
        <w:rPr>
          <w:spacing w:val="-4"/>
          <w:rtl/>
        </w:rPr>
      </w:pPr>
      <w:r w:rsidRPr="00D22086">
        <w:rPr>
          <w:rStyle w:val="affc"/>
          <w:spacing w:val="-4"/>
          <w:rtl/>
        </w:rPr>
        <w:t>אפי' לא הוליד</w:t>
      </w:r>
      <w:r w:rsidRPr="00D22086">
        <w:rPr>
          <w:rStyle w:val="affc"/>
          <w:rFonts w:hint="cs"/>
          <w:spacing w:val="-4"/>
          <w:rtl/>
        </w:rPr>
        <w:t>:</w:t>
      </w:r>
      <w:r w:rsidRPr="00D22086">
        <w:rPr>
          <w:rFonts w:hint="cs"/>
          <w:spacing w:val="-4"/>
          <w:rtl/>
        </w:rPr>
        <w:t xml:space="preserve"> </w:t>
      </w:r>
      <w:r w:rsidRPr="00FA3B80">
        <w:rPr>
          <w:rFonts w:hint="cs"/>
          <w:rtl/>
        </w:rPr>
        <w:t>באשת איש ברצון,</w:t>
      </w:r>
      <w:r w:rsidRPr="00FA3B80">
        <w:rPr>
          <w:rtl/>
        </w:rPr>
        <w:t xml:space="preserve"> </w:t>
      </w:r>
      <w:r w:rsidRPr="00FA3B80">
        <w:rPr>
          <w:rFonts w:hint="eastAsia"/>
          <w:rtl/>
        </w:rPr>
        <w:t>או</w:t>
      </w:r>
      <w:r w:rsidRPr="00FA3B80">
        <w:rPr>
          <w:rFonts w:hint="cs"/>
          <w:rtl/>
        </w:rPr>
        <w:t xml:space="preserve"> אשת כהן באונס.</w:t>
      </w:r>
    </w:p>
    <w:p w14:paraId="68718C76" w14:textId="77777777" w:rsidR="00A05334" w:rsidRPr="009C771B" w:rsidRDefault="00A05334" w:rsidP="00A07C53">
      <w:pPr>
        <w:pStyle w:val="afffff"/>
        <w:rPr>
          <w:rtl/>
        </w:rPr>
      </w:pPr>
      <w:r w:rsidRPr="009C771B">
        <w:rPr>
          <w:rFonts w:hint="eastAsia"/>
          <w:rtl/>
        </w:rPr>
        <w:t>דעות</w:t>
      </w:r>
      <w:r w:rsidRPr="009C771B">
        <w:rPr>
          <w:rtl/>
        </w:rPr>
        <w:t xml:space="preserve"> </w:t>
      </w:r>
      <w:r w:rsidRPr="009C771B">
        <w:rPr>
          <w:rFonts w:hint="eastAsia"/>
          <w:rtl/>
        </w:rPr>
        <w:t>נוספות</w:t>
      </w:r>
    </w:p>
    <w:p w14:paraId="5DFBDB55" w14:textId="2FBB96DB" w:rsidR="00731582" w:rsidRDefault="00A05334" w:rsidP="00353D4B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 xml:space="preserve">ב. </w:t>
      </w:r>
      <w:r w:rsidRPr="0087008C">
        <w:rPr>
          <w:rFonts w:hint="eastAsia"/>
          <w:rtl/>
        </w:rPr>
        <w:t>רשב</w:t>
      </w:r>
      <w:r w:rsidRPr="0087008C">
        <w:rPr>
          <w:rtl/>
        </w:rPr>
        <w:t>"</w:t>
      </w:r>
      <w:r w:rsidRPr="0087008C">
        <w:rPr>
          <w:rFonts w:hint="eastAsia"/>
          <w:rtl/>
        </w:rPr>
        <w:t>י</w:t>
      </w:r>
      <w:r w:rsidR="00731582">
        <w:rPr>
          <w:rFonts w:hint="cs"/>
          <w:rtl/>
        </w:rPr>
        <w:t>:</w:t>
      </w:r>
    </w:p>
    <w:p w14:paraId="67268213" w14:textId="33FF2359" w:rsidR="00A05334" w:rsidRDefault="00A05334" w:rsidP="00A07C53">
      <w:pPr>
        <w:rPr>
          <w:rtl/>
        </w:rPr>
      </w:pPr>
      <w:r w:rsidRPr="006F178A">
        <w:rPr>
          <w:rFonts w:hint="cs"/>
          <w:rtl/>
        </w:rPr>
        <w:t>א</w:t>
      </w:r>
      <w:r>
        <w:rPr>
          <w:rFonts w:hint="cs"/>
          <w:rtl/>
        </w:rPr>
        <w:t>"א</w:t>
      </w:r>
      <w:r w:rsidRPr="006F178A">
        <w:rPr>
          <w:rtl/>
        </w:rPr>
        <w:t xml:space="preserve"> </w:t>
      </w:r>
      <w:r w:rsidRPr="005E6BC8">
        <w:rPr>
          <w:rFonts w:cs="PFT_Frank"/>
          <w:b/>
          <w:bCs/>
          <w:szCs w:val="14"/>
          <w:rtl/>
        </w:rPr>
        <w:t>'</w:t>
      </w:r>
      <w:r w:rsidRPr="005E6BC8">
        <w:rPr>
          <w:rFonts w:cs="PFT_Frank" w:hint="eastAsia"/>
          <w:b/>
          <w:bCs/>
          <w:szCs w:val="14"/>
          <w:rtl/>
        </w:rPr>
        <w:t>בקרו</w:t>
      </w:r>
      <w:r w:rsidRPr="006F178A">
        <w:rPr>
          <w:rtl/>
        </w:rPr>
        <w:t xml:space="preserve"> </w:t>
      </w:r>
      <w:r>
        <w:rPr>
          <w:rStyle w:val="affe"/>
          <w:rFonts w:hint="cs"/>
          <w:rtl/>
        </w:rPr>
        <w:t>ל</w:t>
      </w:r>
      <w:r w:rsidRPr="009C771B">
        <w:rPr>
          <w:rStyle w:val="affe"/>
          <w:rFonts w:hint="eastAsia"/>
          <w:rtl/>
        </w:rPr>
        <w:t>קרבן</w:t>
      </w:r>
      <w:r w:rsidRPr="006F178A">
        <w:rPr>
          <w:rFonts w:hint="cs"/>
          <w:rtl/>
        </w:rPr>
        <w:t xml:space="preserve"> גמל</w:t>
      </w:r>
      <w:r w:rsidRPr="006F178A">
        <w:rPr>
          <w:rtl/>
        </w:rPr>
        <w:t xml:space="preserve"> </w:t>
      </w:r>
      <w:r>
        <w:rPr>
          <w:rFonts w:hint="cs"/>
          <w:rtl/>
        </w:rPr>
        <w:t>ו</w:t>
      </w:r>
      <w:r w:rsidRPr="006F178A">
        <w:rPr>
          <w:rFonts w:hint="cs"/>
          <w:rtl/>
        </w:rPr>
        <w:t>חזיר</w:t>
      </w:r>
      <w:r>
        <w:rPr>
          <w:rFonts w:hint="cs"/>
          <w:rtl/>
        </w:rPr>
        <w:t>'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אלא</w:t>
      </w:r>
      <w:r w:rsidRPr="006F178A">
        <w:rPr>
          <w:rtl/>
        </w:rPr>
        <w:t xml:space="preserve"> </w:t>
      </w:r>
      <w:r>
        <w:rPr>
          <w:rFonts w:hint="cs"/>
          <w:rtl/>
        </w:rPr>
        <w:t>'</w:t>
      </w:r>
      <w:r w:rsidRPr="006F178A">
        <w:rPr>
          <w:rFonts w:hint="cs"/>
          <w:rtl/>
        </w:rPr>
        <w:t>טלה</w:t>
      </w:r>
      <w:r>
        <w:rPr>
          <w:rFonts w:hint="cs"/>
          <w:rtl/>
        </w:rPr>
        <w:t>' -</w:t>
      </w:r>
    </w:p>
    <w:p w14:paraId="4B5912BB" w14:textId="77777777" w:rsidR="00A05334" w:rsidRPr="00DF1F4F" w:rsidRDefault="00A05334" w:rsidP="001526C6">
      <w:pPr>
        <w:spacing w:after="60"/>
        <w:rPr>
          <w:rtl/>
        </w:rPr>
      </w:pPr>
      <w:r w:rsidRPr="00DF1F4F">
        <w:rPr>
          <w:rFonts w:hint="cs"/>
          <w:rtl/>
        </w:rPr>
        <w:t>אף</w:t>
      </w:r>
      <w:r w:rsidRPr="00DF1F4F">
        <w:rPr>
          <w:rtl/>
        </w:rPr>
        <w:t xml:space="preserve"> </w:t>
      </w:r>
      <w:r w:rsidRPr="00DF1F4F">
        <w:rPr>
          <w:rStyle w:val="af4"/>
          <w:rtl/>
        </w:rPr>
        <w:t>'מע</w:t>
      </w:r>
      <w:r w:rsidRPr="00DF1F4F">
        <w:rPr>
          <w:rStyle w:val="af4"/>
          <w:rFonts w:hint="cs"/>
          <w:rtl/>
        </w:rPr>
        <w:t>ו</w:t>
      </w:r>
      <w:r w:rsidRPr="00DF1F4F">
        <w:rPr>
          <w:rStyle w:val="af4"/>
          <w:rFonts w:hint="eastAsia"/>
          <w:rtl/>
        </w:rPr>
        <w:t>ות</w:t>
      </w:r>
      <w:r w:rsidRPr="00DF1F4F">
        <w:rPr>
          <w:rStyle w:val="af4"/>
          <w:rtl/>
        </w:rPr>
        <w:t xml:space="preserve"> </w:t>
      </w:r>
      <w:r w:rsidRPr="00DF1F4F">
        <w:rPr>
          <w:rStyle w:val="af4"/>
          <w:rFonts w:hint="cs"/>
          <w:rtl/>
        </w:rPr>
        <w:t>לא</w:t>
      </w:r>
      <w:r w:rsidRPr="00DF1F4F">
        <w:rPr>
          <w:rStyle w:val="af4"/>
          <w:rtl/>
        </w:rPr>
        <w:t xml:space="preserve"> </w:t>
      </w:r>
      <w:r w:rsidRPr="00DF1F4F">
        <w:rPr>
          <w:rStyle w:val="af4"/>
          <w:rFonts w:hint="cs"/>
          <w:rtl/>
        </w:rPr>
        <w:t>יוכל</w:t>
      </w:r>
      <w:r w:rsidRPr="00DF1F4F">
        <w:rPr>
          <w:rStyle w:val="af4"/>
          <w:rtl/>
        </w:rPr>
        <w:t xml:space="preserve"> </w:t>
      </w:r>
      <w:r w:rsidRPr="00DF1F4F">
        <w:rPr>
          <w:rStyle w:val="af4"/>
          <w:rFonts w:hint="cs"/>
          <w:rtl/>
        </w:rPr>
        <w:t>לתקון'</w:t>
      </w:r>
      <w:r w:rsidRPr="00DF1F4F">
        <w:rPr>
          <w:rStyle w:val="af4"/>
          <w:spacing w:val="0"/>
          <w:rtl/>
        </w:rPr>
        <w:t xml:space="preserve"> </w:t>
      </w:r>
      <w:r w:rsidRPr="00DF1F4F">
        <w:rPr>
          <w:rFonts w:hint="cs"/>
          <w:rtl/>
        </w:rPr>
        <w:t>רק</w:t>
      </w:r>
      <w:r w:rsidRPr="00DF1F4F">
        <w:rPr>
          <w:rtl/>
        </w:rPr>
        <w:t xml:space="preserve"> </w:t>
      </w:r>
      <w:r w:rsidRPr="00DF1F4F">
        <w:rPr>
          <w:rFonts w:cs="PFT_Frank" w:hint="eastAsia"/>
          <w:b/>
          <w:bCs/>
          <w:szCs w:val="14"/>
          <w:rtl/>
        </w:rPr>
        <w:t>בת</w:t>
      </w:r>
      <w:r w:rsidRPr="00DF1F4F">
        <w:rPr>
          <w:rFonts w:cs="PFT_Frank"/>
          <w:b/>
          <w:bCs/>
          <w:szCs w:val="14"/>
          <w:rtl/>
        </w:rPr>
        <w:t>"</w:t>
      </w:r>
      <w:r w:rsidRPr="00DF1F4F">
        <w:rPr>
          <w:rFonts w:cs="PFT_Frank" w:hint="eastAsia"/>
          <w:b/>
          <w:bCs/>
          <w:szCs w:val="14"/>
          <w:rtl/>
        </w:rPr>
        <w:t>ח</w:t>
      </w:r>
      <w:r w:rsidRPr="00DF1F4F">
        <w:rPr>
          <w:rtl/>
        </w:rPr>
        <w:t xml:space="preserve"> </w:t>
      </w:r>
      <w:r w:rsidRPr="00DF1F4F">
        <w:rPr>
          <w:rFonts w:hint="cs"/>
          <w:rtl/>
        </w:rPr>
        <w:t>שפרש</w:t>
      </w:r>
      <w:r w:rsidRPr="00DF1F4F">
        <w:rPr>
          <w:rtl/>
        </w:rPr>
        <w:t xml:space="preserve"> </w:t>
      </w:r>
      <w:r w:rsidRPr="00DF1F4F">
        <w:rPr>
          <w:rFonts w:hint="cs"/>
          <w:rtl/>
        </w:rPr>
        <w:t>מהתורה</w:t>
      </w:r>
      <w:r w:rsidRPr="00DF1F4F">
        <w:rPr>
          <w:rtl/>
        </w:rPr>
        <w:t>.</w:t>
      </w:r>
    </w:p>
    <w:p w14:paraId="60A72FB2" w14:textId="5A5641BC" w:rsidR="00731582" w:rsidRDefault="00A05334" w:rsidP="00353D4B">
      <w:pPr>
        <w:pStyle w:val="36"/>
        <w:framePr w:wrap="notBeside"/>
        <w:rPr>
          <w:rtl/>
        </w:rPr>
      </w:pPr>
      <w:r w:rsidRPr="0087008C">
        <w:rPr>
          <w:rFonts w:hint="eastAsia"/>
          <w:rtl/>
        </w:rPr>
        <w:t>ג</w:t>
      </w:r>
      <w:r w:rsidR="00731582">
        <w:rPr>
          <w:rtl/>
        </w:rPr>
        <w:t>.</w:t>
      </w:r>
    </w:p>
    <w:p w14:paraId="33306521" w14:textId="221A2918" w:rsidR="00A05334" w:rsidRPr="00D22086" w:rsidRDefault="00A05334" w:rsidP="00353D4B">
      <w:pPr>
        <w:rPr>
          <w:rStyle w:val="affc"/>
          <w:spacing w:val="-2"/>
          <w:rtl/>
        </w:rPr>
      </w:pPr>
      <w:r w:rsidRPr="00D22086">
        <w:rPr>
          <w:rStyle w:val="af4"/>
          <w:rFonts w:hint="cs"/>
          <w:spacing w:val="-2"/>
          <w:rtl/>
        </w:rPr>
        <w:t>'מעוות</w:t>
      </w:r>
      <w:r w:rsidRPr="00D22086">
        <w:rPr>
          <w:rStyle w:val="af4"/>
          <w:spacing w:val="-2"/>
          <w:rtl/>
        </w:rPr>
        <w:t xml:space="preserve"> </w:t>
      </w:r>
      <w:r w:rsidRPr="00D22086">
        <w:rPr>
          <w:rStyle w:val="af4"/>
          <w:rFonts w:hint="cs"/>
          <w:spacing w:val="-2"/>
          <w:rtl/>
        </w:rPr>
        <w:t>לא</w:t>
      </w:r>
      <w:r w:rsidRPr="00D22086">
        <w:rPr>
          <w:rStyle w:val="af4"/>
          <w:spacing w:val="-2"/>
          <w:rtl/>
        </w:rPr>
        <w:t xml:space="preserve"> </w:t>
      </w:r>
      <w:r w:rsidRPr="00D22086">
        <w:rPr>
          <w:rStyle w:val="af4"/>
          <w:rFonts w:hint="cs"/>
          <w:spacing w:val="-2"/>
          <w:rtl/>
        </w:rPr>
        <w:t>יוכל</w:t>
      </w:r>
      <w:r w:rsidRPr="00D22086">
        <w:rPr>
          <w:rStyle w:val="af4"/>
          <w:spacing w:val="-2"/>
          <w:rtl/>
        </w:rPr>
        <w:t xml:space="preserve"> </w:t>
      </w:r>
      <w:r w:rsidRPr="00D22086">
        <w:rPr>
          <w:rStyle w:val="af4"/>
          <w:rFonts w:hint="cs"/>
          <w:spacing w:val="-2"/>
          <w:rtl/>
        </w:rPr>
        <w:t>לתקון' -</w:t>
      </w:r>
      <w:r w:rsidRPr="00D22086">
        <w:rPr>
          <w:rFonts w:hint="cs"/>
          <w:spacing w:val="-2"/>
          <w:rtl/>
        </w:rPr>
        <w:t xml:space="preserve"> </w:t>
      </w:r>
      <w:r w:rsidRPr="00FB271E">
        <w:rPr>
          <w:rFonts w:hint="cs"/>
          <w:rtl/>
        </w:rPr>
        <w:t>ביטל</w:t>
      </w:r>
      <w:r w:rsidRPr="00FB271E">
        <w:rPr>
          <w:rtl/>
        </w:rPr>
        <w:t xml:space="preserve"> </w:t>
      </w:r>
      <w:r w:rsidRPr="00FB271E">
        <w:rPr>
          <w:rFonts w:hint="cs"/>
          <w:rtl/>
        </w:rPr>
        <w:t>ק</w:t>
      </w:r>
      <w:r w:rsidRPr="00FB271E">
        <w:rPr>
          <w:rtl/>
        </w:rPr>
        <w:t>"</w:t>
      </w:r>
      <w:r w:rsidRPr="00FB271E">
        <w:rPr>
          <w:rFonts w:hint="cs"/>
          <w:rtl/>
        </w:rPr>
        <w:t>ש</w:t>
      </w:r>
      <w:r w:rsidRPr="00FB271E">
        <w:rPr>
          <w:rtl/>
        </w:rPr>
        <w:t xml:space="preserve"> </w:t>
      </w:r>
      <w:r w:rsidRPr="00FB271E">
        <w:rPr>
          <w:rFonts w:hint="cs"/>
          <w:rtl/>
        </w:rPr>
        <w:t>או תפילה שחרית</w:t>
      </w:r>
      <w:r w:rsidRPr="00FB271E">
        <w:rPr>
          <w:rtl/>
        </w:rPr>
        <w:t xml:space="preserve"> </w:t>
      </w:r>
      <w:r w:rsidRPr="00FB271E">
        <w:rPr>
          <w:rFonts w:hint="cs"/>
          <w:rtl/>
        </w:rPr>
        <w:t>או</w:t>
      </w:r>
      <w:r w:rsidRPr="00FB271E">
        <w:rPr>
          <w:rtl/>
        </w:rPr>
        <w:t xml:space="preserve"> </w:t>
      </w:r>
      <w:r w:rsidRPr="00FB271E">
        <w:rPr>
          <w:rFonts w:hint="cs"/>
          <w:rtl/>
        </w:rPr>
        <w:t>ערבית</w:t>
      </w:r>
      <w:r w:rsidRPr="00D22086">
        <w:rPr>
          <w:rFonts w:hint="cs"/>
          <w:spacing w:val="-2"/>
          <w:rtl/>
        </w:rPr>
        <w:t>.</w:t>
      </w:r>
    </w:p>
    <w:p w14:paraId="3939D152" w14:textId="249D59E9" w:rsidR="00731582" w:rsidRDefault="00A05334" w:rsidP="00353D4B">
      <w:pPr>
        <w:pStyle w:val="36"/>
        <w:framePr w:wrap="notBeside"/>
        <w:rPr>
          <w:rtl/>
        </w:rPr>
      </w:pPr>
      <w:r w:rsidRPr="0087008C">
        <w:rPr>
          <w:rFonts w:hint="eastAsia"/>
          <w:rtl/>
        </w:rPr>
        <w:t>ריב</w:t>
      </w:r>
      <w:r w:rsidRPr="0087008C">
        <w:rPr>
          <w:rtl/>
        </w:rPr>
        <w:t>"</w:t>
      </w:r>
      <w:r w:rsidRPr="0087008C">
        <w:rPr>
          <w:rFonts w:hint="eastAsia"/>
          <w:rtl/>
        </w:rPr>
        <w:t>ל</w:t>
      </w:r>
      <w:r w:rsidR="00731582">
        <w:rPr>
          <w:rFonts w:hint="cs"/>
          <w:rtl/>
        </w:rPr>
        <w:t>:</w:t>
      </w:r>
    </w:p>
    <w:p w14:paraId="589B221D" w14:textId="08DD9F6D" w:rsidR="00A05334" w:rsidRPr="00D46BD2" w:rsidRDefault="00A05334" w:rsidP="00D46BD2">
      <w:pPr>
        <w:spacing w:after="60"/>
        <w:rPr>
          <w:rFonts w:cs="BA Vilna Bold"/>
          <w:spacing w:val="4"/>
          <w:sz w:val="32"/>
          <w:szCs w:val="19"/>
          <w:rtl/>
        </w:rPr>
      </w:pPr>
      <w:r>
        <w:rPr>
          <w:rStyle w:val="af4"/>
          <w:rFonts w:hint="cs"/>
          <w:rtl/>
        </w:rPr>
        <w:t>'</w:t>
      </w:r>
      <w:r w:rsidRPr="009C771B">
        <w:rPr>
          <w:rStyle w:val="af4"/>
          <w:rFonts w:hint="eastAsia"/>
          <w:rtl/>
        </w:rPr>
        <w:t>כצפור</w:t>
      </w:r>
      <w:r w:rsidRPr="009C771B">
        <w:rPr>
          <w:rStyle w:val="af4"/>
          <w:rtl/>
        </w:rPr>
        <w:t xml:space="preserve"> </w:t>
      </w:r>
      <w:r w:rsidRPr="009C771B">
        <w:rPr>
          <w:rStyle w:val="af4"/>
          <w:rFonts w:hint="eastAsia"/>
          <w:rtl/>
        </w:rPr>
        <w:t>נודדת</w:t>
      </w:r>
      <w:r w:rsidRPr="009C771B">
        <w:rPr>
          <w:rStyle w:val="af4"/>
          <w:rtl/>
        </w:rPr>
        <w:t xml:space="preserve"> </w:t>
      </w:r>
      <w:r w:rsidRPr="009C771B">
        <w:rPr>
          <w:rStyle w:val="af4"/>
          <w:rFonts w:hint="eastAsia"/>
          <w:rtl/>
        </w:rPr>
        <w:t>מן</w:t>
      </w:r>
      <w:r w:rsidRPr="009C771B">
        <w:rPr>
          <w:rStyle w:val="af4"/>
          <w:rtl/>
        </w:rPr>
        <w:t xml:space="preserve"> </w:t>
      </w:r>
      <w:r w:rsidRPr="009C771B">
        <w:rPr>
          <w:rStyle w:val="af4"/>
          <w:rFonts w:hint="eastAsia"/>
          <w:rtl/>
        </w:rPr>
        <w:t>ק</w:t>
      </w:r>
      <w:r>
        <w:rPr>
          <w:rStyle w:val="af4"/>
          <w:rFonts w:hint="cs"/>
          <w:rtl/>
        </w:rPr>
        <w:t>ִ</w:t>
      </w:r>
      <w:r w:rsidRPr="009C771B">
        <w:rPr>
          <w:rStyle w:val="af4"/>
          <w:rFonts w:hint="eastAsia"/>
          <w:rtl/>
        </w:rPr>
        <w:t>נ</w:t>
      </w:r>
      <w:r w:rsidRPr="008A0BAE">
        <w:rPr>
          <w:rStyle w:val="af4"/>
          <w:rFonts w:hint="eastAsia"/>
          <w:rtl/>
        </w:rPr>
        <w:t>ָ</w:t>
      </w:r>
      <w:r w:rsidRPr="009C771B">
        <w:rPr>
          <w:rStyle w:val="af4"/>
          <w:rFonts w:hint="eastAsia"/>
          <w:rtl/>
        </w:rPr>
        <w:t>ה</w:t>
      </w:r>
      <w:r w:rsidRPr="009C771B">
        <w:rPr>
          <w:rStyle w:val="af4"/>
          <w:rtl/>
        </w:rPr>
        <w:t xml:space="preserve"> </w:t>
      </w:r>
      <w:r w:rsidRPr="009C771B">
        <w:rPr>
          <w:rStyle w:val="af4"/>
          <w:rFonts w:hint="eastAsia"/>
          <w:rtl/>
        </w:rPr>
        <w:t>כן</w:t>
      </w:r>
      <w:r w:rsidRPr="009C771B">
        <w:rPr>
          <w:rStyle w:val="af4"/>
          <w:rtl/>
        </w:rPr>
        <w:t xml:space="preserve"> </w:t>
      </w:r>
      <w:r w:rsidRPr="009C771B">
        <w:rPr>
          <w:rStyle w:val="af4"/>
          <w:rFonts w:hint="eastAsia"/>
          <w:rtl/>
        </w:rPr>
        <w:t>איש</w:t>
      </w:r>
      <w:r w:rsidRPr="009C771B">
        <w:rPr>
          <w:rStyle w:val="af4"/>
          <w:rtl/>
        </w:rPr>
        <w:t xml:space="preserve"> </w:t>
      </w:r>
      <w:r w:rsidRPr="009C771B">
        <w:rPr>
          <w:rStyle w:val="af4"/>
          <w:rFonts w:hint="eastAsia"/>
          <w:rtl/>
        </w:rPr>
        <w:t>נודד</w:t>
      </w:r>
      <w:r w:rsidRPr="009C771B">
        <w:rPr>
          <w:rStyle w:val="af4"/>
          <w:rtl/>
        </w:rPr>
        <w:t xml:space="preserve"> </w:t>
      </w:r>
      <w:r w:rsidRPr="009C771B">
        <w:rPr>
          <w:rStyle w:val="af4"/>
          <w:rFonts w:hint="eastAsia"/>
          <w:rtl/>
        </w:rPr>
        <w:t>ממקומו</w:t>
      </w:r>
      <w:r>
        <w:rPr>
          <w:rStyle w:val="af4"/>
          <w:rFonts w:hint="cs"/>
          <w:rtl/>
        </w:rPr>
        <w:t>'</w:t>
      </w:r>
      <w:r>
        <w:rPr>
          <w:rStyle w:val="affff1"/>
          <w:rFonts w:hint="cs"/>
          <w:rtl/>
        </w:rPr>
        <w:t xml:space="preserve"> - </w:t>
      </w:r>
      <w:r w:rsidRPr="005E6BC8">
        <w:rPr>
          <w:rFonts w:cs="PFT_Frank" w:hint="cs"/>
          <w:b/>
          <w:bCs/>
          <w:szCs w:val="14"/>
          <w:rtl/>
        </w:rPr>
        <w:t>ת</w:t>
      </w:r>
      <w:r w:rsidRPr="005E6BC8">
        <w:rPr>
          <w:rFonts w:cs="PFT_Frank"/>
          <w:b/>
          <w:bCs/>
          <w:szCs w:val="14"/>
          <w:rtl/>
        </w:rPr>
        <w:t>"</w:t>
      </w:r>
      <w:r w:rsidRPr="005E6BC8">
        <w:rPr>
          <w:rFonts w:cs="PFT_Frank" w:hint="cs"/>
          <w:b/>
          <w:bCs/>
          <w:szCs w:val="14"/>
          <w:rtl/>
        </w:rPr>
        <w:t>ח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שפרש</w:t>
      </w:r>
      <w:r>
        <w:rPr>
          <w:rFonts w:hint="cs"/>
          <w:rtl/>
        </w:rPr>
        <w:t>.</w:t>
      </w:r>
    </w:p>
    <w:p w14:paraId="52788FE5" w14:textId="77777777" w:rsidR="00A05334" w:rsidRPr="002B60C6" w:rsidRDefault="00A05334" w:rsidP="00A7758B">
      <w:pPr>
        <w:pStyle w:val="afff3"/>
        <w:framePr w:wrap="around"/>
        <w:rPr>
          <w:rtl/>
        </w:rPr>
      </w:pPr>
      <w:r w:rsidRPr="002B60C6">
        <w:rPr>
          <w:rFonts w:hint="cs"/>
          <w:rtl/>
        </w:rPr>
        <w:t>י.</w:t>
      </w:r>
    </w:p>
    <w:p w14:paraId="399329CA" w14:textId="77777777" w:rsidR="00C0473D" w:rsidRDefault="00A05334" w:rsidP="00A07C53">
      <w:pPr>
        <w:rPr>
          <w:rFonts w:ascii="Fb Fontext" w:hAnsi="Fb Fontext"/>
          <w:rtl/>
        </w:rPr>
      </w:pPr>
      <w:r>
        <w:rPr>
          <w:rStyle w:val="af4"/>
          <w:rFonts w:hint="cs"/>
          <w:rtl/>
        </w:rPr>
        <w:t>'</w:t>
      </w:r>
      <w:r w:rsidRPr="009C771B">
        <w:rPr>
          <w:rStyle w:val="af4"/>
          <w:rFonts w:hint="eastAsia"/>
          <w:rtl/>
        </w:rPr>
        <w:t>ליוצא</w:t>
      </w:r>
      <w:r w:rsidRPr="009C771B">
        <w:rPr>
          <w:rStyle w:val="af4"/>
          <w:rtl/>
        </w:rPr>
        <w:t xml:space="preserve"> </w:t>
      </w:r>
      <w:r w:rsidRPr="009C771B">
        <w:rPr>
          <w:rStyle w:val="af4"/>
          <w:rFonts w:hint="eastAsia"/>
          <w:rtl/>
        </w:rPr>
        <w:t>ולבא</w:t>
      </w:r>
      <w:r w:rsidRPr="009C771B">
        <w:rPr>
          <w:rStyle w:val="af4"/>
          <w:rtl/>
        </w:rPr>
        <w:t xml:space="preserve"> </w:t>
      </w:r>
      <w:r w:rsidRPr="009C771B">
        <w:rPr>
          <w:rStyle w:val="af4"/>
          <w:rFonts w:hint="eastAsia"/>
          <w:rtl/>
        </w:rPr>
        <w:t>אין</w:t>
      </w:r>
      <w:r w:rsidRPr="009C771B">
        <w:rPr>
          <w:rStyle w:val="af4"/>
          <w:rtl/>
        </w:rPr>
        <w:t xml:space="preserve"> </w:t>
      </w:r>
      <w:r w:rsidRPr="009C771B">
        <w:rPr>
          <w:rStyle w:val="af4"/>
          <w:rFonts w:hint="eastAsia"/>
          <w:rtl/>
        </w:rPr>
        <w:t>שלום</w:t>
      </w:r>
      <w:r>
        <w:rPr>
          <w:rStyle w:val="af4"/>
          <w:rFonts w:hint="cs"/>
          <w:rtl/>
        </w:rPr>
        <w:t>'</w:t>
      </w:r>
      <w:r w:rsidRPr="006F178A">
        <w:rPr>
          <w:rFonts w:ascii="Fb Fontext" w:hAnsi="Fb Fontext"/>
          <w:rtl/>
        </w:rPr>
        <w:t xml:space="preserve"> </w:t>
      </w:r>
      <w:r>
        <w:rPr>
          <w:rFonts w:ascii="Fb Fontext" w:hAnsi="Fb Fontext" w:hint="cs"/>
          <w:rtl/>
        </w:rPr>
        <w:t>-</w:t>
      </w:r>
      <w:r>
        <w:rPr>
          <w:rFonts w:ascii="Fb Fontext" w:hAnsi="Fb Fontext"/>
          <w:rtl/>
        </w:rPr>
        <w:tab/>
      </w:r>
      <w:r>
        <w:rPr>
          <w:rFonts w:ascii="Fb Fontext" w:hAnsi="Fb Fontext"/>
          <w:rtl/>
        </w:rPr>
        <w:tab/>
      </w:r>
      <w:r>
        <w:rPr>
          <w:rFonts w:ascii="Fb Fontext" w:hAnsi="Fb Fontext"/>
          <w:rtl/>
        </w:rPr>
        <w:tab/>
      </w:r>
      <w:r>
        <w:rPr>
          <w:rFonts w:ascii="Fb Fontext" w:hAnsi="Fb Fontext"/>
          <w:rtl/>
        </w:rPr>
        <w:tab/>
      </w:r>
      <w:r w:rsidRPr="009C771B">
        <w:rPr>
          <w:rStyle w:val="affc"/>
          <w:rFonts w:hint="eastAsia"/>
          <w:rtl/>
        </w:rPr>
        <w:t>רב</w:t>
      </w:r>
      <w:r w:rsidRPr="005E6BC8">
        <w:rPr>
          <w:rStyle w:val="afffd"/>
          <w:rFonts w:ascii="Fb Fontext" w:hAnsi="Fb Fontext" w:cs="PFT_Frank" w:hint="cs"/>
          <w:szCs w:val="14"/>
          <w:rtl/>
        </w:rPr>
        <w:t>:</w:t>
      </w:r>
      <w:r w:rsidRPr="005E6BC8">
        <w:rPr>
          <w:rStyle w:val="afffd"/>
          <w:rFonts w:ascii="Fb Fontext" w:hAnsi="Fb Fontext" w:cs="PFT_Frank"/>
          <w:szCs w:val="14"/>
          <w:rtl/>
        </w:rPr>
        <w:t xml:space="preserve"> </w:t>
      </w:r>
      <w:r>
        <w:rPr>
          <w:rFonts w:ascii="Fb Fontext" w:hAnsi="Fb Fontext" w:hint="cs"/>
          <w:rtl/>
        </w:rPr>
        <w:t xml:space="preserve">היוצא מהלכה </w:t>
      </w:r>
      <w:r w:rsidRPr="006F178A">
        <w:rPr>
          <w:rFonts w:ascii="Fb Fontext" w:hAnsi="Fb Fontext" w:hint="cs"/>
          <w:rtl/>
        </w:rPr>
        <w:t>למקרא</w:t>
      </w:r>
      <w:r>
        <w:rPr>
          <w:rFonts w:ascii="Fb Fontext" w:hAnsi="Fb Fontext" w:hint="cs"/>
          <w:rtl/>
        </w:rPr>
        <w:t>,</w:t>
      </w:r>
    </w:p>
    <w:p w14:paraId="70AB151B" w14:textId="2449AD89" w:rsidR="00A05334" w:rsidRPr="00D22086" w:rsidRDefault="00A05334" w:rsidP="00A07C53">
      <w:pPr>
        <w:rPr>
          <w:spacing w:val="-2"/>
          <w:rtl/>
        </w:rPr>
      </w:pPr>
      <w:r w:rsidRPr="00D22086">
        <w:rPr>
          <w:rStyle w:val="affc"/>
          <w:rFonts w:hint="eastAsia"/>
          <w:spacing w:val="-2"/>
          <w:rtl/>
        </w:rPr>
        <w:t>שמואל</w:t>
      </w:r>
      <w:r w:rsidRPr="00D22086">
        <w:rPr>
          <w:rStyle w:val="affc"/>
          <w:rFonts w:hint="cs"/>
          <w:spacing w:val="-2"/>
          <w:rtl/>
        </w:rPr>
        <w:t>:</w:t>
      </w:r>
      <w:r w:rsidRPr="00D22086">
        <w:rPr>
          <w:rStyle w:val="affc"/>
          <w:spacing w:val="-2"/>
          <w:rtl/>
        </w:rPr>
        <w:t xml:space="preserve"> </w:t>
      </w:r>
      <w:r w:rsidRPr="00D22086">
        <w:rPr>
          <w:rFonts w:hint="cs"/>
          <w:spacing w:val="-2"/>
          <w:rtl/>
        </w:rPr>
        <w:t>מתלמוד</w:t>
      </w:r>
      <w:r w:rsidRPr="00D22086">
        <w:rPr>
          <w:spacing w:val="-2"/>
          <w:rtl/>
        </w:rPr>
        <w:t xml:space="preserve"> </w:t>
      </w:r>
      <w:r w:rsidRPr="00D22086">
        <w:rPr>
          <w:rFonts w:hint="cs"/>
          <w:spacing w:val="-2"/>
          <w:rtl/>
        </w:rPr>
        <w:t>למשנה</w:t>
      </w:r>
      <w:r w:rsidRPr="00D22086">
        <w:rPr>
          <w:spacing w:val="-2"/>
          <w:rtl/>
        </w:rPr>
        <w:t xml:space="preserve">, </w:t>
      </w:r>
      <w:r w:rsidRPr="00D22086">
        <w:rPr>
          <w:rStyle w:val="affc"/>
          <w:spacing w:val="-2"/>
          <w:rtl/>
        </w:rPr>
        <w:tab/>
      </w:r>
      <w:r w:rsidRPr="00D22086">
        <w:rPr>
          <w:rStyle w:val="affc"/>
          <w:spacing w:val="-2"/>
          <w:rtl/>
        </w:rPr>
        <w:tab/>
      </w:r>
      <w:r w:rsidRPr="00D22086">
        <w:rPr>
          <w:rStyle w:val="affc"/>
          <w:rFonts w:hint="cs"/>
          <w:spacing w:val="-2"/>
          <w:rtl/>
        </w:rPr>
        <w:t xml:space="preserve"> </w:t>
      </w:r>
      <w:r w:rsidRPr="00D22086">
        <w:rPr>
          <w:rStyle w:val="affc"/>
          <w:rFonts w:hint="eastAsia"/>
          <w:spacing w:val="-2"/>
          <w:rtl/>
        </w:rPr>
        <w:t>רי</w:t>
      </w:r>
      <w:r w:rsidRPr="00D22086">
        <w:rPr>
          <w:rStyle w:val="affc"/>
          <w:rFonts w:hint="cs"/>
          <w:spacing w:val="-2"/>
          <w:rtl/>
        </w:rPr>
        <w:t>"ו:</w:t>
      </w:r>
      <w:r w:rsidRPr="00D22086">
        <w:rPr>
          <w:rStyle w:val="afffd"/>
          <w:rFonts w:ascii="Fb Fontext" w:hAnsi="Fb Fontext" w:cs="PFT_Frank" w:hint="cs"/>
          <w:spacing w:val="-2"/>
          <w:szCs w:val="14"/>
          <w:rtl/>
        </w:rPr>
        <w:t xml:space="preserve"> </w:t>
      </w:r>
      <w:r w:rsidRPr="00D22086">
        <w:rPr>
          <w:rFonts w:hint="cs"/>
          <w:spacing w:val="-2"/>
          <w:rtl/>
        </w:rPr>
        <w:t>אפילו</w:t>
      </w:r>
      <w:r w:rsidRPr="00D22086">
        <w:rPr>
          <w:spacing w:val="-2"/>
          <w:rtl/>
        </w:rPr>
        <w:t xml:space="preserve"> </w:t>
      </w:r>
      <w:r w:rsidRPr="00D22086">
        <w:rPr>
          <w:rFonts w:hint="cs"/>
          <w:spacing w:val="-2"/>
          <w:rtl/>
        </w:rPr>
        <w:t>מתלמוד</w:t>
      </w:r>
      <w:r w:rsidRPr="00D22086">
        <w:rPr>
          <w:spacing w:val="-2"/>
          <w:rtl/>
        </w:rPr>
        <w:t xml:space="preserve"> </w:t>
      </w:r>
      <w:r w:rsidRPr="00D22086">
        <w:rPr>
          <w:rFonts w:hint="cs"/>
          <w:spacing w:val="-2"/>
          <w:rtl/>
        </w:rPr>
        <w:t>לתלמוד</w:t>
      </w:r>
      <w:r w:rsidRPr="00D22086">
        <w:rPr>
          <w:spacing w:val="-2"/>
          <w:rtl/>
        </w:rPr>
        <w:t>.</w:t>
      </w:r>
    </w:p>
    <w:p w14:paraId="243BD303" w14:textId="719CEFA8" w:rsidR="00731582" w:rsidRPr="007B70FC" w:rsidRDefault="007F5A8D" w:rsidP="007B70FC">
      <w:pPr>
        <w:pStyle w:val="afff1"/>
        <w:rPr>
          <w:rtl/>
        </w:rPr>
      </w:pPr>
      <w:r>
        <w:rPr>
          <w:rFonts w:ascii="BA TM • Vilna Extra-Bold" w:hAnsi="BA TM • Vilna Extra-Bold" w:hint="cs"/>
          <w:rtl/>
        </w:rPr>
        <w:t>׹</w:t>
      </w:r>
      <w:r w:rsidR="00DF1F4F">
        <w:rPr>
          <w:rFonts w:hint="cs"/>
          <w:rtl/>
        </w:rPr>
        <w:t>****</w:t>
      </w:r>
    </w:p>
    <w:p>
      <w:pPr>
        <w:pStyle w:val="MishnaBatzad"/>
        <w:rPr>
          <w:ins w:id="20095" w:author="קלוד" w:date="2026-10-06T10:08:30Z"/>
        </w:rPr>
      </w:pPr>
      <w:ins w:id="20094" w:author="קלוד" w:date="2026-10-06T10:08:30Z">
        <w:r>
          <w:t xml:space="preserve">משנה ח</w:t>
        </w:r>
      </w:ins>
    </w:p>
    <w:p w14:paraId="3A878B2E" w14:textId="4B5A870C" w:rsidR="00482049" w:rsidRPr="00813BCD" w:rsidRDefault="00482049" w:rsidP="00A07C53">
      <w:pPr>
        <w:pStyle w:val="afff8"/>
        <w:spacing w:before="120"/>
        <w:rPr>
          <w:rtl/>
        </w:rPr>
        <w:pPrChange w:id="90005" w:author="קלוד" w:date="2026-10-08T12:08:16Z">
          <w:pPr>
            <w:pStyle w:val="afff8"/>
          </w:pPr>
        </w:pPrChange>
      </w:pPr>
      <w:r w:rsidRPr="00813BCD">
        <w:rPr>
          <w:rFonts w:hint="eastAsia"/>
          <w:rtl/>
        </w:rPr>
        <w:t>היתר</w:t>
      </w:r>
      <w:r w:rsidRPr="00813BCD">
        <w:rPr>
          <w:rtl/>
        </w:rPr>
        <w:t xml:space="preserve"> </w:t>
      </w:r>
      <w:r w:rsidRPr="00813BCD">
        <w:rPr>
          <w:rFonts w:hint="eastAsia"/>
          <w:rtl/>
        </w:rPr>
        <w:t>נדרים</w:t>
      </w:r>
      <w:r w:rsidRPr="00813BCD">
        <w:rPr>
          <w:rtl/>
        </w:rPr>
        <w:t xml:space="preserve"> </w:t>
      </w:r>
      <w:r w:rsidRPr="00813BCD">
        <w:rPr>
          <w:rFonts w:hint="eastAsia"/>
          <w:rtl/>
        </w:rPr>
        <w:t>פורחין</w:t>
      </w:r>
      <w:r w:rsidRPr="00813BCD">
        <w:rPr>
          <w:rtl/>
        </w:rPr>
        <w:t xml:space="preserve"> </w:t>
      </w:r>
      <w:r w:rsidRPr="00813BCD">
        <w:rPr>
          <w:rFonts w:hint="eastAsia"/>
          <w:rtl/>
        </w:rPr>
        <w:t>באויר</w:t>
      </w:r>
      <w:r w:rsidR="00215720">
        <w:rPr>
          <w:rFonts w:hint="cs"/>
          <w:rtl/>
        </w:rPr>
        <w:t>,</w:t>
      </w:r>
      <w:r w:rsidRPr="00813BCD">
        <w:rPr>
          <w:rtl/>
        </w:rPr>
        <w:t xml:space="preserve"> </w:t>
      </w:r>
      <w:r w:rsidRPr="00813BCD">
        <w:rPr>
          <w:rFonts w:hint="eastAsia"/>
          <w:rtl/>
        </w:rPr>
        <w:t>ואין</w:t>
      </w:r>
      <w:r w:rsidRPr="00813BCD">
        <w:rPr>
          <w:rtl/>
        </w:rPr>
        <w:t xml:space="preserve"> </w:t>
      </w:r>
      <w:r w:rsidRPr="00813BCD">
        <w:rPr>
          <w:rFonts w:hint="eastAsia"/>
          <w:rtl/>
        </w:rPr>
        <w:t>להם</w:t>
      </w:r>
      <w:r w:rsidRPr="00813BCD">
        <w:rPr>
          <w:rtl/>
        </w:rPr>
        <w:t xml:space="preserve"> </w:t>
      </w:r>
      <w:r w:rsidRPr="00813BCD">
        <w:rPr>
          <w:rFonts w:hint="eastAsia"/>
          <w:rtl/>
        </w:rPr>
        <w:t>על</w:t>
      </w:r>
      <w:r w:rsidRPr="00813BCD">
        <w:rPr>
          <w:rtl/>
        </w:rPr>
        <w:t xml:space="preserve"> </w:t>
      </w:r>
      <w:r w:rsidRPr="00813BCD">
        <w:rPr>
          <w:rFonts w:hint="eastAsia"/>
          <w:rtl/>
        </w:rPr>
        <w:t>מה</w:t>
      </w:r>
      <w:r w:rsidRPr="00813BCD">
        <w:rPr>
          <w:rtl/>
        </w:rPr>
        <w:t xml:space="preserve"> </w:t>
      </w:r>
      <w:r w:rsidR="00D0106E" w:rsidRPr="008B7632">
        <w:rPr>
          <w:rFonts w:hint="eastAsia"/>
          <w:rtl/>
        </w:rPr>
        <w:t>שיסמ</w:t>
      </w:r>
      <w:r w:rsidR="00D0106E">
        <w:rPr>
          <w:rFonts w:hint="cs"/>
          <w:rtl/>
        </w:rPr>
        <w:t>ֹ</w:t>
      </w:r>
      <w:r w:rsidR="00D0106E" w:rsidRPr="008B7632">
        <w:rPr>
          <w:rFonts w:hint="eastAsia"/>
          <w:rtl/>
        </w:rPr>
        <w:t>כו</w:t>
      </w:r>
      <w:r w:rsidRPr="00813BCD">
        <w:rPr>
          <w:rtl/>
        </w:rPr>
        <w:t>.</w:t>
      </w:r>
    </w:p>
    <w:p w14:paraId="4E56E0DE" w14:textId="77777777" w:rsidR="00C0473D" w:rsidRDefault="00482049" w:rsidP="00731582">
      <w:pPr>
        <w:pStyle w:val="afff8"/>
        <w:rPr>
          <w:rtl/>
        </w:rPr>
      </w:pPr>
      <w:r w:rsidRPr="000A0CD7">
        <w:rPr>
          <w:rFonts w:hint="eastAsia"/>
          <w:rtl/>
        </w:rPr>
        <w:t>הלכות</w:t>
      </w:r>
      <w:r w:rsidRPr="000A0CD7">
        <w:rPr>
          <w:rtl/>
        </w:rPr>
        <w:t xml:space="preserve"> </w:t>
      </w:r>
      <w:r w:rsidRPr="000A0CD7">
        <w:rPr>
          <w:rFonts w:hint="eastAsia"/>
          <w:rtl/>
        </w:rPr>
        <w:t>שבת</w:t>
      </w:r>
      <w:r w:rsidR="00215720" w:rsidRPr="000A0CD7">
        <w:rPr>
          <w:rFonts w:hint="cs"/>
          <w:rtl/>
        </w:rPr>
        <w:t>,</w:t>
      </w:r>
      <w:r w:rsidRPr="000A0CD7">
        <w:rPr>
          <w:rtl/>
        </w:rPr>
        <w:t xml:space="preserve"> </w:t>
      </w:r>
      <w:r w:rsidRPr="000A0CD7">
        <w:rPr>
          <w:rFonts w:hint="eastAsia"/>
          <w:rtl/>
        </w:rPr>
        <w:t>חגיגות</w:t>
      </w:r>
      <w:r w:rsidRPr="000A0CD7">
        <w:rPr>
          <w:rtl/>
        </w:rPr>
        <w:t xml:space="preserve"> </w:t>
      </w:r>
      <w:r w:rsidR="00215720" w:rsidRPr="000A0CD7">
        <w:rPr>
          <w:rFonts w:hint="cs"/>
          <w:rtl/>
        </w:rPr>
        <w:t>ו</w:t>
      </w:r>
      <w:r w:rsidRPr="000A0CD7">
        <w:rPr>
          <w:rFonts w:hint="eastAsia"/>
          <w:rtl/>
        </w:rPr>
        <w:t>מעילות</w:t>
      </w:r>
      <w:r w:rsidR="00215720" w:rsidRPr="000A0CD7">
        <w:rPr>
          <w:rFonts w:hint="cs"/>
          <w:rtl/>
        </w:rPr>
        <w:t>,</w:t>
      </w:r>
      <w:r w:rsidRPr="000A0CD7">
        <w:rPr>
          <w:rtl/>
        </w:rPr>
        <w:t xml:space="preserve"> </w:t>
      </w:r>
      <w:r w:rsidRPr="000A0CD7">
        <w:rPr>
          <w:rFonts w:hint="eastAsia"/>
          <w:rtl/>
        </w:rPr>
        <w:t>כהררים</w:t>
      </w:r>
      <w:r w:rsidRPr="000A0CD7">
        <w:rPr>
          <w:rtl/>
        </w:rPr>
        <w:t xml:space="preserve"> </w:t>
      </w:r>
      <w:r w:rsidRPr="000A0CD7">
        <w:rPr>
          <w:rFonts w:hint="eastAsia"/>
          <w:rtl/>
        </w:rPr>
        <w:t>התלוין</w:t>
      </w:r>
      <w:r w:rsidRPr="000A0CD7">
        <w:rPr>
          <w:rtl/>
        </w:rPr>
        <w:t xml:space="preserve"> </w:t>
      </w:r>
      <w:r w:rsidRPr="000A0CD7">
        <w:rPr>
          <w:rFonts w:hint="eastAsia"/>
          <w:rtl/>
        </w:rPr>
        <w:t>בשערה</w:t>
      </w:r>
    </w:p>
    <w:p w14:paraId="15CA66D5" w14:textId="5DB6F160" w:rsidR="002153C2" w:rsidRPr="00EC7B0C" w:rsidRDefault="00482049" w:rsidP="00A07C53">
      <w:pPr>
        <w:pStyle w:val="afff8"/>
        <w:rPr>
          <w:spacing w:val="2"/>
          <w:rtl/>
        </w:rPr>
      </w:pPr>
      <w:r w:rsidRPr="00EC7B0C">
        <w:rPr>
          <w:rFonts w:hint="eastAsia"/>
          <w:spacing w:val="2"/>
          <w:rtl/>
        </w:rPr>
        <w:t>הדינין</w:t>
      </w:r>
      <w:r w:rsidR="00215720" w:rsidRPr="00EC7B0C">
        <w:rPr>
          <w:rFonts w:hint="cs"/>
          <w:spacing w:val="2"/>
          <w:rtl/>
        </w:rPr>
        <w:t>,</w:t>
      </w:r>
      <w:r w:rsidRPr="00EC7B0C">
        <w:rPr>
          <w:spacing w:val="2"/>
          <w:rtl/>
        </w:rPr>
        <w:t xml:space="preserve"> </w:t>
      </w:r>
      <w:r w:rsidRPr="00EC7B0C">
        <w:rPr>
          <w:rFonts w:hint="eastAsia"/>
          <w:spacing w:val="2"/>
          <w:rtl/>
        </w:rPr>
        <w:t>עבודות</w:t>
      </w:r>
      <w:r w:rsidRPr="00EC7B0C">
        <w:rPr>
          <w:spacing w:val="2"/>
          <w:rtl/>
        </w:rPr>
        <w:t xml:space="preserve">, </w:t>
      </w:r>
      <w:r w:rsidRPr="00EC7B0C">
        <w:rPr>
          <w:rFonts w:hint="eastAsia"/>
          <w:spacing w:val="2"/>
          <w:rtl/>
        </w:rPr>
        <w:t>טהרות</w:t>
      </w:r>
      <w:r w:rsidR="002153C2" w:rsidRPr="00EC7B0C">
        <w:rPr>
          <w:rFonts w:hint="cs"/>
          <w:spacing w:val="2"/>
          <w:rtl/>
        </w:rPr>
        <w:t>,</w:t>
      </w:r>
      <w:r w:rsidRPr="00EC7B0C">
        <w:rPr>
          <w:spacing w:val="2"/>
          <w:rtl/>
        </w:rPr>
        <w:t xml:space="preserve"> </w:t>
      </w:r>
      <w:r w:rsidRPr="00EC7B0C">
        <w:rPr>
          <w:rFonts w:hint="eastAsia"/>
          <w:spacing w:val="2"/>
          <w:rtl/>
        </w:rPr>
        <w:t>ט</w:t>
      </w:r>
      <w:r w:rsidR="00215720" w:rsidRPr="00EC7B0C">
        <w:rPr>
          <w:rFonts w:hint="cs"/>
          <w:spacing w:val="2"/>
          <w:rtl/>
        </w:rPr>
        <w:t>ו</w:t>
      </w:r>
      <w:r w:rsidRPr="00EC7B0C">
        <w:rPr>
          <w:rFonts w:hint="eastAsia"/>
          <w:spacing w:val="2"/>
          <w:rtl/>
        </w:rPr>
        <w:t>מאות</w:t>
      </w:r>
      <w:r w:rsidRPr="00EC7B0C">
        <w:rPr>
          <w:spacing w:val="2"/>
          <w:rtl/>
        </w:rPr>
        <w:t xml:space="preserve"> </w:t>
      </w:r>
      <w:r w:rsidRPr="00EC7B0C">
        <w:rPr>
          <w:rFonts w:hint="eastAsia"/>
          <w:spacing w:val="2"/>
          <w:rtl/>
        </w:rPr>
        <w:t>ועריות</w:t>
      </w:r>
      <w:r w:rsidR="002153C2" w:rsidRPr="00EC7B0C">
        <w:rPr>
          <w:rFonts w:hint="cs"/>
          <w:spacing w:val="2"/>
          <w:rtl/>
        </w:rPr>
        <w:t>,</w:t>
      </w:r>
      <w:r w:rsidRPr="00EC7B0C">
        <w:rPr>
          <w:spacing w:val="2"/>
          <w:rtl/>
        </w:rPr>
        <w:t xml:space="preserve"> </w:t>
      </w:r>
      <w:r w:rsidRPr="00EC7B0C">
        <w:rPr>
          <w:rFonts w:hint="eastAsia"/>
          <w:spacing w:val="2"/>
          <w:rtl/>
        </w:rPr>
        <w:t>יש</w:t>
      </w:r>
      <w:r w:rsidRPr="00EC7B0C">
        <w:rPr>
          <w:spacing w:val="2"/>
          <w:rtl/>
        </w:rPr>
        <w:t xml:space="preserve"> </w:t>
      </w:r>
      <w:r w:rsidRPr="00EC7B0C">
        <w:rPr>
          <w:rFonts w:hint="eastAsia"/>
          <w:spacing w:val="2"/>
          <w:rtl/>
        </w:rPr>
        <w:t>להן</w:t>
      </w:r>
      <w:r w:rsidRPr="00EC7B0C">
        <w:rPr>
          <w:spacing w:val="2"/>
          <w:rtl/>
        </w:rPr>
        <w:t xml:space="preserve"> </w:t>
      </w:r>
      <w:r w:rsidRPr="00EC7B0C">
        <w:rPr>
          <w:rFonts w:hint="eastAsia"/>
          <w:spacing w:val="2"/>
          <w:rtl/>
        </w:rPr>
        <w:t>על</w:t>
      </w:r>
      <w:r w:rsidRPr="00EC7B0C">
        <w:rPr>
          <w:spacing w:val="2"/>
          <w:rtl/>
        </w:rPr>
        <w:t xml:space="preserve"> </w:t>
      </w:r>
      <w:r w:rsidRPr="00EC7B0C">
        <w:rPr>
          <w:rFonts w:hint="eastAsia"/>
          <w:spacing w:val="2"/>
          <w:rtl/>
        </w:rPr>
        <w:t>מה</w:t>
      </w:r>
      <w:r w:rsidRPr="00EC7B0C">
        <w:rPr>
          <w:spacing w:val="2"/>
          <w:rtl/>
        </w:rPr>
        <w:t xml:space="preserve"> </w:t>
      </w:r>
      <w:r w:rsidRPr="00EC7B0C">
        <w:rPr>
          <w:rFonts w:hint="eastAsia"/>
          <w:spacing w:val="2"/>
          <w:rtl/>
        </w:rPr>
        <w:t>שיסמ</w:t>
      </w:r>
      <w:r w:rsidR="00D0106E" w:rsidRPr="00EC7B0C">
        <w:rPr>
          <w:rFonts w:hint="cs"/>
          <w:spacing w:val="2"/>
          <w:rtl/>
        </w:rPr>
        <w:t>ֹ</w:t>
      </w:r>
      <w:r w:rsidRPr="00EC7B0C">
        <w:rPr>
          <w:rFonts w:hint="eastAsia"/>
          <w:spacing w:val="2"/>
          <w:rtl/>
        </w:rPr>
        <w:t>כו</w:t>
      </w:r>
      <w:r w:rsidR="002153C2" w:rsidRPr="00EC7B0C">
        <w:rPr>
          <w:rFonts w:hint="cs"/>
          <w:spacing w:val="2"/>
          <w:rtl/>
        </w:rPr>
        <w:t>.</w:t>
      </w:r>
    </w:p>
    <w:p w14:paraId="13D629C1" w14:textId="2356460E" w:rsidR="00482049" w:rsidRPr="006F178A" w:rsidRDefault="00482049" w:rsidP="00D46BD2">
      <w:pPr>
        <w:pStyle w:val="afff8"/>
        <w:spacing w:after="60"/>
        <w:jc w:val="center"/>
        <w:rPr>
          <w:rtl/>
        </w:rPr>
      </w:pPr>
      <w:r w:rsidRPr="00813BCD">
        <w:rPr>
          <w:rFonts w:hint="eastAsia"/>
          <w:rtl/>
        </w:rPr>
        <w:t>הן</w:t>
      </w:r>
      <w:r w:rsidRPr="00813BCD">
        <w:rPr>
          <w:rtl/>
        </w:rPr>
        <w:t xml:space="preserve"> </w:t>
      </w:r>
      <w:r w:rsidRPr="00813BCD">
        <w:rPr>
          <w:rFonts w:hint="eastAsia"/>
          <w:rtl/>
        </w:rPr>
        <w:t>הן</w:t>
      </w:r>
      <w:r w:rsidRPr="00813BCD">
        <w:rPr>
          <w:rtl/>
        </w:rPr>
        <w:t xml:space="preserve"> </w:t>
      </w:r>
      <w:r w:rsidRPr="00813BCD">
        <w:rPr>
          <w:rFonts w:hint="eastAsia"/>
          <w:rtl/>
        </w:rPr>
        <w:t>גופי</w:t>
      </w:r>
      <w:r w:rsidRPr="00813BCD">
        <w:rPr>
          <w:rtl/>
        </w:rPr>
        <w:t xml:space="preserve"> </w:t>
      </w:r>
      <w:r w:rsidRPr="00813BCD">
        <w:rPr>
          <w:rFonts w:hint="eastAsia"/>
          <w:rtl/>
        </w:rPr>
        <w:t>תורה</w:t>
      </w:r>
      <w:r w:rsidRPr="006F178A">
        <w:rPr>
          <w:rtl/>
        </w:rPr>
        <w:t>.</w:t>
      </w:r>
    </w:p>
    <w:p w14:paraId="384DC324" w14:textId="5EF4D3B7" w:rsidR="00731582" w:rsidRDefault="002153C2" w:rsidP="000B5885">
      <w:pPr>
        <w:pStyle w:val="36"/>
        <w:framePr w:wrap="notBeside"/>
        <w:rPr>
          <w:rtl/>
        </w:rPr>
      </w:pPr>
      <w:r w:rsidRPr="000B5885">
        <w:rPr>
          <w:rFonts w:hint="cs"/>
          <w:rtl/>
        </w:rPr>
        <w:t>לכמה תנאים</w:t>
      </w:r>
      <w:r w:rsidR="00731582">
        <w:rPr>
          <w:rtl/>
        </w:rPr>
        <w:t>:</w:t>
      </w:r>
    </w:p>
    <w:p w14:paraId="1A0C7D19" w14:textId="7A1FFD85" w:rsidR="00482049" w:rsidRPr="000820D8" w:rsidRDefault="000B5885" w:rsidP="000820D8">
      <w:pPr>
        <w:pStyle w:val="afffff"/>
        <w:rPr>
          <w:rtl/>
        </w:rPr>
      </w:pPr>
      <w:r w:rsidRPr="000820D8">
        <w:rPr>
          <w:rFonts w:hint="cs"/>
          <w:rtl/>
        </w:rPr>
        <w:t>ה</w:t>
      </w:r>
      <w:r w:rsidR="00482049" w:rsidRPr="000820D8">
        <w:rPr>
          <w:rFonts w:hint="eastAsia"/>
          <w:rtl/>
        </w:rPr>
        <w:t>יתר</w:t>
      </w:r>
      <w:r w:rsidR="00482049" w:rsidRPr="000820D8">
        <w:rPr>
          <w:rtl/>
        </w:rPr>
        <w:t xml:space="preserve"> </w:t>
      </w:r>
      <w:r w:rsidR="00482049" w:rsidRPr="000820D8">
        <w:rPr>
          <w:rFonts w:hint="eastAsia"/>
          <w:rtl/>
        </w:rPr>
        <w:t>נדרים</w:t>
      </w:r>
      <w:r w:rsidR="00482049" w:rsidRPr="000820D8">
        <w:rPr>
          <w:rFonts w:hint="cs"/>
          <w:rtl/>
        </w:rPr>
        <w:t xml:space="preserve"> </w:t>
      </w:r>
      <w:r w:rsidR="00482049" w:rsidRPr="000820D8">
        <w:rPr>
          <w:rFonts w:hint="cs"/>
          <w:u w:val="single"/>
          <w:rtl/>
        </w:rPr>
        <w:t>יש</w:t>
      </w:r>
      <w:r w:rsidR="00482049" w:rsidRPr="000820D8">
        <w:rPr>
          <w:rFonts w:hint="cs"/>
          <w:rtl/>
        </w:rPr>
        <w:t xml:space="preserve"> על מה </w:t>
      </w:r>
      <w:r w:rsidR="003D58EE" w:rsidRPr="000820D8">
        <w:rPr>
          <w:rFonts w:hint="eastAsia"/>
          <w:rtl/>
        </w:rPr>
        <w:t>שיסמ</w:t>
      </w:r>
      <w:r w:rsidR="00D0106E" w:rsidRPr="000820D8">
        <w:rPr>
          <w:rFonts w:hint="cs"/>
          <w:rtl/>
        </w:rPr>
        <w:t>ֹ</w:t>
      </w:r>
      <w:r w:rsidR="003D58EE" w:rsidRPr="000820D8">
        <w:rPr>
          <w:rFonts w:hint="eastAsia"/>
          <w:rtl/>
        </w:rPr>
        <w:t>כו</w:t>
      </w:r>
      <w:r w:rsidR="003D58EE" w:rsidRPr="000820D8" w:rsidDel="003D58EE">
        <w:rPr>
          <w:rFonts w:hint="cs"/>
          <w:rtl/>
        </w:rPr>
        <w:t xml:space="preserve"> </w:t>
      </w:r>
      <w:r w:rsidR="000820D8" w:rsidRPr="000820D8">
        <w:rPr>
          <w:rFonts w:hint="cs"/>
          <w:rtl/>
        </w:rPr>
        <w:t>[ה]</w:t>
      </w:r>
    </w:p>
    <w:p w14:paraId="3D7D52E9" w14:textId="068DA2A8" w:rsidR="00731582" w:rsidRDefault="00482049" w:rsidP="00353D4B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ר</w:t>
      </w:r>
      <w:r w:rsidRPr="0087008C">
        <w:rPr>
          <w:rtl/>
        </w:rPr>
        <w:t>"</w:t>
      </w:r>
      <w:r w:rsidRPr="0087008C">
        <w:rPr>
          <w:rFonts w:hint="cs"/>
          <w:rtl/>
        </w:rPr>
        <w:t>א</w:t>
      </w:r>
      <w:r w:rsidR="00D67AD3">
        <w:rPr>
          <w:rFonts w:hint="cs"/>
          <w:rtl/>
        </w:rPr>
        <w:t>:</w:t>
      </w:r>
      <w:r w:rsidR="00962305">
        <w:rPr>
          <w:rFonts w:hint="cs"/>
          <w:rtl/>
        </w:rPr>
        <w:t xml:space="preserve"> א</w:t>
      </w:r>
      <w:r w:rsidR="009A01A4">
        <w:rPr>
          <w:rFonts w:hint="cs"/>
          <w:rtl/>
        </w:rPr>
        <w:t>.</w:t>
      </w:r>
    </w:p>
    <w:p w14:paraId="173EEEDE" w14:textId="1A43FE3E" w:rsidR="00577279" w:rsidRPr="00D22086" w:rsidRDefault="00482049" w:rsidP="00A07C53">
      <w:pPr>
        <w:rPr>
          <w:rStyle w:val="affc"/>
          <w:spacing w:val="-2"/>
          <w:rtl/>
        </w:rPr>
      </w:pPr>
      <w:r w:rsidRPr="00D22086">
        <w:rPr>
          <w:rStyle w:val="af4"/>
          <w:rFonts w:hint="cs"/>
          <w:spacing w:val="-2"/>
          <w:rtl/>
        </w:rPr>
        <w:t>י</w:t>
      </w:r>
      <w:r w:rsidRPr="000B5885">
        <w:rPr>
          <w:rStyle w:val="af4"/>
          <w:rFonts w:hint="cs"/>
          <w:rtl/>
        </w:rPr>
        <w:t>פל</w:t>
      </w:r>
      <w:r w:rsidR="001402C2" w:rsidRPr="000B5885">
        <w:rPr>
          <w:rStyle w:val="af4"/>
          <w:rFonts w:hint="cs"/>
          <w:rtl/>
        </w:rPr>
        <w:t>י</w:t>
      </w:r>
      <w:r w:rsidRPr="000B5885">
        <w:rPr>
          <w:rStyle w:val="af4"/>
          <w:rFonts w:hint="cs"/>
          <w:rtl/>
        </w:rPr>
        <w:t>א</w:t>
      </w:r>
      <w:r w:rsidR="001402C2" w:rsidRPr="00D22086">
        <w:rPr>
          <w:rStyle w:val="af4"/>
          <w:rFonts w:hint="cs"/>
          <w:spacing w:val="-2"/>
          <w:rtl/>
        </w:rPr>
        <w:t xml:space="preserve"> </w:t>
      </w:r>
      <w:r w:rsidR="005777A9" w:rsidRPr="00D22086">
        <w:rPr>
          <w:rStyle w:val="affe"/>
          <w:rFonts w:hint="eastAsia"/>
          <w:spacing w:val="-2"/>
          <w:rtl/>
        </w:rPr>
        <w:t>בערכין</w:t>
      </w:r>
      <w:r w:rsidR="005777A9" w:rsidRPr="00D22086">
        <w:rPr>
          <w:rStyle w:val="affe"/>
          <w:rFonts w:hint="cs"/>
          <w:spacing w:val="-2"/>
          <w:rtl/>
        </w:rPr>
        <w:t>,</w:t>
      </w:r>
      <w:r w:rsidRPr="00D22086">
        <w:rPr>
          <w:rStyle w:val="af4"/>
          <w:rFonts w:hint="cs"/>
          <w:spacing w:val="-2"/>
          <w:rtl/>
        </w:rPr>
        <w:t xml:space="preserve"> </w:t>
      </w:r>
      <w:r w:rsidR="006246FB" w:rsidRPr="00D22086">
        <w:rPr>
          <w:rStyle w:val="affe"/>
          <w:rFonts w:hint="eastAsia"/>
          <w:spacing w:val="-2"/>
          <w:rtl/>
        </w:rPr>
        <w:t>ושוב</w:t>
      </w:r>
      <w:r w:rsidR="006246FB" w:rsidRPr="00D22086">
        <w:rPr>
          <w:rStyle w:val="af4"/>
          <w:b/>
          <w:bCs/>
          <w:spacing w:val="-2"/>
          <w:rtl/>
        </w:rPr>
        <w:t xml:space="preserve"> </w:t>
      </w:r>
      <w:r w:rsidRPr="000B5885">
        <w:rPr>
          <w:rStyle w:val="af4"/>
          <w:rFonts w:hint="eastAsia"/>
          <w:rtl/>
        </w:rPr>
        <w:t>יפל</w:t>
      </w:r>
      <w:r w:rsidR="001402C2" w:rsidRPr="000B5885">
        <w:rPr>
          <w:rStyle w:val="af4"/>
          <w:rFonts w:hint="eastAsia"/>
          <w:rtl/>
        </w:rPr>
        <w:t>י</w:t>
      </w:r>
      <w:r w:rsidRPr="000B5885">
        <w:rPr>
          <w:rStyle w:val="af4"/>
          <w:rFonts w:hint="eastAsia"/>
          <w:rtl/>
        </w:rPr>
        <w:t>א</w:t>
      </w:r>
      <w:r w:rsidRPr="00D22086">
        <w:rPr>
          <w:rStyle w:val="affe"/>
          <w:spacing w:val="-2"/>
          <w:rtl/>
        </w:rPr>
        <w:t xml:space="preserve"> </w:t>
      </w:r>
      <w:r w:rsidR="005777A9" w:rsidRPr="00D22086">
        <w:rPr>
          <w:rStyle w:val="affe"/>
          <w:rFonts w:hint="eastAsia"/>
          <w:spacing w:val="-2"/>
          <w:rtl/>
        </w:rPr>
        <w:t>בנזיר</w:t>
      </w:r>
      <w:r w:rsidR="005777A9" w:rsidRPr="00D22086">
        <w:rPr>
          <w:rStyle w:val="affe"/>
          <w:rFonts w:hint="cs"/>
          <w:spacing w:val="-2"/>
          <w:rtl/>
        </w:rPr>
        <w:t xml:space="preserve"> -</w:t>
      </w:r>
      <w:r w:rsidR="005777A9" w:rsidRPr="00D22086">
        <w:rPr>
          <w:rFonts w:hint="cs"/>
          <w:spacing w:val="-2"/>
          <w:rtl/>
        </w:rPr>
        <w:t xml:space="preserve"> </w:t>
      </w:r>
      <w:r w:rsidRPr="00D22086">
        <w:rPr>
          <w:rFonts w:hint="cs"/>
          <w:spacing w:val="-2"/>
          <w:rtl/>
        </w:rPr>
        <w:t>לאיסור</w:t>
      </w:r>
      <w:r w:rsidR="005777A9" w:rsidRPr="00D22086">
        <w:rPr>
          <w:rFonts w:hint="cs"/>
          <w:spacing w:val="-2"/>
          <w:rtl/>
        </w:rPr>
        <w:t>,</w:t>
      </w:r>
      <w:r w:rsidRPr="00D22086">
        <w:rPr>
          <w:spacing w:val="-2"/>
          <w:rtl/>
        </w:rPr>
        <w:t xml:space="preserve"> </w:t>
      </w:r>
      <w:r w:rsidRPr="00D22086">
        <w:rPr>
          <w:rFonts w:hint="cs"/>
          <w:spacing w:val="-2"/>
          <w:rtl/>
        </w:rPr>
        <w:t>ולהיתר</w:t>
      </w:r>
      <w:r w:rsidR="005777A9" w:rsidRPr="00D22086">
        <w:rPr>
          <w:rFonts w:hint="cs"/>
          <w:spacing w:val="-2"/>
          <w:rtl/>
        </w:rPr>
        <w:t xml:space="preserve"> </w:t>
      </w:r>
      <w:r w:rsidR="005777A9" w:rsidRPr="00D22086">
        <w:rPr>
          <w:rStyle w:val="affe"/>
          <w:rFonts w:hint="eastAsia"/>
          <w:spacing w:val="-2"/>
          <w:rtl/>
        </w:rPr>
        <w:t>כשמתחר</w:t>
      </w:r>
      <w:r w:rsidR="005777A9" w:rsidRPr="00D22086">
        <w:rPr>
          <w:rStyle w:val="affe"/>
          <w:rFonts w:hint="cs"/>
          <w:spacing w:val="-2"/>
          <w:rtl/>
        </w:rPr>
        <w:t>ט</w:t>
      </w:r>
      <w:r w:rsidR="009A583F" w:rsidRPr="00D22086">
        <w:rPr>
          <w:spacing w:val="-2"/>
          <w:rtl/>
        </w:rPr>
        <w:t>,</w:t>
      </w:r>
    </w:p>
    <w:p w14:paraId="0D1F411F" w14:textId="58E1522F" w:rsidR="00731582" w:rsidRDefault="009A583F" w:rsidP="000B5885">
      <w:pPr>
        <w:pStyle w:val="36"/>
        <w:framePr w:wrap="notBeside"/>
        <w:rPr>
          <w:rtl/>
        </w:rPr>
      </w:pPr>
      <w:r w:rsidRPr="000B5885">
        <w:rPr>
          <w:rFonts w:hint="eastAsia"/>
          <w:rtl/>
        </w:rPr>
        <w:t>ודוחים</w:t>
      </w:r>
      <w:r w:rsidRPr="000B5885">
        <w:rPr>
          <w:rFonts w:hint="cs"/>
          <w:rtl/>
        </w:rPr>
        <w:t xml:space="preserve"> ל</w:t>
      </w:r>
      <w:r w:rsidRPr="000B5885">
        <w:rPr>
          <w:rFonts w:hint="eastAsia"/>
          <w:rtl/>
        </w:rPr>
        <w:t>כר</w:t>
      </w:r>
      <w:r w:rsidRPr="000B5885">
        <w:rPr>
          <w:rtl/>
        </w:rPr>
        <w:t>"</w:t>
      </w:r>
      <w:r w:rsidRPr="000B5885">
        <w:rPr>
          <w:rFonts w:hint="eastAsia"/>
          <w:rtl/>
        </w:rPr>
        <w:t>ט</w:t>
      </w:r>
      <w:r w:rsidR="00731582">
        <w:rPr>
          <w:rFonts w:hint="cs"/>
          <w:rtl/>
        </w:rPr>
        <w:t>:</w:t>
      </w:r>
    </w:p>
    <w:p w14:paraId="6C27F375" w14:textId="0BE28BF1" w:rsidR="00482049" w:rsidRPr="00D22086" w:rsidRDefault="009A583F" w:rsidP="000B5885">
      <w:pPr>
        <w:rPr>
          <w:spacing w:val="-6"/>
          <w:rtl/>
        </w:rPr>
      </w:pPr>
      <w:r w:rsidRPr="000B5885">
        <w:rPr>
          <w:rFonts w:hint="cs"/>
          <w:rtl/>
        </w:rPr>
        <w:t>שאין</w:t>
      </w:r>
      <w:r w:rsidRPr="000B5885">
        <w:rPr>
          <w:rtl/>
        </w:rPr>
        <w:t xml:space="preserve"> </w:t>
      </w:r>
      <w:r w:rsidRPr="000B5885">
        <w:rPr>
          <w:rFonts w:hint="cs"/>
          <w:rtl/>
        </w:rPr>
        <w:t>אחד</w:t>
      </w:r>
      <w:r w:rsidRPr="000B5885">
        <w:rPr>
          <w:rtl/>
        </w:rPr>
        <w:t xml:space="preserve"> </w:t>
      </w:r>
      <w:r w:rsidRPr="000B5885">
        <w:rPr>
          <w:rFonts w:hint="cs"/>
          <w:rtl/>
        </w:rPr>
        <w:t>נזיר</w:t>
      </w:r>
      <w:r w:rsidRPr="000B5885">
        <w:rPr>
          <w:rtl/>
        </w:rPr>
        <w:t xml:space="preserve">, </w:t>
      </w:r>
      <w:r w:rsidRPr="000B5885">
        <w:rPr>
          <w:rFonts w:hint="cs"/>
          <w:rtl/>
        </w:rPr>
        <w:t>שנזירות</w:t>
      </w:r>
      <w:r w:rsidRPr="000B5885">
        <w:rPr>
          <w:rtl/>
        </w:rPr>
        <w:t xml:space="preserve"> </w:t>
      </w:r>
      <w:r w:rsidRPr="000B5885">
        <w:rPr>
          <w:rFonts w:hint="cs"/>
          <w:rtl/>
        </w:rPr>
        <w:t>רק בהפלאה</w:t>
      </w:r>
      <w:r w:rsidRPr="00D22086">
        <w:rPr>
          <w:rFonts w:hint="cs"/>
          <w:spacing w:val="-6"/>
          <w:rtl/>
        </w:rPr>
        <w:t xml:space="preserve"> </w:t>
      </w:r>
      <w:r w:rsidRPr="00D22086">
        <w:rPr>
          <w:rStyle w:val="affe"/>
          <w:rFonts w:hint="eastAsia"/>
          <w:spacing w:val="-6"/>
          <w:rtl/>
        </w:rPr>
        <w:t>מפורש</w:t>
      </w:r>
      <w:r w:rsidRPr="00D22086">
        <w:rPr>
          <w:rStyle w:val="affe"/>
          <w:rFonts w:hint="cs"/>
          <w:spacing w:val="-6"/>
          <w:rtl/>
        </w:rPr>
        <w:t>.</w:t>
      </w:r>
    </w:p>
    <w:p w14:paraId="60FC3D20" w14:textId="2AFC5E62" w:rsidR="00731582" w:rsidRDefault="00482049" w:rsidP="00353D4B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ר</w:t>
      </w:r>
      <w:r w:rsidR="005777A9" w:rsidRPr="0087008C">
        <w:rPr>
          <w:rFonts w:hint="cs"/>
          <w:rtl/>
        </w:rPr>
        <w:t>יה</w:t>
      </w:r>
      <w:r w:rsidRPr="0087008C">
        <w:rPr>
          <w:rtl/>
        </w:rPr>
        <w:t>"</w:t>
      </w:r>
      <w:r w:rsidR="005777A9" w:rsidRPr="0087008C">
        <w:rPr>
          <w:rFonts w:hint="cs"/>
          <w:rtl/>
        </w:rPr>
        <w:t>ו</w:t>
      </w:r>
      <w:r w:rsidR="00D67AD3">
        <w:rPr>
          <w:rFonts w:hint="cs"/>
          <w:rtl/>
        </w:rPr>
        <w:t>:</w:t>
      </w:r>
      <w:r w:rsidR="00962305">
        <w:rPr>
          <w:rFonts w:hint="cs"/>
          <w:rtl/>
        </w:rPr>
        <w:t xml:space="preserve"> ב</w:t>
      </w:r>
      <w:r w:rsidR="009A01A4">
        <w:rPr>
          <w:rFonts w:hint="cs"/>
          <w:rtl/>
        </w:rPr>
        <w:t>.</w:t>
      </w:r>
    </w:p>
    <w:p w14:paraId="53B3C55E" w14:textId="0311E7F4" w:rsidR="00482049" w:rsidRPr="00D22086" w:rsidRDefault="005777A9" w:rsidP="00A07C53">
      <w:pPr>
        <w:rPr>
          <w:spacing w:val="-2"/>
          <w:rtl/>
        </w:rPr>
      </w:pPr>
      <w:r w:rsidRPr="00D22086">
        <w:rPr>
          <w:rStyle w:val="affc"/>
          <w:rFonts w:hint="cs"/>
          <w:spacing w:val="-2"/>
          <w:rtl/>
        </w:rPr>
        <w:t>'</w:t>
      </w:r>
      <w:r w:rsidR="00482049" w:rsidRPr="00D22086">
        <w:rPr>
          <w:rStyle w:val="af4"/>
          <w:rFonts w:hint="cs"/>
          <w:spacing w:val="-2"/>
          <w:rtl/>
        </w:rPr>
        <w:t>אשר</w:t>
      </w:r>
      <w:r w:rsidR="00482049" w:rsidRPr="00D22086">
        <w:rPr>
          <w:rStyle w:val="af4"/>
          <w:spacing w:val="-2"/>
          <w:rtl/>
        </w:rPr>
        <w:t xml:space="preserve"> </w:t>
      </w:r>
      <w:r w:rsidR="00482049" w:rsidRPr="00D22086">
        <w:rPr>
          <w:rStyle w:val="af4"/>
          <w:rFonts w:hint="cs"/>
          <w:spacing w:val="-2"/>
          <w:rtl/>
        </w:rPr>
        <w:t>נשבעתי</w:t>
      </w:r>
      <w:r w:rsidR="00482049" w:rsidRPr="00D22086">
        <w:rPr>
          <w:rStyle w:val="af4"/>
          <w:spacing w:val="-2"/>
          <w:rtl/>
        </w:rPr>
        <w:t xml:space="preserve"> </w:t>
      </w:r>
      <w:r w:rsidR="00482049" w:rsidRPr="00D22086">
        <w:rPr>
          <w:rStyle w:val="af4"/>
          <w:rFonts w:hint="cs"/>
          <w:b/>
          <w:bCs/>
          <w:spacing w:val="-2"/>
          <w:rtl/>
        </w:rPr>
        <w:t>באפי</w:t>
      </w:r>
      <w:r w:rsidRPr="00D22086">
        <w:rPr>
          <w:rStyle w:val="af4"/>
          <w:rFonts w:hint="cs"/>
          <w:b/>
          <w:bCs/>
          <w:spacing w:val="-2"/>
          <w:rtl/>
        </w:rPr>
        <w:t>'</w:t>
      </w:r>
      <w:r w:rsidRPr="00D22086">
        <w:rPr>
          <w:rFonts w:hint="cs"/>
          <w:spacing w:val="-2"/>
          <w:rtl/>
        </w:rPr>
        <w:t xml:space="preserve"> -</w:t>
      </w:r>
      <w:r w:rsidR="00482049" w:rsidRPr="00D22086">
        <w:rPr>
          <w:spacing w:val="-2"/>
          <w:rtl/>
        </w:rPr>
        <w:t xml:space="preserve"> </w:t>
      </w:r>
      <w:r w:rsidR="00482049" w:rsidRPr="00D22086">
        <w:rPr>
          <w:rFonts w:hint="cs"/>
          <w:spacing w:val="-2"/>
          <w:rtl/>
        </w:rPr>
        <w:t>וח</w:t>
      </w:r>
      <w:r w:rsidRPr="00D22086">
        <w:rPr>
          <w:rFonts w:hint="cs"/>
          <w:spacing w:val="-2"/>
          <w:rtl/>
        </w:rPr>
        <w:t>ו</w:t>
      </w:r>
      <w:r w:rsidR="00482049" w:rsidRPr="00D22086">
        <w:rPr>
          <w:rFonts w:hint="cs"/>
          <w:spacing w:val="-2"/>
          <w:rtl/>
        </w:rPr>
        <w:t>זר</w:t>
      </w:r>
      <w:r w:rsidRPr="00D22086">
        <w:rPr>
          <w:rFonts w:hint="cs"/>
          <w:spacing w:val="-2"/>
          <w:rtl/>
        </w:rPr>
        <w:t>נ</w:t>
      </w:r>
      <w:r w:rsidR="00482049" w:rsidRPr="00D22086">
        <w:rPr>
          <w:rFonts w:hint="cs"/>
          <w:spacing w:val="-2"/>
          <w:rtl/>
        </w:rPr>
        <w:t>י</w:t>
      </w:r>
      <w:r w:rsidR="00482049" w:rsidRPr="00D22086">
        <w:rPr>
          <w:spacing w:val="-2"/>
          <w:rtl/>
        </w:rPr>
        <w:t xml:space="preserve"> </w:t>
      </w:r>
      <w:r w:rsidR="00482049" w:rsidRPr="00D22086">
        <w:rPr>
          <w:rFonts w:hint="cs"/>
          <w:spacing w:val="-2"/>
          <w:rtl/>
        </w:rPr>
        <w:t>בי</w:t>
      </w:r>
      <w:r w:rsidR="009A583F" w:rsidRPr="00D22086">
        <w:rPr>
          <w:rFonts w:hint="cs"/>
          <w:spacing w:val="-2"/>
          <w:rtl/>
        </w:rPr>
        <w:t xml:space="preserve">, </w:t>
      </w:r>
      <w:r w:rsidR="000B5885">
        <w:rPr>
          <w:rStyle w:val="affc"/>
          <w:spacing w:val="-2"/>
          <w:rtl/>
        </w:rPr>
        <w:tab/>
      </w:r>
      <w:r w:rsidR="009A583F" w:rsidRPr="00D22086">
        <w:rPr>
          <w:rStyle w:val="affc"/>
          <w:rFonts w:hint="cs"/>
          <w:spacing w:val="-2"/>
          <w:rtl/>
        </w:rPr>
        <w:t xml:space="preserve">ודוחים: </w:t>
      </w:r>
      <w:r w:rsidR="00577279" w:rsidRPr="00D22086">
        <w:rPr>
          <w:rFonts w:hint="eastAsia"/>
          <w:spacing w:val="-2"/>
          <w:rtl/>
        </w:rPr>
        <w:t>איני</w:t>
      </w:r>
      <w:r w:rsidR="00577279" w:rsidRPr="00D22086">
        <w:rPr>
          <w:spacing w:val="-2"/>
          <w:rtl/>
        </w:rPr>
        <w:t xml:space="preserve"> </w:t>
      </w:r>
      <w:r w:rsidR="00577279" w:rsidRPr="00D22086">
        <w:rPr>
          <w:rFonts w:hint="eastAsia"/>
          <w:spacing w:val="-2"/>
          <w:rtl/>
        </w:rPr>
        <w:t>חוזר</w:t>
      </w:r>
      <w:r w:rsidR="00577279" w:rsidRPr="00D22086">
        <w:rPr>
          <w:spacing w:val="-2"/>
          <w:rtl/>
        </w:rPr>
        <w:t xml:space="preserve"> </w:t>
      </w:r>
      <w:r w:rsidR="00577279" w:rsidRPr="00D22086">
        <w:rPr>
          <w:rFonts w:hint="eastAsia"/>
          <w:spacing w:val="-2"/>
          <w:rtl/>
        </w:rPr>
        <w:t>בי</w:t>
      </w:r>
      <w:r w:rsidR="00577279" w:rsidRPr="00D22086">
        <w:rPr>
          <w:spacing w:val="-2"/>
          <w:rtl/>
        </w:rPr>
        <w:t>.</w:t>
      </w:r>
    </w:p>
    <w:p w14:paraId="757021FC" w14:textId="3B76C7F4" w:rsidR="00731582" w:rsidRDefault="00482049" w:rsidP="00353D4B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ר</w:t>
      </w:r>
      <w:r w:rsidR="005777A9" w:rsidRPr="0087008C">
        <w:rPr>
          <w:rFonts w:hint="cs"/>
          <w:rtl/>
        </w:rPr>
        <w:t>י</w:t>
      </w:r>
      <w:r w:rsidRPr="0087008C">
        <w:rPr>
          <w:rtl/>
        </w:rPr>
        <w:t>"</w:t>
      </w:r>
      <w:r w:rsidRPr="0087008C">
        <w:rPr>
          <w:rFonts w:hint="cs"/>
          <w:rtl/>
        </w:rPr>
        <w:t>צ</w:t>
      </w:r>
      <w:r w:rsidR="00D67AD3">
        <w:rPr>
          <w:rFonts w:hint="cs"/>
          <w:rtl/>
        </w:rPr>
        <w:t>:</w:t>
      </w:r>
      <w:r w:rsidR="00962305">
        <w:rPr>
          <w:rFonts w:hint="cs"/>
          <w:rtl/>
        </w:rPr>
        <w:t xml:space="preserve"> ג</w:t>
      </w:r>
      <w:r w:rsidR="009A01A4">
        <w:rPr>
          <w:rFonts w:hint="cs"/>
          <w:rtl/>
        </w:rPr>
        <w:t>.</w:t>
      </w:r>
    </w:p>
    <w:p w14:paraId="32A77659" w14:textId="47C1EB63" w:rsidR="00482049" w:rsidRPr="00D22086" w:rsidRDefault="005777A9" w:rsidP="00A07C53">
      <w:pPr>
        <w:rPr>
          <w:rStyle w:val="afffd"/>
          <w:rFonts w:ascii="Fb Fontext" w:hAnsi="Fb Fontext" w:cs="PFT_Frank"/>
          <w:spacing w:val="-6"/>
          <w:szCs w:val="14"/>
          <w:rtl/>
        </w:rPr>
      </w:pPr>
      <w:r w:rsidRPr="00D22086">
        <w:rPr>
          <w:rStyle w:val="af4"/>
          <w:rFonts w:hint="cs"/>
          <w:spacing w:val="-6"/>
          <w:rtl/>
        </w:rPr>
        <w:t>'</w:t>
      </w:r>
      <w:r w:rsidR="00482049" w:rsidRPr="00D22086">
        <w:rPr>
          <w:rStyle w:val="af4"/>
          <w:rFonts w:hint="cs"/>
          <w:spacing w:val="-6"/>
          <w:rtl/>
        </w:rPr>
        <w:t>כל</w:t>
      </w:r>
      <w:r w:rsidR="00482049" w:rsidRPr="00D22086">
        <w:rPr>
          <w:rStyle w:val="af4"/>
          <w:spacing w:val="-6"/>
          <w:rtl/>
        </w:rPr>
        <w:t xml:space="preserve"> </w:t>
      </w:r>
      <w:r w:rsidR="00482049" w:rsidRPr="00D22086">
        <w:rPr>
          <w:rStyle w:val="af4"/>
          <w:rFonts w:hint="cs"/>
          <w:spacing w:val="-6"/>
          <w:rtl/>
        </w:rPr>
        <w:t>נדיב</w:t>
      </w:r>
      <w:r w:rsidR="00482049" w:rsidRPr="00D22086">
        <w:rPr>
          <w:rStyle w:val="af4"/>
          <w:spacing w:val="-6"/>
          <w:rtl/>
        </w:rPr>
        <w:t xml:space="preserve"> </w:t>
      </w:r>
      <w:r w:rsidR="00482049" w:rsidRPr="00D22086">
        <w:rPr>
          <w:rStyle w:val="af4"/>
          <w:rFonts w:hint="eastAsia"/>
          <w:b/>
          <w:bCs/>
          <w:spacing w:val="-6"/>
          <w:rtl/>
        </w:rPr>
        <w:t>ל</w:t>
      </w:r>
      <w:r w:rsidRPr="00D22086">
        <w:rPr>
          <w:rStyle w:val="af4"/>
          <w:rFonts w:hint="eastAsia"/>
          <w:b/>
          <w:bCs/>
          <w:spacing w:val="-6"/>
          <w:rtl/>
        </w:rPr>
        <w:t>ִ</w:t>
      </w:r>
      <w:r w:rsidR="00482049" w:rsidRPr="00D22086">
        <w:rPr>
          <w:rStyle w:val="af4"/>
          <w:rFonts w:hint="eastAsia"/>
          <w:b/>
          <w:bCs/>
          <w:spacing w:val="-6"/>
          <w:rtl/>
        </w:rPr>
        <w:t>בו</w:t>
      </w:r>
      <w:r w:rsidRPr="00D22086">
        <w:rPr>
          <w:rStyle w:val="af4"/>
          <w:rFonts w:hint="cs"/>
          <w:spacing w:val="-6"/>
          <w:rtl/>
        </w:rPr>
        <w:t>'</w:t>
      </w:r>
      <w:r w:rsidR="001E3674" w:rsidRPr="00D22086">
        <w:rPr>
          <w:rStyle w:val="af4"/>
          <w:rFonts w:hint="cs"/>
          <w:spacing w:val="-6"/>
          <w:rtl/>
        </w:rPr>
        <w:t xml:space="preserve"> </w:t>
      </w:r>
      <w:r w:rsidR="00CF4A33" w:rsidRPr="00D22086">
        <w:rPr>
          <w:rStyle w:val="af4"/>
          <w:rFonts w:hint="cs"/>
          <w:spacing w:val="-6"/>
          <w:rtl/>
        </w:rPr>
        <w:t>-</w:t>
      </w:r>
      <w:r w:rsidR="00CF4A33" w:rsidRPr="00D22086">
        <w:rPr>
          <w:spacing w:val="-6"/>
          <w:rtl/>
        </w:rPr>
        <w:t xml:space="preserve"> </w:t>
      </w:r>
      <w:r w:rsidR="00CF4A33" w:rsidRPr="00E85AC7">
        <w:rPr>
          <w:rFonts w:hint="eastAsia"/>
          <w:rtl/>
        </w:rPr>
        <w:t>כשלִבו</w:t>
      </w:r>
      <w:r w:rsidR="00CF4A33" w:rsidRPr="00E85AC7">
        <w:rPr>
          <w:rtl/>
        </w:rPr>
        <w:t xml:space="preserve"> </w:t>
      </w:r>
      <w:r w:rsidR="00CF4A33" w:rsidRPr="00E85AC7">
        <w:rPr>
          <w:rFonts w:hint="eastAsia"/>
          <w:rtl/>
        </w:rPr>
        <w:t>אִתו</w:t>
      </w:r>
      <w:r w:rsidR="00577279" w:rsidRPr="00E85AC7">
        <w:rPr>
          <w:rFonts w:hint="cs"/>
          <w:rtl/>
        </w:rPr>
        <w:t>,</w:t>
      </w:r>
      <w:r w:rsidR="00577279" w:rsidRPr="00D22086">
        <w:rPr>
          <w:rFonts w:hint="cs"/>
          <w:spacing w:val="-6"/>
          <w:rtl/>
        </w:rPr>
        <w:t xml:space="preserve"> </w:t>
      </w:r>
      <w:r w:rsidR="000B5885">
        <w:rPr>
          <w:rStyle w:val="affc"/>
          <w:spacing w:val="-6"/>
          <w:rtl/>
        </w:rPr>
        <w:tab/>
      </w:r>
      <w:r w:rsidR="000B5885">
        <w:rPr>
          <w:rStyle w:val="affc"/>
          <w:spacing w:val="-6"/>
          <w:rtl/>
        </w:rPr>
        <w:tab/>
      </w:r>
      <w:r w:rsidR="000B5885">
        <w:rPr>
          <w:rStyle w:val="affc"/>
          <w:spacing w:val="-6"/>
          <w:rtl/>
        </w:rPr>
        <w:tab/>
      </w:r>
      <w:r w:rsidR="00577279" w:rsidRPr="00D22086">
        <w:rPr>
          <w:rStyle w:val="affc"/>
          <w:rFonts w:hint="cs"/>
          <w:spacing w:val="-6"/>
          <w:rtl/>
        </w:rPr>
        <w:t xml:space="preserve">ודוחים: </w:t>
      </w:r>
      <w:r w:rsidR="006246FB" w:rsidRPr="00D22086">
        <w:rPr>
          <w:rFonts w:hint="cs"/>
          <w:spacing w:val="-6"/>
          <w:rtl/>
        </w:rPr>
        <w:t>ל</w:t>
      </w:r>
      <w:r w:rsidR="00577279" w:rsidRPr="00D22086">
        <w:rPr>
          <w:rFonts w:hint="cs"/>
          <w:spacing w:val="-6"/>
          <w:rtl/>
        </w:rPr>
        <w:t>א"צ להוציא בשפתיו.</w:t>
      </w:r>
    </w:p>
    <w:p w14:paraId="1DDA26C7" w14:textId="2DE0615E" w:rsidR="00731582" w:rsidRDefault="00482049" w:rsidP="00353D4B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חנניה</w:t>
      </w:r>
      <w:r w:rsidR="00D67AD3">
        <w:rPr>
          <w:rFonts w:hint="cs"/>
          <w:rtl/>
        </w:rPr>
        <w:t>:</w:t>
      </w:r>
      <w:r w:rsidR="000820D8">
        <w:rPr>
          <w:rFonts w:hint="cs"/>
          <w:rtl/>
        </w:rPr>
        <w:t xml:space="preserve"> ד</w:t>
      </w:r>
      <w:r w:rsidR="00731582">
        <w:rPr>
          <w:rFonts w:hint="cs"/>
          <w:rtl/>
        </w:rPr>
        <w:t>.</w:t>
      </w:r>
    </w:p>
    <w:p w14:paraId="5D740DF2" w14:textId="69D4A566" w:rsidR="00482049" w:rsidRPr="00D22086" w:rsidRDefault="00482049" w:rsidP="00A07C53">
      <w:pPr>
        <w:rPr>
          <w:spacing w:val="-2"/>
          <w:rtl/>
        </w:rPr>
      </w:pPr>
      <w:r w:rsidRPr="00E85AC7">
        <w:rPr>
          <w:rStyle w:val="af4"/>
          <w:rFonts w:hint="cs"/>
          <w:rtl/>
        </w:rPr>
        <w:t>נשבעתי</w:t>
      </w:r>
      <w:r w:rsidRPr="00E85AC7">
        <w:rPr>
          <w:rStyle w:val="af4"/>
          <w:rtl/>
        </w:rPr>
        <w:t xml:space="preserve"> </w:t>
      </w:r>
      <w:r w:rsidRPr="00E85AC7">
        <w:rPr>
          <w:rStyle w:val="af4"/>
          <w:rFonts w:hint="eastAsia"/>
          <w:rtl/>
        </w:rPr>
        <w:t>ואקי</w:t>
      </w:r>
      <w:r w:rsidR="006246FB" w:rsidRPr="00E85AC7">
        <w:rPr>
          <w:rStyle w:val="af4"/>
          <w:rFonts w:hint="cs"/>
          <w:rtl/>
        </w:rPr>
        <w:t>ֵ</w:t>
      </w:r>
      <w:r w:rsidRPr="00E85AC7">
        <w:rPr>
          <w:rStyle w:val="af4"/>
          <w:rFonts w:hint="eastAsia"/>
          <w:rtl/>
        </w:rPr>
        <w:t>מה</w:t>
      </w:r>
      <w:r w:rsidRPr="00E85AC7">
        <w:rPr>
          <w:rStyle w:val="af4"/>
          <w:rtl/>
        </w:rPr>
        <w:t xml:space="preserve"> </w:t>
      </w:r>
      <w:r w:rsidRPr="00E85AC7">
        <w:rPr>
          <w:rStyle w:val="af4"/>
          <w:rFonts w:hint="cs"/>
          <w:rtl/>
        </w:rPr>
        <w:t>לשמ</w:t>
      </w:r>
      <w:r w:rsidR="00CF4A33" w:rsidRPr="00E85AC7">
        <w:rPr>
          <w:rStyle w:val="af4"/>
          <w:rFonts w:hint="cs"/>
          <w:rtl/>
        </w:rPr>
        <w:t>ו</w:t>
      </w:r>
      <w:r w:rsidRPr="00E85AC7">
        <w:rPr>
          <w:rStyle w:val="af4"/>
          <w:rFonts w:hint="cs"/>
          <w:rtl/>
        </w:rPr>
        <w:t>ר</w:t>
      </w:r>
      <w:r w:rsidRPr="00E85AC7">
        <w:rPr>
          <w:rStyle w:val="af4"/>
          <w:rtl/>
        </w:rPr>
        <w:t xml:space="preserve"> </w:t>
      </w:r>
      <w:r w:rsidRPr="00E85AC7">
        <w:rPr>
          <w:rStyle w:val="af4"/>
          <w:rFonts w:hint="cs"/>
          <w:rtl/>
        </w:rPr>
        <w:t>משפטי</w:t>
      </w:r>
      <w:r w:rsidRPr="00E85AC7">
        <w:rPr>
          <w:rStyle w:val="af4"/>
          <w:rtl/>
        </w:rPr>
        <w:t xml:space="preserve"> </w:t>
      </w:r>
      <w:r w:rsidRPr="00E85AC7">
        <w:rPr>
          <w:rStyle w:val="af4"/>
          <w:rFonts w:hint="cs"/>
          <w:rtl/>
        </w:rPr>
        <w:t>צדקך</w:t>
      </w:r>
      <w:r w:rsidR="00CF4A33" w:rsidRPr="00D22086">
        <w:rPr>
          <w:rFonts w:hint="cs"/>
          <w:spacing w:val="-2"/>
          <w:rtl/>
        </w:rPr>
        <w:t xml:space="preserve"> - </w:t>
      </w:r>
      <w:r w:rsidR="009A583F" w:rsidRPr="00D22086">
        <w:rPr>
          <w:rFonts w:hint="cs"/>
          <w:spacing w:val="-2"/>
          <w:rtl/>
        </w:rPr>
        <w:t>רצה לא יקיים</w:t>
      </w:r>
      <w:r w:rsidR="00577279" w:rsidRPr="00D22086">
        <w:rPr>
          <w:rFonts w:hint="cs"/>
          <w:spacing w:val="-2"/>
          <w:rtl/>
        </w:rPr>
        <w:t>,</w:t>
      </w:r>
    </w:p>
    <w:p w14:paraId="24E97920" w14:textId="48FAD8D1" w:rsidR="00731582" w:rsidRDefault="00E85AC7" w:rsidP="00E85AC7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- </w:t>
      </w:r>
      <w:r w:rsidR="00577279" w:rsidRPr="00E85AC7">
        <w:rPr>
          <w:rFonts w:hint="cs"/>
          <w:rtl/>
        </w:rPr>
        <w:t>ודוחים</w:t>
      </w:r>
      <w:r w:rsidR="00731582">
        <w:rPr>
          <w:rFonts w:hint="cs"/>
          <w:rtl/>
        </w:rPr>
        <w:t>:</w:t>
      </w:r>
    </w:p>
    <w:p w14:paraId="6100B8B7" w14:textId="550E6946" w:rsidR="00577279" w:rsidRPr="006F178A" w:rsidRDefault="00577279" w:rsidP="00E85AC7">
      <w:pPr>
        <w:spacing w:after="60"/>
        <w:rPr>
          <w:rtl/>
        </w:rPr>
      </w:pPr>
      <w:r>
        <w:rPr>
          <w:rFonts w:hint="cs"/>
          <w:rtl/>
        </w:rPr>
        <w:t>ש</w:t>
      </w:r>
      <w:r w:rsidRPr="006F178A">
        <w:rPr>
          <w:rFonts w:hint="cs"/>
          <w:rtl/>
        </w:rPr>
        <w:t>נשבעין לקיים המצווה</w:t>
      </w:r>
      <w:r>
        <w:rPr>
          <w:rFonts w:hint="cs"/>
          <w:rtl/>
        </w:rPr>
        <w:t>.</w:t>
      </w:r>
    </w:p>
    <w:p w14:paraId="2AD3B0A5" w14:textId="2C271F6B" w:rsidR="00731582" w:rsidRDefault="00482049" w:rsidP="00353D4B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שמואל</w:t>
      </w:r>
      <w:r w:rsidR="00D67AD3">
        <w:rPr>
          <w:rFonts w:hint="cs"/>
          <w:rtl/>
        </w:rPr>
        <w:t>:</w:t>
      </w:r>
      <w:r w:rsidR="000820D8">
        <w:rPr>
          <w:rFonts w:hint="cs"/>
          <w:rtl/>
        </w:rPr>
        <w:t xml:space="preserve"> ה</w:t>
      </w:r>
      <w:r w:rsidR="009A01A4">
        <w:rPr>
          <w:rFonts w:hint="cs"/>
          <w:rtl/>
        </w:rPr>
        <w:t>.</w:t>
      </w:r>
    </w:p>
    <w:p w14:paraId="4847E00B" w14:textId="2BD87A2C" w:rsidR="00482049" w:rsidRPr="006F178A" w:rsidRDefault="009A583F" w:rsidP="00A07C53">
      <w:pPr>
        <w:rPr>
          <w:rtl/>
        </w:rPr>
      </w:pPr>
      <w:r>
        <w:rPr>
          <w:rFonts w:hint="cs"/>
          <w:rtl/>
        </w:rPr>
        <w:t>'</w:t>
      </w:r>
      <w:r w:rsidR="00482049" w:rsidRPr="000A2D73">
        <w:rPr>
          <w:rStyle w:val="af4"/>
          <w:rFonts w:hint="cs"/>
          <w:rtl/>
        </w:rPr>
        <w:t>לא</w:t>
      </w:r>
      <w:r w:rsidR="00482049" w:rsidRPr="000A2D73">
        <w:rPr>
          <w:rStyle w:val="af4"/>
          <w:rtl/>
        </w:rPr>
        <w:t xml:space="preserve"> </w:t>
      </w:r>
      <w:r w:rsidR="00482049" w:rsidRPr="000A2D73">
        <w:rPr>
          <w:rStyle w:val="af4"/>
          <w:rFonts w:hint="cs"/>
          <w:rtl/>
        </w:rPr>
        <w:t>יח</w:t>
      </w:r>
      <w:r>
        <w:rPr>
          <w:rStyle w:val="af4"/>
          <w:rFonts w:hint="cs"/>
          <w:rtl/>
        </w:rPr>
        <w:t>ֵ</w:t>
      </w:r>
      <w:r w:rsidR="00482049" w:rsidRPr="000A2D73">
        <w:rPr>
          <w:rStyle w:val="af4"/>
          <w:rFonts w:hint="cs"/>
          <w:rtl/>
        </w:rPr>
        <w:t>ל</w:t>
      </w:r>
      <w:r w:rsidR="00482049" w:rsidRPr="000A2D73">
        <w:rPr>
          <w:rStyle w:val="af4"/>
          <w:rtl/>
        </w:rPr>
        <w:t xml:space="preserve"> </w:t>
      </w:r>
      <w:r w:rsidR="00482049" w:rsidRPr="000A2D73">
        <w:rPr>
          <w:rStyle w:val="af4"/>
          <w:rFonts w:hint="cs"/>
          <w:rtl/>
        </w:rPr>
        <w:t>דברו</w:t>
      </w:r>
      <w:r>
        <w:rPr>
          <w:rStyle w:val="af4"/>
          <w:rFonts w:hint="cs"/>
          <w:rtl/>
        </w:rPr>
        <w:t xml:space="preserve">' </w:t>
      </w:r>
      <w:r w:rsidR="00482049">
        <w:rPr>
          <w:rFonts w:hint="cs"/>
          <w:rtl/>
        </w:rPr>
        <w:t>-</w:t>
      </w:r>
      <w:r w:rsidR="00482049" w:rsidRPr="006F178A">
        <w:rPr>
          <w:rtl/>
        </w:rPr>
        <w:t xml:space="preserve"> </w:t>
      </w:r>
      <w:r w:rsidR="00482049" w:rsidRPr="006F178A">
        <w:rPr>
          <w:rFonts w:hint="cs"/>
          <w:rtl/>
        </w:rPr>
        <w:t>אבל</w:t>
      </w:r>
      <w:r w:rsidR="00482049" w:rsidRPr="006F178A">
        <w:rPr>
          <w:rtl/>
        </w:rPr>
        <w:t xml:space="preserve"> </w:t>
      </w:r>
      <w:r w:rsidR="00482049" w:rsidRPr="006F178A">
        <w:rPr>
          <w:rFonts w:hint="cs"/>
          <w:rtl/>
        </w:rPr>
        <w:t>אחרים</w:t>
      </w:r>
      <w:r w:rsidR="00482049" w:rsidRPr="006F178A">
        <w:rPr>
          <w:rtl/>
        </w:rPr>
        <w:t xml:space="preserve"> </w:t>
      </w:r>
      <w:r w:rsidR="00482049" w:rsidRPr="006F178A">
        <w:rPr>
          <w:rFonts w:hint="cs"/>
          <w:rtl/>
        </w:rPr>
        <w:t>מח</w:t>
      </w:r>
      <w:r>
        <w:rPr>
          <w:rFonts w:hint="cs"/>
          <w:rtl/>
        </w:rPr>
        <w:t>ֵ</w:t>
      </w:r>
      <w:r w:rsidR="00482049" w:rsidRPr="006F178A">
        <w:rPr>
          <w:rFonts w:hint="cs"/>
          <w:rtl/>
        </w:rPr>
        <w:t>לין</w:t>
      </w:r>
      <w:r w:rsidR="00482049" w:rsidRPr="006F178A">
        <w:rPr>
          <w:rtl/>
        </w:rPr>
        <w:t xml:space="preserve"> </w:t>
      </w:r>
      <w:r w:rsidR="00482049" w:rsidRPr="006F178A">
        <w:rPr>
          <w:rFonts w:hint="cs"/>
          <w:rtl/>
        </w:rPr>
        <w:t>לו</w:t>
      </w:r>
      <w:r w:rsidR="00482049" w:rsidRPr="006F178A">
        <w:rPr>
          <w:rtl/>
        </w:rPr>
        <w:t>.</w:t>
      </w:r>
    </w:p>
    <w:p w14:paraId="40AF3088" w14:textId="185D84C6" w:rsidR="00731582" w:rsidRDefault="00482049" w:rsidP="00353D4B">
      <w:pPr>
        <w:pStyle w:val="36"/>
        <w:framePr w:wrap="notBeside"/>
        <w:rPr>
          <w:rtl/>
        </w:rPr>
      </w:pPr>
      <w:r w:rsidRPr="0087008C">
        <w:rPr>
          <w:rFonts w:hint="eastAsia"/>
          <w:rtl/>
        </w:rPr>
        <w:t>רבא</w:t>
      </w:r>
      <w:r w:rsidR="00731582">
        <w:rPr>
          <w:rFonts w:hint="cs"/>
          <w:rtl/>
        </w:rPr>
        <w:t>:</w:t>
      </w:r>
    </w:p>
    <w:p w14:paraId="342B39B4" w14:textId="6B881199" w:rsidR="00F7597F" w:rsidRPr="00A7758B" w:rsidRDefault="00353D4B" w:rsidP="00A7758B">
      <w:pPr>
        <w:rPr>
          <w:rFonts w:ascii="Fb Fontext" w:hAnsi="Fb Fontext"/>
        </w:rPr>
      </w:pPr>
      <w:r>
        <w:rPr>
          <w:rFonts w:hint="cs"/>
          <w:rtl/>
        </w:rPr>
        <w:t>ע</w:t>
      </w:r>
      <w:r w:rsidR="00577279" w:rsidRPr="007B4B7C">
        <w:rPr>
          <w:rFonts w:hint="cs"/>
          <w:rtl/>
        </w:rPr>
        <w:t>ל</w:t>
      </w:r>
      <w:r w:rsidR="00577279" w:rsidRPr="007B4B7C">
        <w:rPr>
          <w:rtl/>
        </w:rPr>
        <w:t xml:space="preserve"> </w:t>
      </w:r>
      <w:r w:rsidR="00482049" w:rsidRPr="00813BCD">
        <w:rPr>
          <w:rFonts w:hint="eastAsia"/>
          <w:rtl/>
        </w:rPr>
        <w:t>כול</w:t>
      </w:r>
      <w:r w:rsidR="009A583F" w:rsidRPr="00813BCD">
        <w:rPr>
          <w:rFonts w:hint="eastAsia"/>
          <w:rtl/>
        </w:rPr>
        <w:t>ם</w:t>
      </w:r>
      <w:r w:rsidR="00482049" w:rsidRPr="00813BCD">
        <w:rPr>
          <w:rtl/>
        </w:rPr>
        <w:t xml:space="preserve"> </w:t>
      </w:r>
      <w:r w:rsidR="00482049" w:rsidRPr="00813BCD">
        <w:rPr>
          <w:rFonts w:hint="eastAsia"/>
          <w:rtl/>
        </w:rPr>
        <w:t>יש</w:t>
      </w:r>
      <w:r w:rsidR="00482049" w:rsidRPr="006F178A">
        <w:rPr>
          <w:rFonts w:ascii="Fb Fontext" w:hAnsi="Fb Fontext"/>
          <w:rtl/>
        </w:rPr>
        <w:t xml:space="preserve"> </w:t>
      </w:r>
      <w:r w:rsidR="00482049" w:rsidRPr="006F178A">
        <w:rPr>
          <w:rFonts w:ascii="Fb Fontext" w:hAnsi="Fb Fontext" w:hint="cs"/>
          <w:rtl/>
        </w:rPr>
        <w:t>פירכא</w:t>
      </w:r>
      <w:r w:rsidR="00577279">
        <w:rPr>
          <w:rFonts w:ascii="Fb Fontext" w:hAnsi="Fb Fontext" w:hint="cs"/>
          <w:rtl/>
        </w:rPr>
        <w:t xml:space="preserve"> </w:t>
      </w:r>
      <w:r w:rsidR="00577279" w:rsidRPr="00813BCD">
        <w:rPr>
          <w:rStyle w:val="affe"/>
          <w:rFonts w:hint="eastAsia"/>
          <w:rtl/>
        </w:rPr>
        <w:t>כפי</w:t>
      </w:r>
      <w:r w:rsidR="00577279" w:rsidRPr="00813BCD">
        <w:rPr>
          <w:rStyle w:val="affe"/>
          <w:rtl/>
        </w:rPr>
        <w:t xml:space="preserve"> </w:t>
      </w:r>
      <w:r w:rsidR="00577279" w:rsidRPr="00813BCD">
        <w:rPr>
          <w:rStyle w:val="affe"/>
          <w:rFonts w:hint="eastAsia"/>
          <w:rtl/>
        </w:rPr>
        <w:t>שנתבאר</w:t>
      </w:r>
      <w:r w:rsidR="00482049" w:rsidRPr="006F178A">
        <w:rPr>
          <w:rFonts w:ascii="Fb Fontext" w:hAnsi="Fb Fontext"/>
          <w:rtl/>
        </w:rPr>
        <w:t xml:space="preserve">, </w:t>
      </w:r>
      <w:r w:rsidR="009A583F">
        <w:rPr>
          <w:rFonts w:ascii="Fb Fontext" w:hAnsi="Fb Fontext" w:hint="cs"/>
          <w:rtl/>
        </w:rPr>
        <w:t>חוץ</w:t>
      </w:r>
      <w:r w:rsidR="00482049" w:rsidRPr="006F178A">
        <w:rPr>
          <w:rFonts w:ascii="Fb Fontext" w:hAnsi="Fb Fontext"/>
          <w:rtl/>
        </w:rPr>
        <w:t xml:space="preserve"> </w:t>
      </w:r>
      <w:r w:rsidR="00482049" w:rsidRPr="008A0BAE">
        <w:rPr>
          <w:rStyle w:val="affc"/>
          <w:rFonts w:hint="eastAsia"/>
          <w:rtl/>
        </w:rPr>
        <w:t>משמואל</w:t>
      </w:r>
      <w:r w:rsidR="009A583F">
        <w:rPr>
          <w:rStyle w:val="affc"/>
          <w:rFonts w:hint="cs"/>
          <w:rtl/>
        </w:rPr>
        <w:t>.</w:t>
      </w:r>
    </w:p>
    <w:p w14:paraId="3AE152DD" w14:textId="7135B344" w:rsidR="00C0473D" w:rsidRDefault="00482049" w:rsidP="00A7758B">
      <w:pPr>
        <w:pStyle w:val="affff0"/>
        <w:rPr>
          <w:rtl/>
        </w:rPr>
      </w:pPr>
      <w:ins w:id="9811" w:author="מספור קטעי משנה" w:date="2026-10-06T06:45:17Z">
        <w:r>
          <w:rPr>
            <w:rStyle w:val="MisparKeta"/>
          </w:rPr>
          <w:t xml:space="preserve">א. </w:t>
        </w:r>
      </w:ins>
      <w:r w:rsidRPr="00813BCD">
        <w:rPr>
          <w:rFonts w:hint="eastAsia"/>
          <w:rtl/>
        </w:rPr>
        <w:t>הלכות</w:t>
      </w:r>
      <w:r w:rsidRPr="00813BCD">
        <w:rPr>
          <w:rtl/>
        </w:rPr>
        <w:t xml:space="preserve"> </w:t>
      </w:r>
      <w:r w:rsidRPr="00813BCD">
        <w:rPr>
          <w:rFonts w:hint="eastAsia"/>
          <w:rtl/>
        </w:rPr>
        <w:t>שבת</w:t>
      </w:r>
      <w:r w:rsidR="00B11E47">
        <w:rPr>
          <w:rFonts w:hint="cs"/>
          <w:rtl/>
        </w:rPr>
        <w:t xml:space="preserve"> -</w:t>
      </w:r>
      <w:r w:rsidRPr="00B11E47">
        <w:rPr>
          <w:rtl/>
        </w:rPr>
        <w:t xml:space="preserve"> </w:t>
      </w:r>
      <w:r w:rsidR="00B11E47">
        <w:rPr>
          <w:rFonts w:hint="cs"/>
          <w:rtl/>
        </w:rPr>
        <w:t>כ</w:t>
      </w:r>
      <w:r w:rsidR="00B11E47" w:rsidRPr="00813BCD">
        <w:rPr>
          <w:rFonts w:hint="eastAsia"/>
          <w:rtl/>
        </w:rPr>
        <w:t>תלוי</w:t>
      </w:r>
      <w:r w:rsidR="00B11E47" w:rsidRPr="00813BCD">
        <w:rPr>
          <w:rtl/>
        </w:rPr>
        <w:t xml:space="preserve"> </w:t>
      </w:r>
      <w:r w:rsidR="00B11E47" w:rsidRPr="00813BCD">
        <w:rPr>
          <w:rFonts w:hint="eastAsia"/>
          <w:rtl/>
        </w:rPr>
        <w:t>בשערה</w:t>
      </w:r>
      <w:r w:rsidR="00B11E47" w:rsidRPr="00813BCD">
        <w:rPr>
          <w:rtl/>
        </w:rPr>
        <w:t>.</w:t>
      </w:r>
    </w:p>
    <w:p w14:paraId="5609B47F" w14:textId="7C67F2FA" w:rsidR="00731582" w:rsidRDefault="00B11E47" w:rsidP="00C02F3A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נצרכה ל</w:t>
      </w:r>
      <w:r w:rsidR="00482049" w:rsidRPr="0087008C">
        <w:rPr>
          <w:rFonts w:hint="cs"/>
          <w:rtl/>
        </w:rPr>
        <w:t>כ</w:t>
      </w:r>
      <w:r w:rsidR="00482049" w:rsidRPr="0087008C">
        <w:rPr>
          <w:rFonts w:hint="eastAsia"/>
          <w:rtl/>
        </w:rPr>
        <w:t>ר</w:t>
      </w:r>
      <w:r w:rsidR="00482049" w:rsidRPr="0087008C">
        <w:rPr>
          <w:rtl/>
        </w:rPr>
        <w:t>"</w:t>
      </w:r>
      <w:r w:rsidR="00482049" w:rsidRPr="0087008C">
        <w:rPr>
          <w:rFonts w:hint="eastAsia"/>
          <w:rtl/>
        </w:rPr>
        <w:t>א</w:t>
      </w:r>
      <w:r w:rsidR="00731582">
        <w:rPr>
          <w:rFonts w:hint="cs"/>
          <w:rtl/>
        </w:rPr>
        <w:t>:</w:t>
      </w:r>
    </w:p>
    <w:p w14:paraId="5583FABC" w14:textId="1BE5B2D1" w:rsidR="00482049" w:rsidRPr="006F178A" w:rsidRDefault="00482049" w:rsidP="00A07C53">
      <w:pPr>
        <w:rPr>
          <w:rtl/>
        </w:rPr>
      </w:pPr>
      <w:r w:rsidRPr="005E6BC8">
        <w:rPr>
          <w:rFonts w:ascii="Fb Fontext" w:hAnsi="Fb Fontext" w:cs="PFT_Frank" w:hint="eastAsia"/>
          <w:b/>
          <w:bCs/>
          <w:szCs w:val="14"/>
          <w:rtl/>
        </w:rPr>
        <w:t>חופר</w:t>
      </w:r>
      <w:r w:rsidRPr="005E6BC8">
        <w:rPr>
          <w:rFonts w:ascii="Fb Fontext" w:hAnsi="Fb Fontext" w:cs="PFT_Frank"/>
          <w:b/>
          <w:bCs/>
          <w:szCs w:val="14"/>
          <w:rtl/>
        </w:rPr>
        <w:t xml:space="preserve"> </w:t>
      </w:r>
      <w:r w:rsidRPr="005E6BC8">
        <w:rPr>
          <w:rFonts w:ascii="Fb Fontext" w:hAnsi="Fb Fontext" w:cs="PFT_Frank" w:hint="eastAsia"/>
          <w:b/>
          <w:bCs/>
          <w:szCs w:val="14"/>
          <w:rtl/>
        </w:rPr>
        <w:t>גומא</w:t>
      </w:r>
      <w:r w:rsidRPr="005E6BC8">
        <w:rPr>
          <w:rFonts w:ascii="Fb Fontext" w:hAnsi="Fb Fontext" w:cs="PFT_Frank"/>
          <w:b/>
          <w:bCs/>
          <w:szCs w:val="14"/>
          <w:rtl/>
        </w:rPr>
        <w:t xml:space="preserve"> </w:t>
      </w:r>
      <w:r w:rsidRPr="005E6BC8">
        <w:rPr>
          <w:rFonts w:ascii="Fb Fontext" w:hAnsi="Fb Fontext" w:cs="PFT_Frank" w:hint="eastAsia"/>
          <w:b/>
          <w:bCs/>
          <w:szCs w:val="14"/>
          <w:rtl/>
        </w:rPr>
        <w:t>לעפרה</w:t>
      </w:r>
      <w:r w:rsidRPr="005E6BC8">
        <w:rPr>
          <w:rFonts w:ascii="Fb Fontext" w:hAnsi="Fb Fontext" w:cs="PFT_Frank"/>
          <w:b/>
          <w:bCs/>
          <w:szCs w:val="14"/>
          <w:rtl/>
        </w:rPr>
        <w:t xml:space="preserve"> </w:t>
      </w:r>
      <w:r w:rsidRPr="005E6BC8">
        <w:rPr>
          <w:rFonts w:ascii="Fb Fontext" w:hAnsi="Fb Fontext" w:cs="PFT_Frank" w:hint="eastAsia"/>
          <w:b/>
          <w:bCs/>
          <w:szCs w:val="14"/>
          <w:rtl/>
        </w:rPr>
        <w:t>פטור</w:t>
      </w:r>
      <w:r w:rsidR="00B11E47" w:rsidRPr="005E6BC8">
        <w:rPr>
          <w:rFonts w:ascii="Fb Fontext" w:hAnsi="Fb Fontext" w:cs="PFT_Frank"/>
          <w:b/>
          <w:bCs/>
          <w:szCs w:val="14"/>
          <w:rtl/>
        </w:rPr>
        <w:t xml:space="preserve"> </w:t>
      </w:r>
      <w:r w:rsidR="00B11E47">
        <w:rPr>
          <w:rFonts w:ascii="Fb Fontext" w:hAnsi="Fb Fontext" w:hint="cs"/>
          <w:rtl/>
        </w:rPr>
        <w:t>-</w:t>
      </w:r>
    </w:p>
    <w:p w14:paraId="357B7050" w14:textId="347C1FF4" w:rsidR="00731582" w:rsidRDefault="00B11E47" w:rsidP="00C02F3A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ל</w:t>
      </w:r>
      <w:r w:rsidR="00482049" w:rsidRPr="0087008C">
        <w:rPr>
          <w:rFonts w:hint="eastAsia"/>
          <w:rtl/>
        </w:rPr>
        <w:t>ר</w:t>
      </w:r>
      <w:r w:rsidR="00482049" w:rsidRPr="0087008C">
        <w:rPr>
          <w:rtl/>
        </w:rPr>
        <w:t>"</w:t>
      </w:r>
      <w:r w:rsidR="00482049" w:rsidRPr="0087008C">
        <w:rPr>
          <w:rFonts w:hint="eastAsia"/>
          <w:rtl/>
        </w:rPr>
        <w:t>ש</w:t>
      </w:r>
      <w:r w:rsidR="00731582">
        <w:rPr>
          <w:rtl/>
        </w:rPr>
        <w:t>:</w:t>
      </w:r>
    </w:p>
    <w:p w14:paraId="494EE141" w14:textId="4D5E4B4C" w:rsidR="00481384" w:rsidRDefault="00482049" w:rsidP="00A07C53">
      <w:pPr>
        <w:rPr>
          <w:rtl/>
        </w:rPr>
      </w:pPr>
      <w:r w:rsidRPr="006F178A">
        <w:rPr>
          <w:rFonts w:hint="cs"/>
          <w:rtl/>
        </w:rPr>
        <w:t>א</w:t>
      </w:r>
      <w:r w:rsidR="00B11E47">
        <w:rPr>
          <w:rFonts w:hint="cs"/>
          <w:rtl/>
        </w:rPr>
        <w:t>"</w:t>
      </w:r>
      <w:r w:rsidRPr="006F178A">
        <w:rPr>
          <w:rFonts w:hint="cs"/>
          <w:rtl/>
        </w:rPr>
        <w:t>צ</w:t>
      </w:r>
      <w:r w:rsidR="00B11E47">
        <w:rPr>
          <w:rFonts w:hint="cs"/>
          <w:rtl/>
        </w:rPr>
        <w:t xml:space="preserve"> לגופה</w:t>
      </w:r>
      <w:r>
        <w:rPr>
          <w:rFonts w:hint="cs"/>
          <w:rtl/>
        </w:rPr>
        <w:t xml:space="preserve">, </w:t>
      </w:r>
      <w:r w:rsidRPr="00961729">
        <w:rPr>
          <w:rStyle w:val="affc"/>
          <w:rFonts w:hint="cs"/>
          <w:rtl/>
        </w:rPr>
        <w:t xml:space="preserve">ואפי' </w:t>
      </w:r>
      <w:r w:rsidRPr="00961729">
        <w:rPr>
          <w:rStyle w:val="affc"/>
          <w:rFonts w:hint="eastAsia"/>
          <w:rtl/>
        </w:rPr>
        <w:t>לר</w:t>
      </w:r>
      <w:r w:rsidRPr="00961729">
        <w:rPr>
          <w:rStyle w:val="affc"/>
          <w:rtl/>
        </w:rPr>
        <w:t>"</w:t>
      </w:r>
      <w:r w:rsidRPr="00961729">
        <w:rPr>
          <w:rStyle w:val="affc"/>
          <w:rFonts w:hint="eastAsia"/>
          <w:rtl/>
        </w:rPr>
        <w:t>י</w:t>
      </w:r>
      <w:r w:rsidRPr="00961729">
        <w:rPr>
          <w:rStyle w:val="affc"/>
          <w:rFonts w:hint="cs"/>
          <w:rtl/>
        </w:rPr>
        <w:t xml:space="preserve"> </w:t>
      </w:r>
      <w:r w:rsidR="00B11E47">
        <w:rPr>
          <w:rFonts w:hint="cs"/>
          <w:rtl/>
        </w:rPr>
        <w:t>מקלקל, ו</w:t>
      </w:r>
      <w:r w:rsidR="00481384">
        <w:rPr>
          <w:rFonts w:hint="cs"/>
          <w:rtl/>
        </w:rPr>
        <w:t>אי"ז '</w:t>
      </w:r>
      <w:r w:rsidRPr="00813BCD">
        <w:rPr>
          <w:rStyle w:val="af4"/>
          <w:rFonts w:hint="eastAsia"/>
          <w:rtl/>
        </w:rPr>
        <w:t>מלאכת</w:t>
      </w:r>
      <w:r w:rsidRPr="00813BCD">
        <w:rPr>
          <w:rStyle w:val="af4"/>
          <w:rtl/>
        </w:rPr>
        <w:t xml:space="preserve"> </w:t>
      </w:r>
      <w:r w:rsidRPr="00813BCD">
        <w:rPr>
          <w:rStyle w:val="af4"/>
          <w:rFonts w:hint="eastAsia"/>
          <w:rtl/>
        </w:rPr>
        <w:t>מחשבת</w:t>
      </w:r>
      <w:r w:rsidR="00481384">
        <w:rPr>
          <w:rFonts w:hint="cs"/>
          <w:rtl/>
        </w:rPr>
        <w:t>'</w:t>
      </w:r>
    </w:p>
    <w:p w14:paraId="296AAFC3" w14:textId="4890F929" w:rsidR="00482049" w:rsidRPr="00EE5312" w:rsidRDefault="00E3583D" w:rsidP="00EE5312">
      <w:pPr>
        <w:pStyle w:val="affd"/>
        <w:rPr>
          <w:rtl/>
        </w:rPr>
      </w:pPr>
      <w:r w:rsidRPr="00EE5312">
        <w:rPr>
          <w:rFonts w:hint="cs"/>
          <w:rtl/>
        </w:rPr>
        <w:t xml:space="preserve">- </w:t>
      </w:r>
      <w:r w:rsidR="00481384" w:rsidRPr="00EE5312">
        <w:rPr>
          <w:rFonts w:hint="eastAsia"/>
          <w:rtl/>
        </w:rPr>
        <w:t>ואינו</w:t>
      </w:r>
      <w:r w:rsidR="00481384" w:rsidRPr="00EE5312">
        <w:rPr>
          <w:rtl/>
        </w:rPr>
        <w:t xml:space="preserve"> </w:t>
      </w:r>
      <w:r w:rsidR="00481384" w:rsidRPr="00EE5312">
        <w:rPr>
          <w:rFonts w:hint="eastAsia"/>
          <w:rtl/>
        </w:rPr>
        <w:t>מפורש</w:t>
      </w:r>
      <w:r w:rsidR="00481384" w:rsidRPr="00EE5312">
        <w:rPr>
          <w:rtl/>
        </w:rPr>
        <w:t xml:space="preserve"> </w:t>
      </w:r>
      <w:r w:rsidR="00C239EF" w:rsidRPr="00EE5312">
        <w:rPr>
          <w:rFonts w:hint="cs"/>
          <w:rtl/>
        </w:rPr>
        <w:t xml:space="preserve"> ד</w:t>
      </w:r>
      <w:r w:rsidR="00481384" w:rsidRPr="00EE5312">
        <w:rPr>
          <w:rFonts w:hint="cs"/>
          <w:rtl/>
        </w:rPr>
        <w:t>'</w:t>
      </w:r>
      <w:r w:rsidR="00481384" w:rsidRPr="00EE5312">
        <w:rPr>
          <w:rFonts w:hint="eastAsia"/>
          <w:rtl/>
        </w:rPr>
        <w:t>מלאכת</w:t>
      </w:r>
      <w:r w:rsidR="00481384" w:rsidRPr="00EE5312">
        <w:rPr>
          <w:rtl/>
        </w:rPr>
        <w:t xml:space="preserve"> </w:t>
      </w:r>
      <w:r w:rsidR="00481384" w:rsidRPr="00EE5312">
        <w:rPr>
          <w:rFonts w:hint="eastAsia"/>
          <w:rtl/>
        </w:rPr>
        <w:t>מחשבת</w:t>
      </w:r>
      <w:r w:rsidR="00481384" w:rsidRPr="00EE5312">
        <w:rPr>
          <w:rFonts w:hint="cs"/>
          <w:rtl/>
        </w:rPr>
        <w:t>'</w:t>
      </w:r>
      <w:r w:rsidR="00481384" w:rsidRPr="00EE5312">
        <w:rPr>
          <w:rtl/>
        </w:rPr>
        <w:t xml:space="preserve"> בשבת</w:t>
      </w:r>
      <w:r w:rsidR="00481384" w:rsidRPr="00EE5312">
        <w:rPr>
          <w:rFonts w:hint="cs"/>
          <w:rtl/>
        </w:rPr>
        <w:t>,</w:t>
      </w:r>
      <w:r w:rsidR="00481384" w:rsidRPr="00EE5312">
        <w:rPr>
          <w:rtl/>
        </w:rPr>
        <w:t xml:space="preserve"> </w:t>
      </w:r>
      <w:r w:rsidR="00481384" w:rsidRPr="00EE5312">
        <w:rPr>
          <w:rFonts w:hint="eastAsia"/>
          <w:rtl/>
        </w:rPr>
        <w:t>רק</w:t>
      </w:r>
      <w:r w:rsidR="00481384" w:rsidRPr="00EE5312">
        <w:rPr>
          <w:rtl/>
        </w:rPr>
        <w:t xml:space="preserve"> </w:t>
      </w:r>
      <w:r w:rsidR="00481384" w:rsidRPr="00EE5312">
        <w:rPr>
          <w:rFonts w:hint="eastAsia"/>
          <w:rtl/>
        </w:rPr>
        <w:t>ממשכן</w:t>
      </w:r>
      <w:r w:rsidR="00481384" w:rsidRPr="00EE5312">
        <w:rPr>
          <w:rtl/>
        </w:rPr>
        <w:t>.</w:t>
      </w:r>
    </w:p>
    <w:p w14:paraId="0CEEBAFF" w14:textId="77777777" w:rsidR="00C0473D" w:rsidRDefault="00482049" w:rsidP="00A07C53">
      <w:pPr>
        <w:pStyle w:val="affff0"/>
        <w:rPr>
          <w:rtl/>
        </w:rPr>
      </w:pPr>
      <w:ins w:id="9805" w:author="מספור קטעי משנה" w:date="2026-10-06T10:03:49Z">
        <w:r>
          <w:rPr>
            <w:rStyle w:val="MisparKeta"/>
          </w:rPr>
          <w:t xml:space="preserve">א. </w:t>
        </w:r>
      </w:ins>
      <w:r w:rsidRPr="00813BCD">
        <w:rPr>
          <w:rFonts w:hint="eastAsia"/>
          <w:rtl/>
        </w:rPr>
        <w:t>חגיגות</w:t>
      </w:r>
      <w:r w:rsidR="00481384">
        <w:rPr>
          <w:rFonts w:hint="cs"/>
          <w:rtl/>
        </w:rPr>
        <w:t xml:space="preserve"> -</w:t>
      </w:r>
      <w:r w:rsidRPr="00813BCD">
        <w:rPr>
          <w:rtl/>
        </w:rPr>
        <w:t xml:space="preserve"> </w:t>
      </w:r>
      <w:r w:rsidR="00481384" w:rsidRPr="00481384">
        <w:rPr>
          <w:rFonts w:hint="cs"/>
          <w:rtl/>
        </w:rPr>
        <w:t>כתלוי</w:t>
      </w:r>
      <w:r w:rsidR="00481384" w:rsidRPr="00481384">
        <w:rPr>
          <w:rtl/>
        </w:rPr>
        <w:t xml:space="preserve"> </w:t>
      </w:r>
      <w:r w:rsidR="00481384" w:rsidRPr="00481384">
        <w:rPr>
          <w:rFonts w:hint="cs"/>
          <w:rtl/>
        </w:rPr>
        <w:t>בשערה</w:t>
      </w:r>
      <w:r w:rsidR="00481384">
        <w:rPr>
          <w:rFonts w:hint="cs"/>
          <w:rtl/>
        </w:rPr>
        <w:t>.</w:t>
      </w:r>
    </w:p>
    <w:p w14:paraId="4EE827E1" w14:textId="7134AD71" w:rsidR="00731582" w:rsidRDefault="00EB5672" w:rsidP="00073221">
      <w:pPr>
        <w:pStyle w:val="36"/>
        <w:framePr w:wrap="notBeside"/>
        <w:rPr>
          <w:rtl/>
        </w:rPr>
      </w:pPr>
      <w:r w:rsidRPr="00073221">
        <w:rPr>
          <w:rFonts w:hint="eastAsia"/>
          <w:rtl/>
        </w:rPr>
        <w:t>נצרכה</w:t>
      </w:r>
      <w:r w:rsidRPr="00073221">
        <w:rPr>
          <w:rtl/>
        </w:rPr>
        <w:t xml:space="preserve"> </w:t>
      </w:r>
      <w:r w:rsidRPr="00073221">
        <w:rPr>
          <w:rFonts w:hint="eastAsia"/>
          <w:rtl/>
        </w:rPr>
        <w:t>לכדר</w:t>
      </w:r>
      <w:r w:rsidRPr="00073221">
        <w:rPr>
          <w:rtl/>
        </w:rPr>
        <w:t>"פ</w:t>
      </w:r>
      <w:r w:rsidR="00731582">
        <w:rPr>
          <w:rFonts w:hint="cs"/>
          <w:rtl/>
        </w:rPr>
        <w:t>:</w:t>
      </w:r>
    </w:p>
    <w:p w14:paraId="6D5CE3BD" w14:textId="5B906E66" w:rsidR="0059368A" w:rsidRDefault="00EB5672" w:rsidP="00A07C53">
      <w:pPr>
        <w:rPr>
          <w:rStyle w:val="affff1"/>
          <w:rtl/>
        </w:rPr>
      </w:pPr>
      <w:r>
        <w:rPr>
          <w:rStyle w:val="affc"/>
          <w:rFonts w:hint="cs"/>
          <w:rtl/>
        </w:rPr>
        <w:t>שהקשה</w:t>
      </w:r>
      <w:r w:rsidRPr="00813BCD">
        <w:rPr>
          <w:rStyle w:val="affc"/>
          <w:rtl/>
        </w:rPr>
        <w:t xml:space="preserve">: </w:t>
      </w:r>
      <w:r w:rsidRPr="00813BCD">
        <w:rPr>
          <w:rFonts w:hint="eastAsia"/>
          <w:rtl/>
        </w:rPr>
        <w:t>שמא</w:t>
      </w:r>
      <w:r>
        <w:rPr>
          <w:rStyle w:val="affc"/>
          <w:rFonts w:hint="cs"/>
          <w:rtl/>
        </w:rPr>
        <w:t xml:space="preserve"> </w:t>
      </w:r>
      <w:r w:rsidR="0059368A" w:rsidRPr="00813BCD">
        <w:rPr>
          <w:rStyle w:val="af4"/>
          <w:b/>
          <w:bCs/>
          <w:rtl/>
        </w:rPr>
        <w:t>'וחגתם'</w:t>
      </w:r>
      <w:r w:rsidR="0059368A">
        <w:rPr>
          <w:rStyle w:val="af4"/>
          <w:rFonts w:hint="cs"/>
          <w:rtl/>
        </w:rPr>
        <w:t xml:space="preserve"> </w:t>
      </w:r>
      <w:r w:rsidR="0059368A" w:rsidRPr="00813BCD">
        <w:rPr>
          <w:rFonts w:hint="eastAsia"/>
          <w:rtl/>
        </w:rPr>
        <w:t>אינו</w:t>
      </w:r>
      <w:r w:rsidR="0059368A" w:rsidRPr="00813BCD">
        <w:rPr>
          <w:rtl/>
        </w:rPr>
        <w:t xml:space="preserve"> </w:t>
      </w:r>
      <w:r w:rsidR="0059368A" w:rsidRPr="00813BCD">
        <w:rPr>
          <w:rFonts w:hint="eastAsia"/>
          <w:rtl/>
        </w:rPr>
        <w:t>קרבן</w:t>
      </w:r>
      <w:r w:rsidR="0028582E">
        <w:rPr>
          <w:rFonts w:hint="cs"/>
          <w:rtl/>
        </w:rPr>
        <w:t>,</w:t>
      </w:r>
      <w:r w:rsidR="0059368A" w:rsidRPr="00813BCD">
        <w:rPr>
          <w:rtl/>
        </w:rPr>
        <w:t xml:space="preserve"> אלא </w:t>
      </w:r>
      <w:r w:rsidR="0059368A" w:rsidRPr="00813BCD">
        <w:rPr>
          <w:rFonts w:hint="eastAsia"/>
          <w:rtl/>
        </w:rPr>
        <w:t>שמחה</w:t>
      </w:r>
      <w:r w:rsidR="0059368A">
        <w:rPr>
          <w:rStyle w:val="affff1"/>
          <w:rFonts w:hint="cs"/>
          <w:rtl/>
        </w:rPr>
        <w:t>?</w:t>
      </w:r>
    </w:p>
    <w:p w14:paraId="35FD4E01" w14:textId="77777777" w:rsidR="00C0473D" w:rsidRDefault="0059368A" w:rsidP="00073221">
      <w:pPr>
        <w:rPr>
          <w:rFonts w:ascii="Fb Fontext" w:hAnsi="Fb Fontext"/>
          <w:rtl/>
        </w:rPr>
      </w:pPr>
      <w:r w:rsidRPr="00813BCD">
        <w:rPr>
          <w:rStyle w:val="affe"/>
          <w:rtl/>
        </w:rPr>
        <w:t>[</w:t>
      </w:r>
      <w:r w:rsidRPr="00813BCD">
        <w:rPr>
          <w:rStyle w:val="af4"/>
          <w:rFonts w:hint="eastAsia"/>
          <w:rtl/>
        </w:rPr>
        <w:t>ו</w:t>
      </w:r>
      <w:r>
        <w:rPr>
          <w:rStyle w:val="af4"/>
          <w:rFonts w:hint="cs"/>
          <w:rtl/>
        </w:rPr>
        <w:t>'</w:t>
      </w:r>
      <w:r w:rsidRPr="00813BCD">
        <w:rPr>
          <w:rStyle w:val="af4"/>
          <w:rFonts w:hint="eastAsia"/>
          <w:rtl/>
        </w:rPr>
        <w:t>לא</w:t>
      </w:r>
      <w:r w:rsidRPr="00813BCD">
        <w:rPr>
          <w:rStyle w:val="af4"/>
          <w:rtl/>
        </w:rPr>
        <w:t xml:space="preserve"> </w:t>
      </w:r>
      <w:r w:rsidRPr="00813BCD">
        <w:rPr>
          <w:rStyle w:val="af4"/>
          <w:rFonts w:hint="eastAsia"/>
          <w:rtl/>
        </w:rPr>
        <w:t>ילין</w:t>
      </w:r>
      <w:r w:rsidRPr="0059368A">
        <w:rPr>
          <w:rFonts w:ascii="Fb Fontext" w:hAnsi="Fb Fontext" w:hint="cs"/>
          <w:rtl/>
        </w:rPr>
        <w:t xml:space="preserve"> </w:t>
      </w:r>
      <w:r w:rsidRPr="0059368A">
        <w:rPr>
          <w:rStyle w:val="af4"/>
          <w:rFonts w:hint="eastAsia"/>
          <w:b/>
          <w:bCs/>
          <w:rtl/>
        </w:rPr>
        <w:t>חֵלב</w:t>
      </w:r>
      <w:r w:rsidRPr="00813BCD">
        <w:rPr>
          <w:rStyle w:val="af4"/>
          <w:b/>
          <w:bCs/>
          <w:rtl/>
        </w:rPr>
        <w:t xml:space="preserve"> ח</w:t>
      </w:r>
      <w:r w:rsidRPr="00813BCD">
        <w:rPr>
          <w:rStyle w:val="af4"/>
          <w:rFonts w:hint="eastAsia"/>
          <w:b/>
          <w:bCs/>
          <w:rtl/>
        </w:rPr>
        <w:t>ַגִי</w:t>
      </w:r>
      <w:r w:rsidRPr="005E6BC8">
        <w:rPr>
          <w:rFonts w:ascii="Fb Fontext" w:hAnsi="Fb Fontext" w:cs="PFT_Frank"/>
          <w:b/>
          <w:bCs/>
          <w:szCs w:val="14"/>
          <w:rtl/>
        </w:rPr>
        <w:t>'</w:t>
      </w:r>
      <w:r>
        <w:rPr>
          <w:rFonts w:ascii="Fb Fontext" w:hAnsi="Fb Fontext" w:hint="cs"/>
          <w:rtl/>
        </w:rPr>
        <w:t xml:space="preserve"> </w:t>
      </w:r>
      <w:r w:rsidRPr="00813BCD">
        <w:rPr>
          <w:rStyle w:val="affe"/>
          <w:rtl/>
        </w:rPr>
        <w:t xml:space="preserve">- חלב שבזמן חג - </w:t>
      </w:r>
      <w:r w:rsidRPr="00813BCD">
        <w:rPr>
          <w:rStyle w:val="affe"/>
          <w:rFonts w:hint="eastAsia"/>
          <w:rtl/>
        </w:rPr>
        <w:t>ול</w:t>
      </w:r>
      <w:r w:rsidR="00482049" w:rsidRPr="00813BCD">
        <w:rPr>
          <w:rStyle w:val="affe"/>
          <w:rFonts w:hint="eastAsia"/>
          <w:rtl/>
        </w:rPr>
        <w:t>שני</w:t>
      </w:r>
      <w:r w:rsidR="00482049" w:rsidRPr="00813BCD">
        <w:rPr>
          <w:rStyle w:val="affe"/>
          <w:rtl/>
        </w:rPr>
        <w:t xml:space="preserve"> </w:t>
      </w:r>
      <w:r w:rsidR="00482049" w:rsidRPr="00813BCD">
        <w:rPr>
          <w:rStyle w:val="affe"/>
          <w:rFonts w:hint="eastAsia"/>
          <w:rtl/>
        </w:rPr>
        <w:t>לאוין</w:t>
      </w:r>
      <w:r w:rsidR="00482049" w:rsidRPr="00813BCD">
        <w:rPr>
          <w:rStyle w:val="affe"/>
          <w:rtl/>
        </w:rPr>
        <w:t xml:space="preserve"> ועשה</w:t>
      </w:r>
      <w:r w:rsidRPr="00813BCD">
        <w:rPr>
          <w:rStyle w:val="affe"/>
          <w:rtl/>
        </w:rPr>
        <w:t>]</w:t>
      </w:r>
      <w:r>
        <w:rPr>
          <w:rStyle w:val="affe"/>
          <w:rFonts w:hint="cs"/>
          <w:rtl/>
        </w:rPr>
        <w:t>,</w:t>
      </w:r>
    </w:p>
    <w:p w14:paraId="574EE3CE" w14:textId="3D886E53" w:rsidR="00731582" w:rsidRDefault="0028582E" w:rsidP="00C02F3A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א</w:t>
      </w:r>
      <w:r w:rsidRPr="0087008C">
        <w:rPr>
          <w:rFonts w:hint="eastAsia"/>
          <w:rtl/>
        </w:rPr>
        <w:t>לא</w:t>
      </w:r>
      <w:r w:rsidR="00731582">
        <w:rPr>
          <w:rFonts w:hint="cs"/>
          <w:rtl/>
        </w:rPr>
        <w:t>:</w:t>
      </w:r>
    </w:p>
    <w:p w14:paraId="7520E450" w14:textId="3B4EC100" w:rsidR="00482049" w:rsidRPr="00D22086" w:rsidRDefault="0028582E" w:rsidP="00A07C53">
      <w:pPr>
        <w:rPr>
          <w:spacing w:val="-2"/>
          <w:rtl/>
        </w:rPr>
      </w:pPr>
      <w:r w:rsidRPr="00073221">
        <w:rPr>
          <w:rStyle w:val="af4"/>
          <w:rFonts w:hint="eastAsia"/>
          <w:rtl/>
        </w:rPr>
        <w:t>מ</w:t>
      </w:r>
      <w:r w:rsidRPr="00073221">
        <w:rPr>
          <w:rStyle w:val="af4"/>
          <w:rtl/>
        </w:rPr>
        <w:t>'</w:t>
      </w:r>
      <w:r w:rsidRPr="00073221">
        <w:rPr>
          <w:rStyle w:val="af4"/>
          <w:rFonts w:hint="eastAsia"/>
          <w:rtl/>
        </w:rPr>
        <w:t>יחוגו</w:t>
      </w:r>
      <w:r w:rsidRPr="00073221">
        <w:rPr>
          <w:rStyle w:val="af4"/>
          <w:rFonts w:hint="cs"/>
          <w:rtl/>
        </w:rPr>
        <w:t xml:space="preserve"> לי </w:t>
      </w:r>
      <w:r w:rsidRPr="00073221">
        <w:rPr>
          <w:rStyle w:val="af4"/>
          <w:rFonts w:hint="eastAsia"/>
          <w:rtl/>
        </w:rPr>
        <w:t>במדבר</w:t>
      </w:r>
      <w:r w:rsidRPr="00073221">
        <w:rPr>
          <w:rStyle w:val="af4"/>
          <w:rtl/>
        </w:rPr>
        <w:t>'</w:t>
      </w:r>
      <w:r w:rsidRPr="00073221">
        <w:rPr>
          <w:rStyle w:val="af4"/>
          <w:rFonts w:hint="cs"/>
          <w:rtl/>
        </w:rPr>
        <w:t>,</w:t>
      </w:r>
      <w:r w:rsidRPr="00D22086">
        <w:rPr>
          <w:spacing w:val="-2"/>
          <w:rtl/>
        </w:rPr>
        <w:t xml:space="preserve"> </w:t>
      </w:r>
      <w:r w:rsidRPr="00D22086">
        <w:rPr>
          <w:rFonts w:hint="eastAsia"/>
          <w:spacing w:val="-2"/>
          <w:rtl/>
        </w:rPr>
        <w:t>שנלמד</w:t>
      </w:r>
      <w:r w:rsidR="00482049" w:rsidRPr="00D22086">
        <w:rPr>
          <w:rFonts w:hint="cs"/>
          <w:spacing w:val="-2"/>
          <w:rtl/>
        </w:rPr>
        <w:t xml:space="preserve"> </w:t>
      </w:r>
      <w:r w:rsidRPr="00073221">
        <w:rPr>
          <w:rStyle w:val="af4"/>
          <w:rFonts w:hint="eastAsia"/>
          <w:rtl/>
        </w:rPr>
        <w:t>מה</w:t>
      </w:r>
      <w:r w:rsidR="00482049" w:rsidRPr="00073221">
        <w:rPr>
          <w:rStyle w:val="af4"/>
          <w:rFonts w:hint="eastAsia"/>
          <w:rtl/>
        </w:rPr>
        <w:t>זבחים</w:t>
      </w:r>
      <w:r w:rsidRPr="00073221">
        <w:rPr>
          <w:rStyle w:val="af4"/>
          <w:rtl/>
        </w:rPr>
        <w:t xml:space="preserve">.. </w:t>
      </w:r>
      <w:r w:rsidRPr="00073221">
        <w:rPr>
          <w:rStyle w:val="af4"/>
          <w:rFonts w:hint="eastAsia"/>
          <w:rtl/>
        </w:rPr>
        <w:t>הגשתם</w:t>
      </w:r>
      <w:r w:rsidRPr="00073221">
        <w:rPr>
          <w:rStyle w:val="af4"/>
          <w:rFonts w:hint="cs"/>
          <w:rtl/>
        </w:rPr>
        <w:t xml:space="preserve"> לי</w:t>
      </w:r>
      <w:r w:rsidRPr="00073221">
        <w:rPr>
          <w:rStyle w:val="af4"/>
          <w:rtl/>
        </w:rPr>
        <w:t xml:space="preserve"> </w:t>
      </w:r>
      <w:r w:rsidRPr="00073221">
        <w:rPr>
          <w:rStyle w:val="af4"/>
          <w:rFonts w:hint="eastAsia"/>
          <w:rtl/>
        </w:rPr>
        <w:t>במדבר</w:t>
      </w:r>
      <w:r w:rsidRPr="00D22086">
        <w:rPr>
          <w:rFonts w:hint="cs"/>
          <w:spacing w:val="-2"/>
          <w:rtl/>
        </w:rPr>
        <w:t xml:space="preserve"> - קרבן.</w:t>
      </w:r>
    </w:p>
    <w:p w14:paraId="09E3BB9D" w14:textId="5F767C48" w:rsidR="00482049" w:rsidRPr="00EE5312" w:rsidRDefault="0028582E" w:rsidP="00EE5312">
      <w:pPr>
        <w:pStyle w:val="affd"/>
        <w:rPr>
          <w:rtl/>
        </w:rPr>
      </w:pPr>
      <w:r w:rsidRPr="00EE5312">
        <w:rPr>
          <w:rFonts w:hint="cs"/>
          <w:rtl/>
        </w:rPr>
        <w:t>- ואינו מפורש</w:t>
      </w:r>
      <w:r w:rsidR="00E3583D" w:rsidRPr="00EE5312">
        <w:rPr>
          <w:rtl/>
        </w:rPr>
        <w:t>,</w:t>
      </w:r>
      <w:r w:rsidRPr="00EE5312">
        <w:rPr>
          <w:rFonts w:hint="cs"/>
          <w:rtl/>
        </w:rPr>
        <w:t xml:space="preserve"> </w:t>
      </w:r>
      <w:r w:rsidR="00EE5312">
        <w:rPr>
          <w:rFonts w:hint="cs"/>
          <w:rtl/>
        </w:rPr>
        <w:t xml:space="preserve">- שלא למדים </w:t>
      </w:r>
      <w:r w:rsidR="00482049" w:rsidRPr="00EE5312">
        <w:rPr>
          <w:rFonts w:hint="cs"/>
          <w:rtl/>
        </w:rPr>
        <w:t>ד</w:t>
      </w:r>
      <w:r w:rsidR="00482049" w:rsidRPr="00EE5312">
        <w:rPr>
          <w:rtl/>
        </w:rPr>
        <w:t>"</w:t>
      </w:r>
      <w:r w:rsidR="00482049" w:rsidRPr="00EE5312">
        <w:rPr>
          <w:rFonts w:hint="cs"/>
          <w:rtl/>
        </w:rPr>
        <w:t>ת מדברי</w:t>
      </w:r>
      <w:r w:rsidR="00482049" w:rsidRPr="00EE5312">
        <w:rPr>
          <w:rtl/>
        </w:rPr>
        <w:t xml:space="preserve"> </w:t>
      </w:r>
      <w:r w:rsidR="00482049" w:rsidRPr="00EE5312">
        <w:rPr>
          <w:rFonts w:hint="cs"/>
          <w:rtl/>
        </w:rPr>
        <w:t>קבלה</w:t>
      </w:r>
      <w:r w:rsidR="00482049" w:rsidRPr="00EE5312">
        <w:rPr>
          <w:rtl/>
        </w:rPr>
        <w:t>.</w:t>
      </w:r>
    </w:p>
    <w:p w14:paraId="4377449B" w14:textId="77777777" w:rsidR="00482049" w:rsidRPr="007F5A8D" w:rsidRDefault="00482049" w:rsidP="00A7758B">
      <w:pPr>
        <w:pStyle w:val="afff3"/>
        <w:framePr w:wrap="around"/>
        <w:rPr>
          <w:rtl/>
        </w:rPr>
      </w:pPr>
      <w:r w:rsidRPr="007F5A8D">
        <w:rPr>
          <w:rFonts w:hint="cs"/>
          <w:rtl/>
        </w:rPr>
        <w:t>יא.</w:t>
      </w:r>
    </w:p>
    <w:p w14:paraId="73DBAADB" w14:textId="77777777" w:rsidR="00C0473D" w:rsidRDefault="00482049" w:rsidP="00A07C53">
      <w:pPr>
        <w:pStyle w:val="affff0"/>
        <w:ind w:end="0"/>
        <w:rPr>
          <w:rtl/>
        </w:rPr>
      </w:pPr>
      <w:r w:rsidRPr="00961729">
        <w:rPr>
          <w:rFonts w:hint="cs"/>
          <w:rtl/>
        </w:rPr>
        <w:t>מעילות</w:t>
      </w:r>
      <w:r w:rsidRPr="00961729">
        <w:rPr>
          <w:rtl/>
        </w:rPr>
        <w:t xml:space="preserve"> </w:t>
      </w:r>
      <w:r w:rsidR="00E3583D">
        <w:rPr>
          <w:rFonts w:hint="cs"/>
          <w:rtl/>
        </w:rPr>
        <w:t xml:space="preserve">- </w:t>
      </w:r>
      <w:r w:rsidRPr="00961729">
        <w:rPr>
          <w:rFonts w:hint="cs"/>
          <w:rtl/>
        </w:rPr>
        <w:t>כתלוי בשערה</w:t>
      </w:r>
      <w:r w:rsidR="00E3583D">
        <w:rPr>
          <w:rFonts w:hint="cs"/>
          <w:rtl/>
        </w:rPr>
        <w:t>.</w:t>
      </w:r>
    </w:p>
    <w:p w14:paraId="229D0675" w14:textId="51A64CC3" w:rsidR="00731582" w:rsidRDefault="00482049" w:rsidP="00C02F3A">
      <w:pPr>
        <w:pStyle w:val="36"/>
        <w:framePr w:wrap="notBeside"/>
        <w:rPr>
          <w:rtl/>
        </w:rPr>
      </w:pPr>
      <w:r w:rsidRPr="0087008C">
        <w:rPr>
          <w:rFonts w:hint="eastAsia"/>
          <w:rtl/>
        </w:rPr>
        <w:t>לא</w:t>
      </w:r>
      <w:r w:rsidRPr="0087008C">
        <w:rPr>
          <w:rtl/>
        </w:rPr>
        <w:t xml:space="preserve"> </w:t>
      </w:r>
      <w:r w:rsidR="00E3583D" w:rsidRPr="0087008C">
        <w:rPr>
          <w:rFonts w:hint="eastAsia"/>
          <w:rtl/>
        </w:rPr>
        <w:t>נצרך</w:t>
      </w:r>
      <w:r w:rsidR="00731582">
        <w:rPr>
          <w:rtl/>
        </w:rPr>
        <w:t>:</w:t>
      </w:r>
    </w:p>
    <w:p w14:paraId="3F121124" w14:textId="77777777" w:rsidR="00C0473D" w:rsidRDefault="00E3583D" w:rsidP="00A07C53">
      <w:pPr>
        <w:rPr>
          <w:rtl/>
        </w:rPr>
      </w:pPr>
      <w:r>
        <w:rPr>
          <w:rFonts w:hint="cs"/>
          <w:rtl/>
        </w:rPr>
        <w:t>ל</w:t>
      </w:r>
      <w:r w:rsidR="00482049" w:rsidRPr="006F178A">
        <w:rPr>
          <w:rFonts w:hint="cs"/>
          <w:rtl/>
        </w:rPr>
        <w:t>שליח שעש</w:t>
      </w:r>
      <w:r w:rsidR="00482049" w:rsidRPr="00E3583D">
        <w:rPr>
          <w:rFonts w:hint="cs"/>
          <w:rtl/>
        </w:rPr>
        <w:t xml:space="preserve">ה </w:t>
      </w:r>
      <w:r w:rsidR="00482049" w:rsidRPr="00813BCD">
        <w:rPr>
          <w:rFonts w:hint="eastAsia"/>
          <w:rtl/>
        </w:rPr>
        <w:t>שליחותו</w:t>
      </w:r>
      <w:r>
        <w:rPr>
          <w:rFonts w:hint="cs"/>
          <w:rtl/>
        </w:rPr>
        <w:t>, בעה"ב מעל</w:t>
      </w:r>
      <w:r w:rsidR="00400E77" w:rsidRPr="00813BCD">
        <w:rPr>
          <w:rStyle w:val="affe"/>
          <w:rtl/>
        </w:rPr>
        <w:t xml:space="preserve"> אף </w:t>
      </w:r>
      <w:r w:rsidR="00400E77">
        <w:rPr>
          <w:rStyle w:val="affe"/>
          <w:rFonts w:hint="cs"/>
          <w:rtl/>
        </w:rPr>
        <w:t>ד</w:t>
      </w:r>
      <w:r w:rsidR="00400E77" w:rsidRPr="00813BCD">
        <w:rPr>
          <w:rStyle w:val="affe"/>
          <w:rFonts w:hint="eastAsia"/>
          <w:rtl/>
        </w:rPr>
        <w:t>עבירה</w:t>
      </w:r>
      <w:r w:rsidR="00400E77">
        <w:rPr>
          <w:rFonts w:hint="cs"/>
          <w:rtl/>
        </w:rPr>
        <w:t>,</w:t>
      </w:r>
    </w:p>
    <w:p w14:paraId="07E6A581" w14:textId="4D36817A" w:rsidR="00731582" w:rsidRDefault="00731582" w:rsidP="00C02F3A">
      <w:pPr>
        <w:pStyle w:val="36"/>
        <w:framePr w:wrap="notBeside"/>
        <w:rPr>
          <w:rtl/>
        </w:rPr>
      </w:pPr>
      <w:r>
        <w:rPr>
          <w:rFonts w:hint="cs"/>
          <w:rtl/>
        </w:rPr>
        <w:t>-</w:t>
      </w:r>
    </w:p>
    <w:p w14:paraId="32F16ED3" w14:textId="77777777" w:rsidR="00C0473D" w:rsidRDefault="00482049" w:rsidP="00C02F3A">
      <w:pPr>
        <w:rPr>
          <w:spacing w:val="-2"/>
          <w:rtl/>
        </w:rPr>
      </w:pPr>
      <w:r w:rsidRPr="00961729">
        <w:rPr>
          <w:rFonts w:hint="cs"/>
          <w:spacing w:val="-2"/>
          <w:rtl/>
        </w:rPr>
        <w:t>ד</w:t>
      </w:r>
      <w:r w:rsidR="00400E77">
        <w:rPr>
          <w:rFonts w:hint="cs"/>
          <w:spacing w:val="-2"/>
          <w:rtl/>
        </w:rPr>
        <w:t>'</w:t>
      </w:r>
      <w:r w:rsidRPr="00961729">
        <w:rPr>
          <w:rStyle w:val="af4"/>
          <w:rFonts w:hint="eastAsia"/>
          <w:spacing w:val="-2"/>
          <w:rtl/>
        </w:rPr>
        <w:t>חטא</w:t>
      </w:r>
      <w:r w:rsidRPr="00961729">
        <w:rPr>
          <w:rStyle w:val="af4"/>
          <w:spacing w:val="-2"/>
          <w:rtl/>
        </w:rPr>
        <w:t xml:space="preserve"> </w:t>
      </w:r>
      <w:r w:rsidRPr="00961729">
        <w:rPr>
          <w:rStyle w:val="af4"/>
          <w:rFonts w:hint="eastAsia"/>
          <w:spacing w:val="-2"/>
          <w:rtl/>
        </w:rPr>
        <w:t>חטא</w:t>
      </w:r>
      <w:r w:rsidR="00400E77">
        <w:rPr>
          <w:rStyle w:val="af4"/>
          <w:rFonts w:hint="cs"/>
          <w:spacing w:val="-2"/>
          <w:rtl/>
        </w:rPr>
        <w:t>'</w:t>
      </w:r>
      <w:r w:rsidRPr="00961729">
        <w:rPr>
          <w:rFonts w:hint="cs"/>
          <w:spacing w:val="-2"/>
          <w:rtl/>
        </w:rPr>
        <w:t xml:space="preserve"> מתרומה</w:t>
      </w:r>
      <w:r w:rsidR="00400E77">
        <w:rPr>
          <w:rFonts w:hint="cs"/>
          <w:spacing w:val="-2"/>
          <w:rtl/>
        </w:rPr>
        <w:t>,</w:t>
      </w:r>
      <w:r w:rsidRPr="00961729">
        <w:rPr>
          <w:rFonts w:hint="cs"/>
          <w:spacing w:val="-2"/>
          <w:rtl/>
        </w:rPr>
        <w:t xml:space="preserve"> </w:t>
      </w:r>
      <w:r w:rsidR="00400E77" w:rsidRPr="00813BCD">
        <w:rPr>
          <w:rStyle w:val="affe"/>
          <w:rFonts w:hint="eastAsia"/>
          <w:rtl/>
        </w:rPr>
        <w:t>ש</w:t>
      </w:r>
      <w:r w:rsidRPr="00813BCD">
        <w:rPr>
          <w:rStyle w:val="affe"/>
          <w:rFonts w:hint="eastAsia"/>
          <w:rtl/>
        </w:rPr>
        <w:t>שלוחו</w:t>
      </w:r>
      <w:r w:rsidRPr="00813BCD">
        <w:rPr>
          <w:rStyle w:val="affe"/>
          <w:rtl/>
        </w:rPr>
        <w:t xml:space="preserve"> כמותו.</w:t>
      </w:r>
    </w:p>
    <w:p w14:paraId="4E370BE1" w14:textId="33287A87" w:rsidR="00731582" w:rsidRDefault="00400E77" w:rsidP="00C02F3A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ולא נצרך</w:t>
      </w:r>
      <w:r w:rsidR="00731582">
        <w:rPr>
          <w:rFonts w:hint="cs"/>
          <w:rtl/>
        </w:rPr>
        <w:t>:</w:t>
      </w:r>
    </w:p>
    <w:p w14:paraId="44ACB04F" w14:textId="3667FBE3" w:rsidR="00400E77" w:rsidRDefault="00482049" w:rsidP="00A07C53">
      <w:pPr>
        <w:rPr>
          <w:rtl/>
        </w:rPr>
      </w:pPr>
      <w:r w:rsidRPr="006F178A">
        <w:rPr>
          <w:rFonts w:hint="cs"/>
          <w:rtl/>
        </w:rPr>
        <w:t>לנטל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אבן</w:t>
      </w:r>
      <w:r w:rsidRPr="006F178A">
        <w:rPr>
          <w:rtl/>
        </w:rPr>
        <w:t xml:space="preserve"> </w:t>
      </w:r>
      <w:r w:rsidR="00400E77">
        <w:rPr>
          <w:rFonts w:hint="cs"/>
          <w:rtl/>
        </w:rPr>
        <w:t>לא מעל, עד ש</w:t>
      </w:r>
      <w:r w:rsidRPr="006F178A">
        <w:rPr>
          <w:rFonts w:hint="cs"/>
          <w:rtl/>
        </w:rPr>
        <w:t>נתנה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לחבירו</w:t>
      </w:r>
      <w:r w:rsidR="00400E77">
        <w:rPr>
          <w:rFonts w:hint="cs"/>
          <w:rtl/>
        </w:rPr>
        <w:t xml:space="preserve"> </w:t>
      </w:r>
      <w:r w:rsidR="00400E77" w:rsidRPr="00813BCD">
        <w:rPr>
          <w:rStyle w:val="affe"/>
          <w:rFonts w:hint="eastAsia"/>
          <w:rtl/>
        </w:rPr>
        <w:t>אף</w:t>
      </w:r>
      <w:r w:rsidR="00400E77" w:rsidRPr="00813BCD">
        <w:rPr>
          <w:rStyle w:val="affe"/>
          <w:rtl/>
        </w:rPr>
        <w:t xml:space="preserve"> </w:t>
      </w:r>
      <w:r w:rsidR="00400E77" w:rsidRPr="00813BCD">
        <w:rPr>
          <w:rStyle w:val="affe"/>
          <w:rFonts w:hint="eastAsia"/>
          <w:rtl/>
        </w:rPr>
        <w:t>שגזלה</w:t>
      </w:r>
      <w:r>
        <w:rPr>
          <w:rFonts w:hint="cs"/>
          <w:rtl/>
        </w:rPr>
        <w:t>,</w:t>
      </w:r>
    </w:p>
    <w:p w14:paraId="27D8B932" w14:textId="4F908194" w:rsidR="00731582" w:rsidRDefault="00731582" w:rsidP="00C02F3A">
      <w:pPr>
        <w:pStyle w:val="36"/>
        <w:framePr w:wrap="notBeside"/>
        <w:rPr>
          <w:rtl/>
        </w:rPr>
      </w:pPr>
      <w:r>
        <w:rPr>
          <w:rFonts w:hint="cs"/>
          <w:rtl/>
        </w:rPr>
        <w:t>-</w:t>
      </w:r>
    </w:p>
    <w:p w14:paraId="563DD5C4" w14:textId="30CF9D77" w:rsidR="00482049" w:rsidRPr="006F178A" w:rsidRDefault="00482049" w:rsidP="00C02F3A">
      <w:pPr>
        <w:rPr>
          <w:rFonts w:cs="Guttman Vilna"/>
          <w:b/>
          <w:rtl/>
        </w:rPr>
      </w:pPr>
      <w:r w:rsidRPr="006F178A">
        <w:rPr>
          <w:rFonts w:hint="cs"/>
          <w:rtl/>
        </w:rPr>
        <w:t>דבגזבר</w:t>
      </w:r>
      <w:r w:rsidRPr="006F178A">
        <w:rPr>
          <w:rtl/>
        </w:rPr>
        <w:t xml:space="preserve"> </w:t>
      </w:r>
      <w:r w:rsidR="00400E77">
        <w:rPr>
          <w:rFonts w:hint="cs"/>
          <w:rtl/>
        </w:rPr>
        <w:t>עסקינן</w:t>
      </w:r>
      <w:r w:rsidR="00400E77">
        <w:rPr>
          <w:rFonts w:cs="Guttman Vilna" w:hint="cs"/>
          <w:b/>
          <w:rtl/>
        </w:rPr>
        <w:t xml:space="preserve"> </w:t>
      </w:r>
      <w:r w:rsidR="00400E77" w:rsidRPr="00813BCD">
        <w:rPr>
          <w:rStyle w:val="affe"/>
          <w:rFonts w:hint="eastAsia"/>
          <w:rtl/>
        </w:rPr>
        <w:t>וברשות</w:t>
      </w:r>
      <w:r w:rsidR="00400E77" w:rsidRPr="00813BCD">
        <w:rPr>
          <w:rStyle w:val="affe"/>
          <w:rtl/>
        </w:rPr>
        <w:t xml:space="preserve"> </w:t>
      </w:r>
      <w:r w:rsidR="00400E77" w:rsidRPr="00813BCD">
        <w:rPr>
          <w:rStyle w:val="affe"/>
          <w:rFonts w:hint="eastAsia"/>
          <w:rtl/>
        </w:rPr>
        <w:t>הקדש</w:t>
      </w:r>
      <w:r w:rsidR="00400E77" w:rsidRPr="00813BCD">
        <w:rPr>
          <w:rStyle w:val="affe"/>
          <w:rtl/>
        </w:rPr>
        <w:t xml:space="preserve"> </w:t>
      </w:r>
      <w:r w:rsidR="00400E77" w:rsidRPr="00813BCD">
        <w:rPr>
          <w:rStyle w:val="affe"/>
          <w:rFonts w:hint="eastAsia"/>
          <w:rtl/>
        </w:rPr>
        <w:t>הם</w:t>
      </w:r>
      <w:r w:rsidR="00400E77">
        <w:rPr>
          <w:rStyle w:val="affe"/>
          <w:rFonts w:hint="cs"/>
          <w:rtl/>
        </w:rPr>
        <w:t>,</w:t>
      </w:r>
    </w:p>
    <w:p w14:paraId="4470915E" w14:textId="7602CEAC" w:rsidR="00731582" w:rsidRDefault="00400E77" w:rsidP="00C02F3A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ולא נצרך</w:t>
      </w:r>
      <w:r w:rsidR="00731582">
        <w:rPr>
          <w:rFonts w:hint="cs"/>
          <w:rtl/>
        </w:rPr>
        <w:t>:</w:t>
      </w:r>
    </w:p>
    <w:p w14:paraId="1D3EA18A" w14:textId="40457A45" w:rsidR="00482049" w:rsidRPr="00813BCD" w:rsidRDefault="00400E77" w:rsidP="00A07C53">
      <w:pPr>
        <w:rPr>
          <w:rFonts w:cs="Guttman Vilna"/>
          <w:rtl/>
        </w:rPr>
      </w:pPr>
      <w:r>
        <w:rPr>
          <w:rFonts w:hint="cs"/>
          <w:rtl/>
        </w:rPr>
        <w:t>ל</w:t>
      </w:r>
      <w:r w:rsidR="00482049" w:rsidRPr="006F178A">
        <w:rPr>
          <w:rFonts w:hint="cs"/>
          <w:rtl/>
        </w:rPr>
        <w:t>בנא</w:t>
      </w:r>
      <w:r w:rsidR="00FA062F">
        <w:rPr>
          <w:rFonts w:hint="cs"/>
          <w:rtl/>
        </w:rPr>
        <w:t>ָ</w:t>
      </w:r>
      <w:r w:rsidR="00482049" w:rsidRPr="006F178A">
        <w:rPr>
          <w:rFonts w:hint="cs"/>
          <w:rtl/>
        </w:rPr>
        <w:t>ה</w:t>
      </w:r>
      <w:r w:rsidR="00482049" w:rsidRPr="006F178A">
        <w:rPr>
          <w:rtl/>
        </w:rPr>
        <w:t xml:space="preserve"> </w:t>
      </w:r>
      <w:r w:rsidR="00482049" w:rsidRPr="006F178A">
        <w:rPr>
          <w:rFonts w:hint="cs"/>
          <w:rtl/>
        </w:rPr>
        <w:t>בביתו</w:t>
      </w:r>
      <w:r w:rsidR="00482049" w:rsidRPr="006F178A">
        <w:rPr>
          <w:rtl/>
        </w:rPr>
        <w:t xml:space="preserve"> </w:t>
      </w:r>
      <w:r w:rsidR="00697BA4">
        <w:rPr>
          <w:rFonts w:hint="cs"/>
          <w:rtl/>
        </w:rPr>
        <w:t>ש</w:t>
      </w:r>
      <w:r w:rsidR="00FA062F">
        <w:rPr>
          <w:rFonts w:hint="cs"/>
          <w:rtl/>
        </w:rPr>
        <w:t xml:space="preserve">לא </w:t>
      </w:r>
      <w:r w:rsidR="00482049">
        <w:rPr>
          <w:rFonts w:hint="cs"/>
          <w:rtl/>
        </w:rPr>
        <w:t>מעל</w:t>
      </w:r>
      <w:r w:rsidR="00FA062F">
        <w:rPr>
          <w:rFonts w:hint="cs"/>
          <w:rtl/>
        </w:rPr>
        <w:t>,</w:t>
      </w:r>
      <w:r w:rsidR="00482049">
        <w:rPr>
          <w:rFonts w:hint="cs"/>
          <w:rtl/>
        </w:rPr>
        <w:t xml:space="preserve"> </w:t>
      </w:r>
      <w:r w:rsidR="00FA062F">
        <w:rPr>
          <w:rFonts w:hint="cs"/>
          <w:rtl/>
        </w:rPr>
        <w:t xml:space="preserve">עד </w:t>
      </w:r>
      <w:r w:rsidR="00482049">
        <w:rPr>
          <w:rFonts w:hint="cs"/>
          <w:rtl/>
        </w:rPr>
        <w:t>שידור</w:t>
      </w:r>
      <w:r w:rsidR="00FA062F">
        <w:rPr>
          <w:rFonts w:hint="cs"/>
          <w:rtl/>
        </w:rPr>
        <w:t xml:space="preserve"> </w:t>
      </w:r>
      <w:r w:rsidR="00FA062F" w:rsidRPr="00813BCD">
        <w:rPr>
          <w:rStyle w:val="affe"/>
          <w:rFonts w:hint="eastAsia"/>
          <w:rtl/>
        </w:rPr>
        <w:t>אף</w:t>
      </w:r>
      <w:r w:rsidR="00FA062F" w:rsidRPr="00813BCD">
        <w:rPr>
          <w:rStyle w:val="affe"/>
          <w:rtl/>
        </w:rPr>
        <w:t xml:space="preserve"> </w:t>
      </w:r>
      <w:r w:rsidR="00FA062F" w:rsidRPr="00813BCD">
        <w:rPr>
          <w:rStyle w:val="affe"/>
          <w:rFonts w:hint="eastAsia"/>
          <w:rtl/>
        </w:rPr>
        <w:t>ששינה</w:t>
      </w:r>
      <w:r w:rsidR="00FA062F">
        <w:rPr>
          <w:rStyle w:val="affe"/>
          <w:rFonts w:hint="cs"/>
          <w:rtl/>
        </w:rPr>
        <w:t>ּ</w:t>
      </w:r>
      <w:r w:rsidR="00482049" w:rsidRPr="00FA062F">
        <w:rPr>
          <w:rFonts w:hint="cs"/>
          <w:rtl/>
        </w:rPr>
        <w:t>,</w:t>
      </w:r>
    </w:p>
    <w:p w14:paraId="78FE71ED" w14:textId="105AA2D4" w:rsidR="00731582" w:rsidRDefault="00731582" w:rsidP="00C02F3A">
      <w:pPr>
        <w:pStyle w:val="36"/>
        <w:framePr w:wrap="notBeside"/>
        <w:rPr>
          <w:rtl/>
        </w:rPr>
      </w:pPr>
      <w:r>
        <w:rPr>
          <w:rtl/>
        </w:rPr>
        <w:t>-</w:t>
      </w:r>
    </w:p>
    <w:p w14:paraId="1F79FC97" w14:textId="2D8596FF" w:rsidR="00FA062F" w:rsidRPr="00813BCD" w:rsidRDefault="00FA062F" w:rsidP="00C02F3A">
      <w:pPr>
        <w:rPr>
          <w:rStyle w:val="afffd"/>
          <w:rFonts w:ascii="Fb Fontext" w:hAnsi="Fb Fontext"/>
          <w:bCs w:val="0"/>
          <w:rtl/>
        </w:rPr>
      </w:pPr>
      <w:r w:rsidRPr="00813BCD">
        <w:rPr>
          <w:rStyle w:val="afffd"/>
          <w:rFonts w:ascii="Fb Fontext" w:hAnsi="Fb Fontext" w:hint="eastAsia"/>
          <w:bCs w:val="0"/>
          <w:rtl/>
        </w:rPr>
        <w:t>דבהניחה</w:t>
      </w:r>
      <w:r w:rsidRPr="00813BCD">
        <w:rPr>
          <w:rStyle w:val="afffd"/>
          <w:rFonts w:ascii="Fb Fontext" w:hAnsi="Fb Fontext"/>
          <w:bCs w:val="0"/>
          <w:rtl/>
        </w:rPr>
        <w:t xml:space="preserve"> ע"פ ארובה עסקינן</w:t>
      </w:r>
      <w:r w:rsidRPr="00813BCD">
        <w:rPr>
          <w:rStyle w:val="affe"/>
          <w:rtl/>
        </w:rPr>
        <w:t xml:space="preserve"> ולא </w:t>
      </w:r>
      <w:r w:rsidRPr="00FA062F">
        <w:rPr>
          <w:rStyle w:val="affe"/>
          <w:rFonts w:hint="cs"/>
          <w:rtl/>
        </w:rPr>
        <w:t>שי</w:t>
      </w:r>
      <w:r w:rsidRPr="008B7632">
        <w:rPr>
          <w:rStyle w:val="affe"/>
          <w:rFonts w:hint="cs"/>
          <w:rtl/>
        </w:rPr>
        <w:t>נה</w:t>
      </w:r>
      <w:r>
        <w:rPr>
          <w:rStyle w:val="affe"/>
          <w:rFonts w:hint="cs"/>
          <w:rtl/>
        </w:rPr>
        <w:t>ּ,</w:t>
      </w:r>
    </w:p>
    <w:p w14:paraId="551CE465" w14:textId="244170D4" w:rsidR="00731582" w:rsidRDefault="00C0043B" w:rsidP="00C02F3A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- </w:t>
      </w:r>
      <w:r w:rsidR="00482049" w:rsidRPr="0087008C">
        <w:rPr>
          <w:rFonts w:hint="eastAsia"/>
          <w:rtl/>
        </w:rPr>
        <w:t>אלא</w:t>
      </w:r>
      <w:r w:rsidR="00482049" w:rsidRPr="0087008C">
        <w:rPr>
          <w:rtl/>
        </w:rPr>
        <w:t xml:space="preserve"> </w:t>
      </w:r>
      <w:r w:rsidR="00482049" w:rsidRPr="0087008C">
        <w:rPr>
          <w:rFonts w:hint="eastAsia"/>
          <w:rtl/>
        </w:rPr>
        <w:t>כרבא</w:t>
      </w:r>
      <w:r w:rsidR="00731582">
        <w:rPr>
          <w:rFonts w:hint="cs"/>
          <w:rtl/>
        </w:rPr>
        <w:t>:</w:t>
      </w:r>
    </w:p>
    <w:p w14:paraId="3C6BFB94" w14:textId="54658144" w:rsidR="00482049" w:rsidRPr="00813BCD" w:rsidRDefault="00FA062F" w:rsidP="00A07C53">
      <w:pPr>
        <w:rPr>
          <w:rStyle w:val="affe"/>
          <w:rtl/>
        </w:rPr>
      </w:pPr>
      <w:r>
        <w:rPr>
          <w:rFonts w:hint="cs"/>
          <w:rtl/>
        </w:rPr>
        <w:t>ל</w:t>
      </w:r>
      <w:r w:rsidR="00482049">
        <w:rPr>
          <w:rFonts w:hint="cs"/>
          <w:rtl/>
        </w:rPr>
        <w:t xml:space="preserve">נזכר בעה''ב, </w:t>
      </w:r>
      <w:r w:rsidR="00482049" w:rsidRPr="006F178A">
        <w:rPr>
          <w:rFonts w:hint="cs"/>
          <w:rtl/>
        </w:rPr>
        <w:t>שליח מעל</w:t>
      </w:r>
      <w:r w:rsidR="00865FA5">
        <w:rPr>
          <w:rFonts w:hint="cs"/>
          <w:rtl/>
        </w:rPr>
        <w:t>,</w:t>
      </w:r>
      <w:r w:rsidRPr="00813BCD">
        <w:rPr>
          <w:rStyle w:val="affe"/>
          <w:rtl/>
        </w:rPr>
        <w:t xml:space="preserve"> </w:t>
      </w:r>
      <w:r w:rsidR="00865FA5" w:rsidRPr="00813BCD">
        <w:rPr>
          <w:rStyle w:val="affe"/>
          <w:rFonts w:hint="eastAsia"/>
          <w:rtl/>
        </w:rPr>
        <w:t>ואין</w:t>
      </w:r>
      <w:r w:rsidR="00865FA5" w:rsidRPr="00813BCD">
        <w:rPr>
          <w:rStyle w:val="affe"/>
          <w:rtl/>
        </w:rPr>
        <w:t xml:space="preserve"> </w:t>
      </w:r>
      <w:r w:rsidR="00865FA5" w:rsidRPr="00813BCD">
        <w:rPr>
          <w:rStyle w:val="affe"/>
          <w:rFonts w:hint="eastAsia"/>
          <w:rtl/>
        </w:rPr>
        <w:t>לדמותו</w:t>
      </w:r>
      <w:r w:rsidR="00865FA5" w:rsidRPr="00813BCD">
        <w:rPr>
          <w:rStyle w:val="affe"/>
          <w:rtl/>
        </w:rPr>
        <w:t xml:space="preserve"> </w:t>
      </w:r>
      <w:r w:rsidR="00865FA5" w:rsidRPr="00813BCD">
        <w:rPr>
          <w:rStyle w:val="affe"/>
          <w:rFonts w:hint="eastAsia"/>
          <w:rtl/>
        </w:rPr>
        <w:t>לכל</w:t>
      </w:r>
      <w:r w:rsidR="00865FA5" w:rsidRPr="00813BCD">
        <w:rPr>
          <w:rStyle w:val="affe"/>
          <w:rtl/>
        </w:rPr>
        <w:t xml:space="preserve"> </w:t>
      </w:r>
      <w:r w:rsidR="00865FA5" w:rsidRPr="00813BCD">
        <w:rPr>
          <w:rStyle w:val="affe"/>
          <w:rFonts w:hint="eastAsia"/>
          <w:rtl/>
        </w:rPr>
        <w:t>מוציא</w:t>
      </w:r>
      <w:r w:rsidR="00865FA5" w:rsidRPr="00813BCD">
        <w:rPr>
          <w:rStyle w:val="affe"/>
          <w:rtl/>
        </w:rPr>
        <w:t xml:space="preserve"> </w:t>
      </w:r>
      <w:r w:rsidR="00865FA5" w:rsidRPr="00813BCD">
        <w:rPr>
          <w:rStyle w:val="affe"/>
          <w:rFonts w:hint="eastAsia"/>
          <w:rtl/>
        </w:rPr>
        <w:t>מעות</w:t>
      </w:r>
      <w:r w:rsidR="00865FA5" w:rsidRPr="00813BCD">
        <w:rPr>
          <w:rStyle w:val="affe"/>
          <w:rtl/>
        </w:rPr>
        <w:t xml:space="preserve"> </w:t>
      </w:r>
      <w:r w:rsidR="00865FA5" w:rsidRPr="00813BCD">
        <w:rPr>
          <w:rStyle w:val="affe"/>
          <w:rFonts w:hint="eastAsia"/>
          <w:rtl/>
        </w:rPr>
        <w:t>הקדש</w:t>
      </w:r>
      <w:r w:rsidR="00865FA5">
        <w:rPr>
          <w:rStyle w:val="affe"/>
          <w:rFonts w:hint="cs"/>
          <w:rtl/>
        </w:rPr>
        <w:t xml:space="preserve"> שידע </w:t>
      </w:r>
      <w:r w:rsidR="00865FA5" w:rsidRPr="00C0043B">
        <w:rPr>
          <w:rStyle w:val="affe"/>
          <w:rFonts w:hint="cs"/>
          <w:rtl/>
        </w:rPr>
        <w:t>שיש מעות הקדש</w:t>
      </w:r>
      <w:r w:rsidR="00482049" w:rsidRPr="00C0043B">
        <w:rPr>
          <w:rStyle w:val="affe"/>
          <w:rFonts w:hint="cs"/>
          <w:rtl/>
        </w:rPr>
        <w:t>,</w:t>
      </w:r>
      <w:r w:rsidR="00865FA5" w:rsidRPr="00C0043B">
        <w:rPr>
          <w:rStyle w:val="affe"/>
          <w:rFonts w:hint="cs"/>
          <w:rtl/>
        </w:rPr>
        <w:t xml:space="preserve"> </w:t>
      </w:r>
      <w:r w:rsidR="00865FA5" w:rsidRPr="00C0043B">
        <w:rPr>
          <w:rStyle w:val="affe"/>
          <w:rFonts w:hint="eastAsia"/>
          <w:b/>
          <w:bCs/>
          <w:rtl/>
        </w:rPr>
        <w:t>אבל</w:t>
      </w:r>
      <w:r w:rsidR="00482049" w:rsidRPr="00C0043B">
        <w:rPr>
          <w:rStyle w:val="affe"/>
          <w:b/>
          <w:bCs/>
          <w:rtl/>
        </w:rPr>
        <w:t xml:space="preserve"> כאן </w:t>
      </w:r>
      <w:r w:rsidR="00482049" w:rsidRPr="00C0043B">
        <w:rPr>
          <w:rStyle w:val="affe"/>
          <w:rFonts w:hint="eastAsia"/>
          <w:b/>
          <w:bCs/>
          <w:rtl/>
        </w:rPr>
        <w:t>קרוב</w:t>
      </w:r>
      <w:r w:rsidR="00482049" w:rsidRPr="00C0043B">
        <w:rPr>
          <w:rStyle w:val="affe"/>
          <w:b/>
          <w:bCs/>
          <w:rtl/>
        </w:rPr>
        <w:t xml:space="preserve"> </w:t>
      </w:r>
      <w:r w:rsidR="00482049" w:rsidRPr="00C0043B">
        <w:rPr>
          <w:rStyle w:val="affe"/>
          <w:rFonts w:hint="eastAsia"/>
          <w:b/>
          <w:bCs/>
          <w:rtl/>
        </w:rPr>
        <w:t>לאונס</w:t>
      </w:r>
      <w:r w:rsidR="00865FA5" w:rsidRPr="00C0043B">
        <w:rPr>
          <w:rStyle w:val="affe"/>
          <w:b/>
          <w:bCs/>
          <w:rtl/>
        </w:rPr>
        <w:t>,</w:t>
      </w:r>
      <w:r w:rsidR="00865FA5" w:rsidRPr="00C0043B">
        <w:rPr>
          <w:rStyle w:val="affe"/>
          <w:rFonts w:hint="cs"/>
          <w:rtl/>
        </w:rPr>
        <w:t xml:space="preserve"> </w:t>
      </w:r>
      <w:r w:rsidR="00C0043B">
        <w:rPr>
          <w:rStyle w:val="affe"/>
          <w:rFonts w:hint="cs"/>
          <w:rtl/>
        </w:rPr>
        <w:t xml:space="preserve">- </w:t>
      </w:r>
      <w:r w:rsidR="00865FA5" w:rsidRPr="00C0043B">
        <w:rPr>
          <w:rStyle w:val="affe"/>
          <w:rFonts w:hint="eastAsia"/>
          <w:rtl/>
        </w:rPr>
        <w:t>ואינו</w:t>
      </w:r>
      <w:r w:rsidR="00865FA5" w:rsidRPr="00C0043B">
        <w:rPr>
          <w:rStyle w:val="affe"/>
          <w:rtl/>
        </w:rPr>
        <w:t xml:space="preserve"> </w:t>
      </w:r>
      <w:r w:rsidR="00865FA5" w:rsidRPr="00C0043B">
        <w:rPr>
          <w:rStyle w:val="affe"/>
          <w:rFonts w:hint="eastAsia"/>
          <w:rtl/>
        </w:rPr>
        <w:t>מפורש</w:t>
      </w:r>
      <w:r w:rsidR="00865FA5" w:rsidRPr="00C0043B">
        <w:rPr>
          <w:rStyle w:val="affe"/>
          <w:rtl/>
        </w:rPr>
        <w:t xml:space="preserve"> </w:t>
      </w:r>
      <w:r w:rsidR="00F13FAB" w:rsidRPr="00C0043B">
        <w:rPr>
          <w:rStyle w:val="affe"/>
          <w:rFonts w:hint="eastAsia"/>
          <w:rtl/>
        </w:rPr>
        <w:t>בתורה</w:t>
      </w:r>
      <w:r w:rsidR="00865FA5" w:rsidRPr="00C0043B">
        <w:rPr>
          <w:rStyle w:val="affe"/>
          <w:rtl/>
        </w:rPr>
        <w:t>.</w:t>
      </w:r>
    </w:p>
    <w:p w14:paraId="609F989A" w14:textId="6B8CD6EB" w:rsidR="00731582" w:rsidRDefault="00D1682F" w:rsidP="00C02F3A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ת</w:t>
      </w:r>
      <w:r w:rsidRPr="0087008C">
        <w:rPr>
          <w:rFonts w:hint="eastAsia"/>
          <w:rtl/>
        </w:rPr>
        <w:t>ניא</w:t>
      </w:r>
      <w:r w:rsidR="00731582">
        <w:rPr>
          <w:rFonts w:hint="cs"/>
          <w:rtl/>
        </w:rPr>
        <w:t>:</w:t>
      </w:r>
    </w:p>
    <w:p w14:paraId="44090C21" w14:textId="5072D699" w:rsidR="00F13FAB" w:rsidRDefault="00482049" w:rsidP="00A07C53">
      <w:pPr>
        <w:rPr>
          <w:rtl/>
        </w:rPr>
      </w:pPr>
      <w:r w:rsidRPr="005E6BC8">
        <w:rPr>
          <w:rFonts w:cs="PFT_Frank" w:hint="eastAsia"/>
          <w:b/>
          <w:bCs/>
          <w:szCs w:val="14"/>
          <w:rtl/>
        </w:rPr>
        <w:t>נגעים</w:t>
      </w:r>
      <w:r w:rsidRPr="00D1682F">
        <w:rPr>
          <w:rtl/>
        </w:rPr>
        <w:t xml:space="preserve"> </w:t>
      </w:r>
      <w:r w:rsidRPr="00D1682F">
        <w:rPr>
          <w:rFonts w:hint="cs"/>
          <w:rtl/>
        </w:rPr>
        <w:t>מקרא</w:t>
      </w:r>
      <w:r w:rsidRPr="00D1682F">
        <w:rPr>
          <w:rtl/>
        </w:rPr>
        <w:t xml:space="preserve"> </w:t>
      </w:r>
      <w:r w:rsidRPr="005E6BC8">
        <w:rPr>
          <w:rFonts w:cs="PFT_Frank" w:hint="cs"/>
          <w:b/>
          <w:bCs/>
          <w:szCs w:val="14"/>
          <w:rtl/>
        </w:rPr>
        <w:t>מרובה</w:t>
      </w:r>
      <w:r w:rsidRPr="00D1682F">
        <w:rPr>
          <w:rtl/>
        </w:rPr>
        <w:t xml:space="preserve"> </w:t>
      </w:r>
      <w:r w:rsidRPr="00D1682F">
        <w:rPr>
          <w:rFonts w:hint="cs"/>
          <w:rtl/>
        </w:rPr>
        <w:t>והלכות</w:t>
      </w:r>
      <w:r w:rsidRPr="00D1682F">
        <w:rPr>
          <w:rtl/>
        </w:rPr>
        <w:t xml:space="preserve"> </w:t>
      </w:r>
      <w:r w:rsidRPr="00D1682F">
        <w:rPr>
          <w:rFonts w:hint="cs"/>
          <w:rtl/>
        </w:rPr>
        <w:t>מועטות</w:t>
      </w:r>
      <w:r w:rsidRPr="00D1682F">
        <w:rPr>
          <w:rtl/>
        </w:rPr>
        <w:t xml:space="preserve">, </w:t>
      </w:r>
      <w:r w:rsidR="00F13FAB" w:rsidRPr="005E6BC8">
        <w:rPr>
          <w:rFonts w:cs="PFT_Frank" w:hint="cs"/>
          <w:b/>
          <w:bCs/>
          <w:szCs w:val="14"/>
          <w:rtl/>
        </w:rPr>
        <w:t>ו</w:t>
      </w:r>
      <w:r w:rsidRPr="00813BCD">
        <w:rPr>
          <w:rFonts w:hint="eastAsia"/>
          <w:b/>
          <w:rtl/>
        </w:rPr>
        <w:t>אהלות</w:t>
      </w:r>
      <w:r w:rsidRPr="00D1682F">
        <w:rPr>
          <w:rtl/>
        </w:rPr>
        <w:t xml:space="preserve"> </w:t>
      </w:r>
      <w:r w:rsidR="00F13FAB">
        <w:rPr>
          <w:rFonts w:hint="cs"/>
          <w:rtl/>
        </w:rPr>
        <w:t>להיפך,</w:t>
      </w:r>
    </w:p>
    <w:p w14:paraId="6692EEAE" w14:textId="34F64D1B" w:rsidR="00731582" w:rsidRDefault="00482049" w:rsidP="00C02F3A">
      <w:pPr>
        <w:pStyle w:val="36"/>
        <w:framePr w:wrap="notBeside"/>
        <w:rPr>
          <w:rtl/>
        </w:rPr>
      </w:pPr>
      <w:r w:rsidRPr="0087008C">
        <w:rPr>
          <w:rFonts w:hint="eastAsia"/>
          <w:rtl/>
        </w:rPr>
        <w:t>ונפק</w:t>
      </w:r>
      <w:r w:rsidRPr="0087008C">
        <w:rPr>
          <w:rtl/>
        </w:rPr>
        <w:t>"</w:t>
      </w:r>
      <w:r w:rsidRPr="0087008C">
        <w:rPr>
          <w:rFonts w:hint="eastAsia"/>
          <w:rtl/>
        </w:rPr>
        <w:t>מ</w:t>
      </w:r>
      <w:r w:rsidR="00731582">
        <w:rPr>
          <w:rFonts w:hint="cs"/>
          <w:rtl/>
        </w:rPr>
        <w:t>:</w:t>
      </w:r>
    </w:p>
    <w:p w14:paraId="641906BA" w14:textId="77777777" w:rsidR="00C0473D" w:rsidRDefault="00F13FAB" w:rsidP="00D46BD2">
      <w:pPr>
        <w:spacing w:after="60"/>
        <w:rPr>
          <w:rStyle w:val="afffd"/>
          <w:rFonts w:ascii="Fb Fontext" w:hAnsi="Fb Fontext" w:cs="PFT_Frank"/>
          <w:szCs w:val="14"/>
          <w:rtl/>
        </w:rPr>
      </w:pPr>
      <w:r>
        <w:rPr>
          <w:rFonts w:hint="cs"/>
          <w:rtl/>
        </w:rPr>
        <w:t>כשיש ספק, אם</w:t>
      </w:r>
      <w:r w:rsidRPr="006F178A">
        <w:rPr>
          <w:rFonts w:hint="cs"/>
          <w:rtl/>
        </w:rPr>
        <w:t xml:space="preserve"> </w:t>
      </w:r>
      <w:r w:rsidR="00482049" w:rsidRPr="006F178A">
        <w:rPr>
          <w:rFonts w:hint="cs"/>
          <w:rtl/>
        </w:rPr>
        <w:t>לעי</w:t>
      </w:r>
      <w:r w:rsidR="00482049">
        <w:rPr>
          <w:rFonts w:hint="cs"/>
          <w:rtl/>
        </w:rPr>
        <w:t xml:space="preserve">ין </w:t>
      </w:r>
      <w:r w:rsidR="00482049" w:rsidRPr="005E6BC8">
        <w:rPr>
          <w:rFonts w:cs="PFT_Frank" w:hint="eastAsia"/>
          <w:b/>
          <w:bCs/>
          <w:szCs w:val="14"/>
          <w:rtl/>
        </w:rPr>
        <w:t>ב</w:t>
      </w:r>
      <w:r w:rsidRPr="005E6BC8">
        <w:rPr>
          <w:rFonts w:cs="PFT_Frank" w:hint="eastAsia"/>
          <w:b/>
          <w:bCs/>
          <w:szCs w:val="14"/>
          <w:rtl/>
        </w:rPr>
        <w:t>מ</w:t>
      </w:r>
      <w:r w:rsidR="00482049" w:rsidRPr="005E6BC8">
        <w:rPr>
          <w:rFonts w:cs="PFT_Frank" w:hint="eastAsia"/>
          <w:b/>
          <w:bCs/>
          <w:szCs w:val="14"/>
          <w:rtl/>
        </w:rPr>
        <w:t>קרא</w:t>
      </w:r>
      <w:r w:rsidR="00482049">
        <w:rPr>
          <w:rFonts w:hint="cs"/>
          <w:rtl/>
        </w:rPr>
        <w:t xml:space="preserve"> או </w:t>
      </w:r>
      <w:r w:rsidR="00482049" w:rsidRPr="005E6BC8">
        <w:rPr>
          <w:rFonts w:cs="PFT_Frank" w:hint="eastAsia"/>
          <w:b/>
          <w:bCs/>
          <w:szCs w:val="14"/>
          <w:rtl/>
        </w:rPr>
        <w:t>במ</w:t>
      </w:r>
      <w:r w:rsidRPr="005E6BC8">
        <w:rPr>
          <w:rFonts w:cs="PFT_Frank" w:hint="eastAsia"/>
          <w:b/>
          <w:bCs/>
          <w:szCs w:val="14"/>
          <w:rtl/>
        </w:rPr>
        <w:t>שנה</w:t>
      </w:r>
      <w:r>
        <w:rPr>
          <w:rFonts w:hint="cs"/>
          <w:rtl/>
        </w:rPr>
        <w:t>.</w:t>
      </w:r>
    </w:p>
    <w:p w14:paraId="55960E55" w14:textId="73357010" w:rsidR="00731582" w:rsidRDefault="002D5AFE" w:rsidP="002D5AFE">
      <w:pPr>
        <w:pStyle w:val="36"/>
        <w:framePr w:wrap="notBeside"/>
        <w:rPr>
          <w:rtl/>
        </w:rPr>
      </w:pPr>
      <w:r w:rsidRPr="002D5AFE">
        <w:rPr>
          <w:rFonts w:hint="cs"/>
          <w:rtl/>
        </w:rPr>
        <w:t>נצרכה</w:t>
      </w:r>
      <w:r>
        <w:rPr>
          <w:rFonts w:hint="cs"/>
          <w:rtl/>
        </w:rPr>
        <w:t xml:space="preserve"> לכרבי</w:t>
      </w:r>
      <w:r w:rsidR="00731582">
        <w:rPr>
          <w:rFonts w:hint="cs"/>
          <w:rtl/>
        </w:rPr>
        <w:t>:</w:t>
      </w:r>
    </w:p>
    <w:p w14:paraId="13AA4831" w14:textId="77777777" w:rsidR="00C0473D" w:rsidRDefault="00482049" w:rsidP="002D5AFE">
      <w:pPr>
        <w:rPr>
          <w:rStyle w:val="affe"/>
          <w:spacing w:val="-4"/>
          <w:rtl/>
        </w:rPr>
      </w:pPr>
      <w:r w:rsidRPr="007041ED">
        <w:rPr>
          <w:rStyle w:val="affff1"/>
          <w:rFonts w:hint="eastAsia"/>
          <w:rtl/>
        </w:rPr>
        <w:t>דינין</w:t>
      </w:r>
      <w:r w:rsidR="00CD0545">
        <w:rPr>
          <w:rStyle w:val="af4"/>
          <w:rFonts w:hint="cs"/>
          <w:rtl/>
        </w:rPr>
        <w:t>.</w:t>
      </w:r>
      <w:r w:rsidR="002D5AFE">
        <w:rPr>
          <w:rStyle w:val="af4"/>
          <w:rFonts w:hint="cs"/>
          <w:rtl/>
        </w:rPr>
        <w:t xml:space="preserve"> </w:t>
      </w:r>
      <w:r w:rsidRPr="007041ED">
        <w:rPr>
          <w:rStyle w:val="af4"/>
          <w:rFonts w:hint="cs"/>
          <w:rtl/>
        </w:rPr>
        <w:t>'נפש תחת נפש'</w:t>
      </w:r>
      <w:r w:rsidR="003D58EE" w:rsidRPr="007041ED">
        <w:rPr>
          <w:rStyle w:val="af4"/>
          <w:rFonts w:hint="cs"/>
          <w:rtl/>
        </w:rPr>
        <w:t>,</w:t>
      </w:r>
      <w:r w:rsidRPr="007041ED">
        <w:rPr>
          <w:rFonts w:hint="cs"/>
          <w:rtl/>
        </w:rPr>
        <w:t xml:space="preserve"> </w:t>
      </w:r>
      <w:r w:rsidR="003D58EE" w:rsidRPr="007041ED">
        <w:rPr>
          <w:rFonts w:hint="cs"/>
          <w:rtl/>
        </w:rPr>
        <w:t xml:space="preserve">שלומד </w:t>
      </w:r>
      <w:r w:rsidRPr="007041ED">
        <w:rPr>
          <w:rStyle w:val="af4"/>
          <w:rFonts w:hint="eastAsia"/>
          <w:spacing w:val="0"/>
          <w:rtl/>
        </w:rPr>
        <w:t>מ</w:t>
      </w:r>
      <w:r w:rsidR="003D58EE" w:rsidRPr="007041ED">
        <w:rPr>
          <w:rStyle w:val="af4"/>
          <w:rFonts w:hint="cs"/>
          <w:spacing w:val="0"/>
          <w:rtl/>
        </w:rPr>
        <w:t>'</w:t>
      </w:r>
      <w:r w:rsidRPr="007041ED">
        <w:rPr>
          <w:rStyle w:val="af4"/>
          <w:rFonts w:hint="eastAsia"/>
          <w:spacing w:val="0"/>
          <w:rtl/>
        </w:rPr>
        <w:t>נתינה</w:t>
      </w:r>
      <w:r w:rsidR="003D58EE" w:rsidRPr="007041ED">
        <w:rPr>
          <w:rStyle w:val="af4"/>
          <w:rFonts w:hint="cs"/>
          <w:spacing w:val="0"/>
          <w:rtl/>
        </w:rPr>
        <w:t>'</w:t>
      </w:r>
      <w:r w:rsidR="001E3674" w:rsidRPr="007041ED">
        <w:rPr>
          <w:rFonts w:hint="cs"/>
          <w:rtl/>
        </w:rPr>
        <w:t xml:space="preserve"> </w:t>
      </w:r>
      <w:r w:rsidR="003D58EE" w:rsidRPr="007041ED">
        <w:rPr>
          <w:rFonts w:hint="cs"/>
          <w:rtl/>
        </w:rPr>
        <w:t xml:space="preserve">דלמעלה </w:t>
      </w:r>
      <w:r w:rsidRPr="007041ED">
        <w:rPr>
          <w:rFonts w:hint="cs"/>
          <w:rtl/>
        </w:rPr>
        <w:t>ממון</w:t>
      </w:r>
      <w:r w:rsidR="003D58EE" w:rsidRPr="007041ED">
        <w:rPr>
          <w:rFonts w:hint="cs"/>
          <w:rtl/>
        </w:rPr>
        <w:t>.</w:t>
      </w:r>
      <w:r w:rsidR="00CD0545">
        <w:rPr>
          <w:rFonts w:hint="cs"/>
          <w:rtl/>
        </w:rPr>
        <w:t xml:space="preserve"> </w:t>
      </w:r>
      <w:r w:rsidR="00CD0545" w:rsidRPr="00CD0545">
        <w:rPr>
          <w:rStyle w:val="affe"/>
          <w:rFonts w:hint="cs"/>
          <w:spacing w:val="-4"/>
          <w:rtl/>
        </w:rPr>
        <w:t>ולא מפורש</w:t>
      </w:r>
    </w:p>
    <w:p w14:paraId="2DAAF756" w14:textId="2F240395" w:rsidR="00731582" w:rsidRDefault="00151121" w:rsidP="00151121">
      <w:pPr>
        <w:pStyle w:val="36"/>
        <w:framePr w:wrap="notBeside"/>
        <w:rPr>
          <w:rtl/>
        </w:rPr>
      </w:pPr>
      <w:r w:rsidRPr="00151121">
        <w:rPr>
          <w:rFonts w:hint="cs"/>
          <w:rtl/>
        </w:rPr>
        <w:t>נצרכה</w:t>
      </w:r>
      <w:r w:rsidR="00731582">
        <w:rPr>
          <w:rFonts w:hint="cs"/>
          <w:rtl/>
        </w:rPr>
        <w:t>:</w:t>
      </w:r>
    </w:p>
    <w:p w14:paraId="4E4B94E4" w14:textId="77777777" w:rsidR="00C0473D" w:rsidRDefault="00482049" w:rsidP="00A07C53">
      <w:pPr>
        <w:rPr>
          <w:spacing w:val="-6"/>
          <w:rtl/>
        </w:rPr>
      </w:pPr>
      <w:r w:rsidRPr="00C658D1">
        <w:rPr>
          <w:rStyle w:val="affff1"/>
          <w:rFonts w:hint="eastAsia"/>
          <w:rtl/>
        </w:rPr>
        <w:t>עבודות</w:t>
      </w:r>
      <w:r w:rsidR="003D58EE" w:rsidRPr="00C658D1">
        <w:rPr>
          <w:rStyle w:val="affff1"/>
          <w:rFonts w:hint="cs"/>
          <w:rtl/>
        </w:rPr>
        <w:t>.</w:t>
      </w:r>
      <w:r w:rsidR="003D58EE" w:rsidRPr="00D22086">
        <w:rPr>
          <w:rStyle w:val="afffd"/>
          <w:rFonts w:ascii="Fb Fontext" w:hAnsi="Fb Fontext" w:cs="PFT_Frank" w:hint="cs"/>
          <w:spacing w:val="-6"/>
          <w:szCs w:val="14"/>
          <w:rtl/>
        </w:rPr>
        <w:t xml:space="preserve"> </w:t>
      </w:r>
      <w:r w:rsidRPr="00C658D1">
        <w:rPr>
          <w:rStyle w:val="af4"/>
          <w:rFonts w:hint="eastAsia"/>
          <w:rtl/>
        </w:rPr>
        <w:t>ל</w:t>
      </w:r>
      <w:r w:rsidR="00D0106E" w:rsidRPr="00C658D1">
        <w:rPr>
          <w:rStyle w:val="af4"/>
          <w:rFonts w:hint="cs"/>
          <w:rtl/>
        </w:rPr>
        <w:t>'והקריבו'</w:t>
      </w:r>
      <w:r w:rsidR="00D0106E" w:rsidRPr="00D22086">
        <w:rPr>
          <w:rFonts w:hint="cs"/>
          <w:spacing w:val="-6"/>
          <w:rtl/>
        </w:rPr>
        <w:t xml:space="preserve"> </w:t>
      </w:r>
      <w:r w:rsidRPr="00C658D1">
        <w:rPr>
          <w:rStyle w:val="affe"/>
          <w:rFonts w:hint="eastAsia"/>
          <w:rtl/>
        </w:rPr>
        <w:t>קבלת</w:t>
      </w:r>
      <w:r w:rsidRPr="00C658D1">
        <w:rPr>
          <w:rStyle w:val="affe"/>
          <w:rtl/>
        </w:rPr>
        <w:t xml:space="preserve"> </w:t>
      </w:r>
      <w:r w:rsidRPr="00C658D1">
        <w:rPr>
          <w:rStyle w:val="affe"/>
          <w:rFonts w:hint="eastAsia"/>
          <w:rtl/>
        </w:rPr>
        <w:t>הדם</w:t>
      </w:r>
      <w:r w:rsidR="00D0106E" w:rsidRPr="00C658D1">
        <w:rPr>
          <w:rStyle w:val="affe"/>
          <w:rFonts w:hint="cs"/>
          <w:rtl/>
        </w:rPr>
        <w:t xml:space="preserve"> -</w:t>
      </w:r>
      <w:r w:rsidRPr="00D22086">
        <w:rPr>
          <w:spacing w:val="-6"/>
          <w:rtl/>
        </w:rPr>
        <w:t xml:space="preserve"> </w:t>
      </w:r>
      <w:r w:rsidRPr="00C658D1">
        <w:rPr>
          <w:rFonts w:hint="cs"/>
          <w:rtl/>
        </w:rPr>
        <w:t>בלשון</w:t>
      </w:r>
      <w:r w:rsidRPr="00C658D1">
        <w:rPr>
          <w:rtl/>
        </w:rPr>
        <w:t xml:space="preserve"> </w:t>
      </w:r>
      <w:r w:rsidRPr="00C658D1">
        <w:rPr>
          <w:rFonts w:hint="cs"/>
          <w:rtl/>
        </w:rPr>
        <w:t>הולכה</w:t>
      </w:r>
      <w:r w:rsidR="00D0106E" w:rsidRPr="00C658D1">
        <w:rPr>
          <w:rFonts w:hint="cs"/>
          <w:rtl/>
        </w:rPr>
        <w:t xml:space="preserve"> ללמדך דעבודה.</w:t>
      </w:r>
    </w:p>
    <w:p w14:paraId="1E657977" w14:textId="06A04A35" w:rsidR="00731582" w:rsidRDefault="00151121" w:rsidP="00151121">
      <w:pPr>
        <w:pStyle w:val="36"/>
        <w:framePr w:wrap="notBeside"/>
        <w:rPr>
          <w:rtl/>
        </w:rPr>
      </w:pPr>
      <w:r w:rsidRPr="00151121">
        <w:rPr>
          <w:rFonts w:hint="cs"/>
          <w:rtl/>
        </w:rPr>
        <w:t>נצרכה</w:t>
      </w:r>
      <w:r w:rsidR="00731582">
        <w:rPr>
          <w:rFonts w:hint="cs"/>
          <w:rtl/>
        </w:rPr>
        <w:t>:</w:t>
      </w:r>
    </w:p>
    <w:p w14:paraId="0B7FB121" w14:textId="12DF5FA8" w:rsidR="00482049" w:rsidRPr="00D22086" w:rsidRDefault="00482049" w:rsidP="00A07C53">
      <w:pPr>
        <w:rPr>
          <w:spacing w:val="-2"/>
          <w:rtl/>
        </w:rPr>
      </w:pPr>
      <w:r w:rsidRPr="00C658D1">
        <w:rPr>
          <w:rStyle w:val="affff1"/>
          <w:rFonts w:hint="eastAsia"/>
          <w:rtl/>
        </w:rPr>
        <w:t>טהרות</w:t>
      </w:r>
      <w:r w:rsidRPr="00D22086">
        <w:rPr>
          <w:spacing w:val="-2"/>
          <w:rtl/>
        </w:rPr>
        <w:t xml:space="preserve">. </w:t>
      </w:r>
      <w:r w:rsidR="00D0106E" w:rsidRPr="00C658D1">
        <w:rPr>
          <w:rStyle w:val="af4"/>
          <w:rFonts w:hint="cs"/>
          <w:rtl/>
        </w:rPr>
        <w:t>ל</w:t>
      </w:r>
      <w:r w:rsidRPr="00C658D1">
        <w:rPr>
          <w:rStyle w:val="af4"/>
          <w:rFonts w:hint="cs"/>
          <w:rtl/>
        </w:rPr>
        <w:t>'את</w:t>
      </w:r>
      <w:r w:rsidRPr="00C658D1">
        <w:rPr>
          <w:rStyle w:val="af4"/>
          <w:rtl/>
        </w:rPr>
        <w:t xml:space="preserve"> </w:t>
      </w:r>
      <w:r w:rsidRPr="00C658D1">
        <w:rPr>
          <w:rStyle w:val="af4"/>
          <w:rFonts w:hint="cs"/>
          <w:rtl/>
        </w:rPr>
        <w:t>כל</w:t>
      </w:r>
      <w:r w:rsidRPr="00C658D1">
        <w:rPr>
          <w:rStyle w:val="af4"/>
          <w:rtl/>
        </w:rPr>
        <w:t xml:space="preserve"> </w:t>
      </w:r>
      <w:r w:rsidRPr="00C658D1">
        <w:rPr>
          <w:rStyle w:val="af4"/>
          <w:rFonts w:hint="cs"/>
          <w:rtl/>
        </w:rPr>
        <w:t>בשרו'</w:t>
      </w:r>
      <w:r w:rsidRPr="00D22086">
        <w:rPr>
          <w:rStyle w:val="af4"/>
          <w:spacing w:val="-2"/>
          <w:rtl/>
        </w:rPr>
        <w:t xml:space="preserve"> </w:t>
      </w:r>
      <w:r w:rsidR="00762489">
        <w:rPr>
          <w:rtl/>
        </w:rPr>
        <w:tab/>
      </w:r>
      <w:r w:rsidR="00762489">
        <w:rPr>
          <w:rFonts w:hint="cs"/>
          <w:rtl/>
        </w:rPr>
        <w:t xml:space="preserve"> </w:t>
      </w:r>
      <w:r w:rsidRPr="00C658D1">
        <w:rPr>
          <w:rFonts w:hint="cs"/>
          <w:rtl/>
        </w:rPr>
        <w:t>מים</w:t>
      </w:r>
      <w:r w:rsidRPr="00C658D1">
        <w:rPr>
          <w:rtl/>
        </w:rPr>
        <w:t xml:space="preserve"> </w:t>
      </w:r>
      <w:r w:rsidRPr="00C658D1">
        <w:rPr>
          <w:rFonts w:hint="cs"/>
          <w:rtl/>
        </w:rPr>
        <w:t>שכל</w:t>
      </w:r>
      <w:r w:rsidRPr="00C658D1">
        <w:rPr>
          <w:rtl/>
        </w:rPr>
        <w:t xml:space="preserve"> </w:t>
      </w:r>
      <w:r w:rsidRPr="00C658D1">
        <w:rPr>
          <w:rFonts w:hint="cs"/>
          <w:rtl/>
        </w:rPr>
        <w:t>גופו</w:t>
      </w:r>
      <w:r w:rsidRPr="00C658D1">
        <w:rPr>
          <w:rtl/>
        </w:rPr>
        <w:t xml:space="preserve"> </w:t>
      </w:r>
      <w:r w:rsidRPr="00C658D1">
        <w:rPr>
          <w:rFonts w:hint="cs"/>
          <w:rtl/>
        </w:rPr>
        <w:t>עולה</w:t>
      </w:r>
      <w:r w:rsidRPr="00C658D1">
        <w:rPr>
          <w:rtl/>
        </w:rPr>
        <w:t xml:space="preserve"> </w:t>
      </w:r>
      <w:r w:rsidRPr="00C658D1">
        <w:rPr>
          <w:rFonts w:hint="cs"/>
          <w:rtl/>
        </w:rPr>
        <w:t>בהן</w:t>
      </w:r>
      <w:r w:rsidR="00D0106E" w:rsidRPr="00C658D1">
        <w:rPr>
          <w:rFonts w:hint="cs"/>
          <w:rtl/>
        </w:rPr>
        <w:t xml:space="preserve"> - </w:t>
      </w:r>
      <w:r w:rsidRPr="00D22086">
        <w:rPr>
          <w:rFonts w:hint="cs"/>
          <w:spacing w:val="-2"/>
          <w:rtl/>
        </w:rPr>
        <w:t>מ'</w:t>
      </w:r>
      <w:r w:rsidRPr="00D22086">
        <w:rPr>
          <w:spacing w:val="-2"/>
          <w:rtl/>
        </w:rPr>
        <w:t xml:space="preserve"> </w:t>
      </w:r>
      <w:r w:rsidRPr="00B9371B">
        <w:rPr>
          <w:rFonts w:hint="cs"/>
          <w:rtl/>
        </w:rPr>
        <w:t>סאה</w:t>
      </w:r>
      <w:r w:rsidRPr="00D22086">
        <w:rPr>
          <w:spacing w:val="-2"/>
          <w:rtl/>
        </w:rPr>
        <w:t>.</w:t>
      </w:r>
    </w:p>
    <w:p w14:paraId="0C7BD9E9" w14:textId="29800825" w:rsidR="00731582" w:rsidRDefault="00E71965" w:rsidP="00E71965">
      <w:pPr>
        <w:pStyle w:val="36"/>
        <w:framePr w:wrap="notBeside"/>
        <w:rPr>
          <w:rtl/>
        </w:rPr>
      </w:pPr>
      <w:r w:rsidRPr="00E71965">
        <w:rPr>
          <w:rFonts w:hint="cs"/>
          <w:rtl/>
        </w:rPr>
        <w:t>נצרכה</w:t>
      </w:r>
      <w:r w:rsidR="00731582">
        <w:rPr>
          <w:rtl/>
        </w:rPr>
        <w:t>:</w:t>
      </w:r>
    </w:p>
    <w:p w14:paraId="3CBAF397" w14:textId="35F17E02" w:rsidR="00482049" w:rsidRPr="00D46BD2" w:rsidRDefault="00482049" w:rsidP="00A07C53">
      <w:pPr>
        <w:rPr>
          <w:spacing w:val="-6"/>
          <w:rtl/>
        </w:rPr>
      </w:pPr>
      <w:r w:rsidRPr="00C658D1">
        <w:rPr>
          <w:rStyle w:val="affff1"/>
          <w:rFonts w:hint="eastAsia"/>
          <w:rtl/>
        </w:rPr>
        <w:t>ט</w:t>
      </w:r>
      <w:r w:rsidR="00D0106E" w:rsidRPr="00C658D1">
        <w:rPr>
          <w:rStyle w:val="affff1"/>
          <w:rFonts w:hint="cs"/>
          <w:rtl/>
        </w:rPr>
        <w:t>ו</w:t>
      </w:r>
      <w:r w:rsidRPr="00C658D1">
        <w:rPr>
          <w:rStyle w:val="affff1"/>
          <w:rFonts w:hint="eastAsia"/>
          <w:rtl/>
        </w:rPr>
        <w:t>מאות</w:t>
      </w:r>
      <w:r w:rsidRPr="00C658D1">
        <w:rPr>
          <w:rStyle w:val="affff1"/>
          <w:rtl/>
        </w:rPr>
        <w:t>.</w:t>
      </w:r>
      <w:r w:rsidR="003D58EE" w:rsidRPr="00D46BD2">
        <w:rPr>
          <w:rFonts w:hint="cs"/>
          <w:spacing w:val="-6"/>
          <w:rtl/>
        </w:rPr>
        <w:t xml:space="preserve"> </w:t>
      </w:r>
      <w:r w:rsidR="00BA4C88" w:rsidRPr="00C658D1">
        <w:rPr>
          <w:rStyle w:val="af4"/>
          <w:rFonts w:hint="cs"/>
          <w:rtl/>
        </w:rPr>
        <w:t>ל</w:t>
      </w:r>
      <w:r w:rsidRPr="00C658D1">
        <w:rPr>
          <w:rStyle w:val="af4"/>
          <w:rFonts w:hint="cs"/>
          <w:rtl/>
        </w:rPr>
        <w:t>'</w:t>
      </w:r>
      <w:r w:rsidR="00BA4C88" w:rsidRPr="00C658D1">
        <w:rPr>
          <w:rStyle w:val="af4"/>
          <w:rFonts w:hint="cs"/>
          <w:rtl/>
        </w:rPr>
        <w:t xml:space="preserve">הנוגע </w:t>
      </w:r>
      <w:r w:rsidRPr="00C658D1">
        <w:rPr>
          <w:rStyle w:val="af4"/>
          <w:rFonts w:hint="eastAsia"/>
          <w:rtl/>
        </w:rPr>
        <w:t>בהם</w:t>
      </w:r>
      <w:r w:rsidR="00BA4C88" w:rsidRPr="00D46BD2">
        <w:rPr>
          <w:rStyle w:val="affe"/>
          <w:spacing w:val="-6"/>
          <w:rtl/>
        </w:rPr>
        <w:t xml:space="preserve"> בשרץ</w:t>
      </w:r>
      <w:r w:rsidR="00BA4C88" w:rsidRPr="00D46BD2">
        <w:rPr>
          <w:rStyle w:val="afffd"/>
          <w:rFonts w:ascii="Fb Fontext" w:hAnsi="Fb Fontext" w:cs="PFT_Frank" w:hint="cs"/>
          <w:spacing w:val="-6"/>
          <w:szCs w:val="14"/>
          <w:rtl/>
        </w:rPr>
        <w:t xml:space="preserve"> </w:t>
      </w:r>
      <w:r w:rsidR="00BA4C88" w:rsidRPr="00C658D1">
        <w:rPr>
          <w:rStyle w:val="af4"/>
          <w:rFonts w:hint="eastAsia"/>
          <w:rtl/>
        </w:rPr>
        <w:t>ו</w:t>
      </w:r>
      <w:r w:rsidR="00BA4C88" w:rsidRPr="00C658D1">
        <w:rPr>
          <w:rStyle w:val="af4"/>
          <w:rtl/>
        </w:rPr>
        <w:t>'מהם</w:t>
      </w:r>
      <w:r w:rsidRPr="00D46BD2">
        <w:rPr>
          <w:rStyle w:val="afffd"/>
          <w:rFonts w:ascii="Fb Fontext" w:hAnsi="Fb Fontext" w:cs="PFT_Frank"/>
          <w:spacing w:val="-6"/>
          <w:szCs w:val="14"/>
          <w:rtl/>
        </w:rPr>
        <w:t xml:space="preserve"> </w:t>
      </w:r>
      <w:r w:rsidRPr="00C658D1">
        <w:rPr>
          <w:rFonts w:hint="cs"/>
          <w:rtl/>
        </w:rPr>
        <w:t>מקצתו</w:t>
      </w:r>
      <w:r w:rsidRPr="00C658D1">
        <w:rPr>
          <w:rtl/>
        </w:rPr>
        <w:t xml:space="preserve"> </w:t>
      </w:r>
      <w:r w:rsidRPr="00C658D1">
        <w:rPr>
          <w:rFonts w:hint="cs"/>
          <w:rtl/>
        </w:rPr>
        <w:t>שהוא</w:t>
      </w:r>
      <w:r w:rsidRPr="00C658D1">
        <w:rPr>
          <w:rtl/>
        </w:rPr>
        <w:t xml:space="preserve"> </w:t>
      </w:r>
      <w:r w:rsidRPr="00C658D1">
        <w:rPr>
          <w:rFonts w:hint="cs"/>
          <w:rtl/>
        </w:rPr>
        <w:t>ככולו</w:t>
      </w:r>
      <w:r w:rsidRPr="00C658D1">
        <w:rPr>
          <w:rtl/>
        </w:rPr>
        <w:t xml:space="preserve"> </w:t>
      </w:r>
      <w:r w:rsidRPr="00C658D1">
        <w:rPr>
          <w:rFonts w:hint="cs"/>
          <w:rtl/>
        </w:rPr>
        <w:t>כעדשה</w:t>
      </w:r>
      <w:r w:rsidR="00BA4C88" w:rsidRPr="00C658D1">
        <w:rPr>
          <w:rFonts w:hint="cs"/>
          <w:rtl/>
        </w:rPr>
        <w:t>.</w:t>
      </w:r>
    </w:p>
    <w:p w14:paraId="337A58F3" w14:textId="3B7DFF82" w:rsidR="00731582" w:rsidRDefault="00E71965" w:rsidP="00E71965">
      <w:pPr>
        <w:pStyle w:val="36"/>
        <w:framePr w:wrap="notBeside"/>
        <w:rPr>
          <w:rtl/>
        </w:rPr>
      </w:pPr>
      <w:r w:rsidRPr="00E71965">
        <w:rPr>
          <w:rFonts w:hint="cs"/>
          <w:rtl/>
        </w:rPr>
        <w:t>נצרכה</w:t>
      </w:r>
      <w:r>
        <w:rPr>
          <w:rFonts w:hint="cs"/>
          <w:rtl/>
        </w:rPr>
        <w:t xml:space="preserve"> לכריב''א</w:t>
      </w:r>
      <w:r w:rsidR="00731582">
        <w:rPr>
          <w:rFonts w:hint="cs"/>
          <w:rtl/>
        </w:rPr>
        <w:t>:</w:t>
      </w:r>
    </w:p>
    <w:p w14:paraId="250137C9" w14:textId="0663888E" w:rsidR="00B868B6" w:rsidRPr="00B868B6" w:rsidRDefault="00482049" w:rsidP="00B868B6">
      <w:pPr>
        <w:rPr>
          <w:rStyle w:val="affff1"/>
          <w:rFonts w:ascii="Fb Fontext" w:hAnsi="Fb Fontext" w:cs="PFT_Frank"/>
          <w:bCs/>
          <w:spacing w:val="-2"/>
          <w:sz w:val="18"/>
          <w:szCs w:val="14"/>
          <w:rtl/>
        </w:rPr>
      </w:pPr>
      <w:r w:rsidRPr="00181AAA">
        <w:rPr>
          <w:rStyle w:val="affff1"/>
          <w:rFonts w:hint="eastAsia"/>
          <w:rtl/>
        </w:rPr>
        <w:t>עריות</w:t>
      </w:r>
      <w:r w:rsidRPr="00181AAA">
        <w:rPr>
          <w:rStyle w:val="affff1"/>
          <w:rtl/>
        </w:rPr>
        <w:t>.</w:t>
      </w:r>
      <w:r w:rsidRPr="00E71965">
        <w:rPr>
          <w:spacing w:val="-2"/>
          <w:rtl/>
        </w:rPr>
        <w:t xml:space="preserve"> </w:t>
      </w:r>
      <w:r w:rsidRPr="00E71965">
        <w:rPr>
          <w:rStyle w:val="af4"/>
          <w:rFonts w:hint="cs"/>
          <w:spacing w:val="-2"/>
          <w:rtl/>
        </w:rPr>
        <w:t>'ה</w:t>
      </w:r>
      <w:r w:rsidR="00BA4C88" w:rsidRPr="00E71965">
        <w:rPr>
          <w:rStyle w:val="af4"/>
          <w:rFonts w:hint="cs"/>
          <w:spacing w:val="-2"/>
          <w:rtl/>
        </w:rPr>
        <w:t>ֵ</w:t>
      </w:r>
      <w:r w:rsidRPr="00E71965">
        <w:rPr>
          <w:rStyle w:val="af4"/>
          <w:rFonts w:hint="cs"/>
          <w:spacing w:val="-2"/>
          <w:rtl/>
        </w:rPr>
        <w:t>נה</w:t>
      </w:r>
      <w:r w:rsidRPr="00E71965">
        <w:rPr>
          <w:rStyle w:val="af4"/>
          <w:spacing w:val="-2"/>
          <w:rtl/>
        </w:rPr>
        <w:t xml:space="preserve"> </w:t>
      </w:r>
      <w:r w:rsidRPr="00E71965">
        <w:rPr>
          <w:rStyle w:val="af4"/>
          <w:rFonts w:hint="cs"/>
          <w:spacing w:val="-2"/>
          <w:rtl/>
        </w:rPr>
        <w:t>ה</w:t>
      </w:r>
      <w:r w:rsidR="00BA4C88" w:rsidRPr="00E71965">
        <w:rPr>
          <w:rStyle w:val="af4"/>
          <w:rFonts w:hint="cs"/>
          <w:spacing w:val="-2"/>
          <w:rtl/>
        </w:rPr>
        <w:t>ֵ</w:t>
      </w:r>
      <w:r w:rsidRPr="00E71965">
        <w:rPr>
          <w:rStyle w:val="af4"/>
          <w:rFonts w:hint="cs"/>
          <w:spacing w:val="-2"/>
          <w:rtl/>
        </w:rPr>
        <w:t>נה'</w:t>
      </w:r>
      <w:r w:rsidRPr="00E71965">
        <w:rPr>
          <w:spacing w:val="-2"/>
          <w:rtl/>
        </w:rPr>
        <w:t xml:space="preserve"> </w:t>
      </w:r>
      <w:r w:rsidRPr="00E71965">
        <w:rPr>
          <w:rStyle w:val="af4"/>
          <w:rFonts w:hint="cs"/>
          <w:spacing w:val="-2"/>
          <w:rtl/>
        </w:rPr>
        <w:t>'זימה</w:t>
      </w:r>
      <w:r w:rsidRPr="00E71965">
        <w:rPr>
          <w:rStyle w:val="af4"/>
          <w:spacing w:val="-2"/>
          <w:rtl/>
        </w:rPr>
        <w:t xml:space="preserve"> </w:t>
      </w:r>
      <w:r w:rsidRPr="00E71965">
        <w:rPr>
          <w:rStyle w:val="af4"/>
          <w:rFonts w:hint="cs"/>
          <w:spacing w:val="-2"/>
          <w:rtl/>
        </w:rPr>
        <w:t>זימה</w:t>
      </w:r>
      <w:r w:rsidR="00E71965" w:rsidRPr="00E71965">
        <w:rPr>
          <w:rStyle w:val="af4"/>
          <w:rFonts w:hint="cs"/>
          <w:spacing w:val="-2"/>
          <w:rtl/>
        </w:rPr>
        <w:t>'</w:t>
      </w:r>
      <w:r w:rsidR="00D07B22" w:rsidRPr="00E71965">
        <w:rPr>
          <w:rStyle w:val="af4"/>
          <w:rFonts w:hint="cs"/>
          <w:spacing w:val="-2"/>
          <w:rtl/>
        </w:rPr>
        <w:t xml:space="preserve"> </w:t>
      </w:r>
      <w:r w:rsidR="00762489">
        <w:rPr>
          <w:rFonts w:hint="cs"/>
          <w:spacing w:val="-2"/>
          <w:rtl/>
        </w:rPr>
        <w:t xml:space="preserve">  </w:t>
      </w:r>
      <w:r w:rsidR="00D07B22" w:rsidRPr="00E71965">
        <w:rPr>
          <w:rFonts w:hint="cs"/>
          <w:spacing w:val="-2"/>
          <w:rtl/>
        </w:rPr>
        <w:t>לבִתו</w:t>
      </w:r>
      <w:r w:rsidR="00D07B22" w:rsidRPr="00E71965">
        <w:rPr>
          <w:spacing w:val="-2"/>
          <w:rtl/>
        </w:rPr>
        <w:t xml:space="preserve"> </w:t>
      </w:r>
      <w:r w:rsidR="00D07B22" w:rsidRPr="00E71965">
        <w:rPr>
          <w:rFonts w:hint="cs"/>
          <w:spacing w:val="-2"/>
          <w:rtl/>
        </w:rPr>
        <w:t>מאנוסתו</w:t>
      </w:r>
      <w:r w:rsidR="00D07B22" w:rsidRPr="00E71965">
        <w:rPr>
          <w:spacing w:val="-2"/>
          <w:rtl/>
        </w:rPr>
        <w:t xml:space="preserve"> </w:t>
      </w:r>
      <w:r w:rsidR="00D07B22" w:rsidRPr="00E71965">
        <w:rPr>
          <w:rFonts w:hint="cs"/>
          <w:spacing w:val="-2"/>
          <w:rtl/>
        </w:rPr>
        <w:t>שאסורה ובשריפה.</w:t>
      </w:r>
    </w:p>
    <w:p w14:paraId="2DDD4D33" w14:textId="3B609B18" w:rsidR="00731582" w:rsidRDefault="00B868B6" w:rsidP="00B868B6">
      <w:pPr>
        <w:pStyle w:val="36"/>
        <w:framePr w:wrap="notBeside"/>
        <w:rPr>
          <w:rtl/>
        </w:rPr>
      </w:pPr>
      <w:r w:rsidRPr="00B868B6">
        <w:rPr>
          <w:rFonts w:hint="cs"/>
          <w:rtl/>
        </w:rPr>
        <w:t>ה''ק</w:t>
      </w:r>
      <w:r w:rsidR="00731582">
        <w:rPr>
          <w:rFonts w:hint="cs"/>
          <w:rtl/>
        </w:rPr>
        <w:t>:</w:t>
      </w:r>
    </w:p>
    <w:p w14:paraId="1BE2E630" w14:textId="77B31FF1" w:rsidR="00482049" w:rsidRPr="00E23DAD" w:rsidRDefault="006E12FE" w:rsidP="009612B5">
      <w:pPr>
        <w:rPr>
          <w:rStyle w:val="afffd"/>
          <w:rFonts w:cs="PFT_Frank"/>
          <w:sz w:val="20"/>
          <w:szCs w:val="14"/>
          <w:rtl/>
        </w:rPr>
      </w:pPr>
      <w:r>
        <w:rPr>
          <w:rStyle w:val="affff1"/>
          <w:rFonts w:hint="cs"/>
          <w:rtl/>
        </w:rPr>
        <w:t xml:space="preserve">הן </w:t>
      </w:r>
      <w:r w:rsidR="00B868B6" w:rsidRPr="00B868B6">
        <w:rPr>
          <w:rStyle w:val="affff1"/>
          <w:rFonts w:hint="cs"/>
          <w:u w:val="single"/>
          <w:rtl/>
        </w:rPr>
        <w:t>ו</w:t>
      </w:r>
      <w:r w:rsidR="00482049" w:rsidRPr="00813BCD">
        <w:rPr>
          <w:rStyle w:val="affff1"/>
          <w:rFonts w:hint="eastAsia"/>
          <w:rtl/>
        </w:rPr>
        <w:t>הן</w:t>
      </w:r>
      <w:r w:rsidR="00482049" w:rsidRPr="00813BCD">
        <w:rPr>
          <w:rStyle w:val="affff1"/>
          <w:rtl/>
        </w:rPr>
        <w:t xml:space="preserve"> </w:t>
      </w:r>
      <w:r w:rsidR="00482049" w:rsidRPr="00813BCD">
        <w:rPr>
          <w:rStyle w:val="affff1"/>
          <w:rFonts w:hint="eastAsia"/>
          <w:rtl/>
        </w:rPr>
        <w:t>גופי</w:t>
      </w:r>
      <w:r w:rsidR="00482049" w:rsidRPr="00813BCD">
        <w:rPr>
          <w:rStyle w:val="affff1"/>
          <w:rtl/>
        </w:rPr>
        <w:t xml:space="preserve"> </w:t>
      </w:r>
      <w:r w:rsidR="00482049" w:rsidRPr="00813BCD">
        <w:rPr>
          <w:rStyle w:val="affff1"/>
          <w:rFonts w:hint="eastAsia"/>
          <w:rtl/>
        </w:rPr>
        <w:t>תורה</w:t>
      </w:r>
      <w:r w:rsidR="00B868B6">
        <w:rPr>
          <w:rStyle w:val="affc"/>
          <w:rFonts w:hint="cs"/>
          <w:rtl/>
        </w:rPr>
        <w:t xml:space="preserve"> </w:t>
      </w:r>
      <w:r w:rsidRPr="00813BCD">
        <w:rPr>
          <w:rStyle w:val="affe"/>
          <w:rFonts w:hint="eastAsia"/>
          <w:rtl/>
        </w:rPr>
        <w:t>כולם</w:t>
      </w:r>
      <w:r w:rsidRPr="00813BCD">
        <w:rPr>
          <w:rtl/>
        </w:rPr>
        <w:t>.</w:t>
      </w:r>
    </w:p>
    <w:p w14:paraId="36840305" w14:textId="270AE357" w:rsidR="00482049" w:rsidRDefault="001F72F1" w:rsidP="00A7758B">
      <w:pPr>
        <w:pStyle w:val="Hadran"/>
        <w:rPr>
          <w:rtl/>
        </w:rPr>
        <w:pPrChange w:id="91005" w:author="Claude" w:date="2026-10-08T08:35:04Z">
          <w:pPr>
            <w:pStyle w:val="afffe"/>
            <w:rPr>
              <w:rtl/>
            </w:rPr>
          </w:pPr>
        </w:pPrChange>
      </w:pPr>
      <w:r w:rsidRPr="001F72F1">
        <w:rPr>
          <w:rtl/>
        </w:rPr>
        <w:t>F</w:t>
      </w:r>
      <w:r w:rsidR="00482049" w:rsidRPr="001F72F1">
        <w:rPr>
          <w:rFonts w:hint="cs"/>
          <w:rtl/>
        </w:rPr>
        <w:t>הדרן</w:t>
      </w:r>
      <w:r w:rsidR="00482049" w:rsidRPr="001F72F1">
        <w:rPr>
          <w:rtl/>
        </w:rPr>
        <w:t xml:space="preserve"> </w:t>
      </w:r>
      <w:r w:rsidR="00482049" w:rsidRPr="001F72F1">
        <w:rPr>
          <w:rFonts w:hint="cs"/>
          <w:rtl/>
        </w:rPr>
        <w:t>עלך</w:t>
      </w:r>
      <w:r w:rsidR="00482049" w:rsidRPr="001F72F1">
        <w:rPr>
          <w:rtl/>
        </w:rPr>
        <w:t xml:space="preserve"> </w:t>
      </w:r>
      <w:r w:rsidR="00482049" w:rsidRPr="001F72F1">
        <w:rPr>
          <w:rFonts w:hint="cs"/>
          <w:rtl/>
        </w:rPr>
        <w:t>הכל</w:t>
      </w:r>
      <w:r w:rsidR="00482049" w:rsidRPr="001F72F1">
        <w:rPr>
          <w:rtl/>
        </w:rPr>
        <w:t xml:space="preserve"> </w:t>
      </w:r>
      <w:r w:rsidR="00482049" w:rsidRPr="001F72F1">
        <w:rPr>
          <w:rFonts w:hint="cs"/>
          <w:rtl/>
        </w:rPr>
        <w:t>חייבין</w:t>
      </w:r>
      <w:r w:rsidRPr="001F72F1">
        <w:rPr>
          <w:rtl/>
        </w:rPr>
        <w:t>E</w:t>
      </w:r>
    </w:p>
    <w:p w14:paraId="4B94D6A1" w14:textId="77777777" w:rsidR="00A7758B" w:rsidRDefault="00A7758B" w:rsidP="00A7758B">
      <w:pPr>
        <w:pStyle w:val="afffe"/>
        <w:rPr>
          <w:rtl/>
        </w:rPr>
      </w:pPr>
    </w:p>
    <w:p w14:paraId="7506A329" w14:textId="4D658B11" w:rsidR="00A7758B" w:rsidRPr="001F72F1" w:rsidRDefault="00A7758B" w:rsidP="00A7758B">
      <w:pPr>
        <w:pStyle w:val="afffe"/>
      </w:pPr>
      <w:r>
        <w:rPr>
          <w:rFonts w:hint="cs"/>
          <w:rtl/>
        </w:rPr>
        <w:t>פרק אין דורשין</w:t>
      </w:r>
    </w:p>
    <w:p w14:paraId="281A9209" w14:textId="77777777" w:rsidR="00C0473D" w:rsidRDefault="00482049" w:rsidP="00CF5484">
      <w:pPr>
        <w:pStyle w:val="afff5"/>
        <w:framePr w:wrap="around"/>
        <w:rPr>
          <w:del w:id="41071" w:author="Claude" w:date="2026-10-07T09:24:48Z"/>
          <w:rtl/>
        </w:rPr>
      </w:pPr>
      <w:del w:id="41070" w:author="Claude" w:date="2026-10-07T09:24:48Z">
        <w:r w:rsidRPr="00762489">
          <w:rPr>
            <w:rFonts w:hint="cs"/>
            <w:rtl/>
          </w:rPr>
          <w:delText xml:space="preserve">פרק שני</w:delText>
        </w:r>
      </w:del>
    </w:p>
    <w:p w14:paraId="44086267" w14:textId="449BCD2A" w:rsidR="00482049" w:rsidRPr="006F178A" w:rsidRDefault="00482049" w:rsidP="00A7758B">
      <w:pPr>
        <w:pStyle w:val="afff3"/>
        <w:framePr w:wrap="around"/>
        <w:rPr>
          <w:rtl/>
        </w:rPr>
      </w:pPr>
      <w:r w:rsidRPr="006F178A">
        <w:rPr>
          <w:rFonts w:hint="cs"/>
          <w:rtl/>
        </w:rPr>
        <w:t>יא:</w:t>
      </w:r>
    </w:p>
    <w:p w14:paraId="10D18B1C" w14:textId="77777777" w:rsidR="00C0473D" w:rsidRDefault="007F5A8D" w:rsidP="00CF5484">
      <w:pPr>
        <w:pStyle w:val="afff7"/>
        <w:framePr w:wrap="around"/>
        <w:rPr>
          <w:rtl/>
        </w:rPr>
      </w:pPr>
      <w:r>
        <w:rPr>
          <w:rFonts w:hint="cs"/>
          <w:rtl/>
        </w:rPr>
        <w:t>(יא:- כ:)</w:t>
      </w:r>
    </w:p>
    <w:p w14:paraId="1023FDB4" w14:textId="77777777" w:rsidR="00C0473D" w:rsidRDefault="00762489" w:rsidP="00762489">
      <w:pPr>
        <w:pStyle w:val="afff6"/>
        <w:framePr w:wrap="around"/>
        <w:rPr>
          <w:del w:id="41073" w:author="Claude" w:date="2026-10-07T09:24:48Z"/>
          <w:rtl/>
        </w:rPr>
      </w:pPr>
      <w:del w:id="41072" w:author="Claude" w:date="2026-10-07T09:24:48Z">
        <w:r>
          <w:rPr>
            <w:rFonts w:hint="cs"/>
            <w:rtl/>
          </w:rPr>
          <w:delText xml:space="preserve">אין דורשין</w:delText>
        </w:r>
      </w:del>
    </w:p>
    <w:p>
      <w:pPr>
        <w:pStyle w:val="PetichatPerek"/>
        <w:rPr>
          <w:ins w:id="41069" w:author="Claude" w:date="2026-10-07T09:24:48Z"/>
        </w:rPr>
      </w:pPr>
      <w:ins w:id="41068" w:author="Claude" w:date="2026-10-07T09:24:48Z">
        <w:r>
          <w:rPr>
            <w:rFonts w:hint="cs"/>
            <w:rtl/>
          </w:rPr>
          <w:t xml:space="preserve">פרק שני</w:t>
        </w:r>
        <w:r>
          <w:rPr>
            <w:rFonts w:hint="cs"/>
            <w:rtl/>
          </w:rPr>
          <w:t xml:space="preserve"> - </w:t>
        </w:r>
        <w:r>
          <w:rPr>
            <w:rFonts w:hint="cs"/>
            <w:rtl/>
          </w:rPr>
          <w:t xml:space="preserve">אין דורשין</w:t>
        </w:r>
      </w:ins>
    </w:p>
    <w:p>
      <w:pPr>
        <w:pStyle w:val="MishnaBatzad"/>
        <w:rPr>
          <w:ins w:id="20097" w:author="קלוד" w:date="2026-10-06T10:08:30Z"/>
        </w:rPr>
      </w:pPr>
      <w:ins w:id="20096" w:author="קלוד" w:date="2026-10-06T10:08:30Z">
        <w:r>
          <w:t xml:space="preserve">משנה א</w:t>
        </w:r>
      </w:ins>
    </w:p>
    <w:p w14:paraId="49AFBB22" w14:textId="51D26971" w:rsidR="005A3C54" w:rsidRDefault="00482049" w:rsidP="00A07C53">
      <w:pPr>
        <w:pStyle w:val="afff8"/>
        <w:spacing w:before="120"/>
        <w:jc w:val="center"/>
        <w:rPr>
          <w:rtl/>
        </w:rPr>
        <w:pPrChange w:id="90006" w:author="קלוד" w:date="2026-10-08T12:08:16Z">
          <w:pPr>
            <w:pStyle w:val="afff8"/>
            <w:jc w:val="center"/>
          </w:pPr>
        </w:pPrChange>
      </w:pPr>
      <w:r w:rsidRPr="00180389">
        <w:rPr>
          <w:rtl/>
        </w:rPr>
        <w:t>אין דורשין</w:t>
      </w:r>
      <w:r w:rsidR="005A3C54">
        <w:rPr>
          <w:rFonts w:hint="cs"/>
          <w:rtl/>
        </w:rPr>
        <w:t xml:space="preserve"> -</w:t>
      </w:r>
      <w:r w:rsidRPr="00180389">
        <w:rPr>
          <w:rtl/>
        </w:rPr>
        <w:t xml:space="preserve"> בעריות בשלשה</w:t>
      </w:r>
      <w:r w:rsidR="005A3C54">
        <w:rPr>
          <w:rFonts w:hint="cs"/>
          <w:rtl/>
        </w:rPr>
        <w:t>.</w:t>
      </w:r>
      <w:r w:rsidRPr="00180389">
        <w:rPr>
          <w:rtl/>
        </w:rPr>
        <w:t xml:space="preserve"> במעשה בראשית בשנים</w:t>
      </w:r>
      <w:r w:rsidR="005A3C54">
        <w:rPr>
          <w:rFonts w:hint="cs"/>
          <w:rtl/>
        </w:rPr>
        <w:t>.</w:t>
      </w:r>
    </w:p>
    <w:p w14:paraId="37F552D4" w14:textId="441F291C" w:rsidR="00482049" w:rsidRDefault="005A3C54" w:rsidP="00A07C53">
      <w:pPr>
        <w:pStyle w:val="afff8"/>
        <w:jc w:val="center"/>
        <w:rPr>
          <w:rtl/>
        </w:rPr>
      </w:pPr>
      <w:r>
        <w:rPr>
          <w:rFonts w:hint="cs"/>
          <w:rtl/>
        </w:rPr>
        <w:t>ו</w:t>
      </w:r>
      <w:r w:rsidR="00482049" w:rsidRPr="00180389">
        <w:rPr>
          <w:rtl/>
        </w:rPr>
        <w:t>במרכבה ביחיד, אלא אם כן חכם ומבין מדעתו.</w:t>
      </w:r>
    </w:p>
    <w:p w14:paraId="5DD0EFD1" w14:textId="77777777" w:rsidR="00C0473D" w:rsidRDefault="00482049" w:rsidP="00A07C53">
      <w:pPr>
        <w:pStyle w:val="afff8"/>
        <w:jc w:val="center"/>
        <w:rPr>
          <w:spacing w:val="0"/>
          <w:rtl/>
        </w:rPr>
      </w:pPr>
      <w:r w:rsidRPr="00BC7652">
        <w:rPr>
          <w:spacing w:val="0"/>
          <w:rtl/>
        </w:rPr>
        <w:t>כל המסתכל בארבעה דברים</w:t>
      </w:r>
      <w:r w:rsidR="00C02B93" w:rsidRPr="00BC7652">
        <w:rPr>
          <w:rFonts w:hint="cs"/>
          <w:spacing w:val="0"/>
          <w:rtl/>
        </w:rPr>
        <w:t xml:space="preserve"> </w:t>
      </w:r>
      <w:r w:rsidR="00BC7652">
        <w:rPr>
          <w:rFonts w:hint="cs"/>
          <w:spacing w:val="0"/>
          <w:rtl/>
        </w:rPr>
        <w:t xml:space="preserve">- </w:t>
      </w:r>
      <w:r w:rsidRPr="00BC7652">
        <w:rPr>
          <w:spacing w:val="0"/>
          <w:rtl/>
        </w:rPr>
        <w:t>רתוי</w:t>
      </w:r>
      <w:r w:rsidR="00C02B93" w:rsidRPr="00BC7652">
        <w:rPr>
          <w:rFonts w:hint="cs"/>
          <w:spacing w:val="0"/>
          <w:rtl/>
        </w:rPr>
        <w:t xml:space="preserve"> </w:t>
      </w:r>
      <w:r w:rsidR="00C02B93" w:rsidRPr="00BC7652">
        <w:rPr>
          <w:rStyle w:val="HesberMishna"/>
          <w:rFonts w:hint="eastAsia"/>
          <w:spacing w:val="0"/>
          <w:rtl/>
          <w:rPrChange w:id="20011" w:author="קלוד" w:date="2026-10-06T10:08:30Z">
            <w:rPr>
              <w:rStyle w:val="affe"/>
              <w:rFonts w:hint="eastAsia"/>
              <w:spacing w:val="0"/>
              <w:rtl/>
            </w:rPr>
          </w:rPrChange>
        </w:rPr>
        <w:t>רחמים</w:t>
      </w:r>
      <w:r w:rsidRPr="00BC7652">
        <w:rPr>
          <w:spacing w:val="0"/>
          <w:rtl/>
        </w:rPr>
        <w:t xml:space="preserve"> לו אילו לא בא לעולם</w:t>
      </w:r>
      <w:r w:rsidR="00C02B93" w:rsidRPr="00BC7652">
        <w:rPr>
          <w:rFonts w:hint="cs"/>
          <w:spacing w:val="0"/>
          <w:rtl/>
        </w:rPr>
        <w:t>,</w:t>
      </w:r>
    </w:p>
    <w:p w14:paraId="54ED2C01" w14:textId="4FC89A36" w:rsidR="00482049" w:rsidRDefault="00C02B93" w:rsidP="00BC7652">
      <w:pPr>
        <w:pStyle w:val="afff8"/>
        <w:rPr>
          <w:rtl/>
        </w:rPr>
      </w:pPr>
      <w:r>
        <w:rPr>
          <w:rFonts w:hint="cs"/>
          <w:rtl/>
        </w:rPr>
        <w:t xml:space="preserve">- </w:t>
      </w:r>
      <w:r w:rsidR="00482049" w:rsidRPr="00180389">
        <w:rPr>
          <w:rtl/>
        </w:rPr>
        <w:t>מה למעלה, מה למטה, מה לפנים, ומה לאחור.</w:t>
      </w:r>
    </w:p>
    <w:p w14:paraId="29BE147B" w14:textId="7F9F1B71" w:rsidR="00482049" w:rsidRDefault="00482049" w:rsidP="00EC7EE4">
      <w:pPr>
        <w:pStyle w:val="afff8"/>
        <w:spacing w:after="60"/>
        <w:jc w:val="center"/>
        <w:rPr>
          <w:rtl/>
        </w:rPr>
      </w:pPr>
      <w:r w:rsidRPr="00180389">
        <w:rPr>
          <w:rtl/>
        </w:rPr>
        <w:t xml:space="preserve">וכל שלא חס על כבוד קונו - רתוי </w:t>
      </w:r>
      <w:r w:rsidR="00C02B93" w:rsidRPr="008B7632">
        <w:rPr>
          <w:rStyle w:val="HesberMishna"/>
          <w:rFonts w:hint="cs"/>
          <w:rtl/>
          <w:rPrChange w:id="20012" w:author="קלוד" w:date="2026-10-06T10:08:30Z">
            <w:rPr>
              <w:rStyle w:val="affe"/>
              <w:rFonts w:hint="cs"/>
              <w:rtl/>
            </w:rPr>
          </w:rPrChange>
        </w:rPr>
        <w:t>רחמים</w:t>
      </w:r>
      <w:r w:rsidR="00C02B93" w:rsidRPr="00180389">
        <w:rPr>
          <w:rtl/>
        </w:rPr>
        <w:t xml:space="preserve"> </w:t>
      </w:r>
      <w:r w:rsidRPr="00180389">
        <w:rPr>
          <w:rtl/>
        </w:rPr>
        <w:t>לו</w:t>
      </w:r>
      <w:r w:rsidR="00C02B93">
        <w:rPr>
          <w:rFonts w:hint="cs"/>
          <w:rtl/>
        </w:rPr>
        <w:t>,</w:t>
      </w:r>
      <w:r w:rsidRPr="00180389">
        <w:rPr>
          <w:rtl/>
        </w:rPr>
        <w:t xml:space="preserve"> שלא בא לעולם.</w:t>
      </w:r>
    </w:p>
    <w:p w14:paraId="79E8F63A" w14:textId="76E8E146" w:rsidR="00731582" w:rsidRDefault="00A60DA0" w:rsidP="00EC7EE4">
      <w:pPr>
        <w:pStyle w:val="36"/>
        <w:framePr w:wrap="notBeside"/>
        <w:rPr>
          <w:rtl/>
        </w:rPr>
      </w:pPr>
      <w:r w:rsidRPr="0087008C">
        <w:rPr>
          <w:rFonts w:hint="eastAsia"/>
          <w:rtl/>
        </w:rPr>
        <w:t>ה</w:t>
      </w:r>
      <w:r w:rsidRPr="0087008C">
        <w:rPr>
          <w:rtl/>
        </w:rPr>
        <w:t>"ק</w:t>
      </w:r>
      <w:r w:rsidR="00731582">
        <w:rPr>
          <w:rtl/>
        </w:rPr>
        <w:t>:</w:t>
      </w:r>
    </w:p>
    <w:p w14:paraId="57D2BAFC" w14:textId="504ECBB0" w:rsidR="00A60DA0" w:rsidRPr="00813BCD" w:rsidRDefault="00A60DA0" w:rsidP="00A07C53">
      <w:pPr>
        <w:rPr>
          <w:rtl/>
        </w:rPr>
      </w:pPr>
      <w:r w:rsidRPr="005E6BC8">
        <w:rPr>
          <w:rFonts w:cs="PFT_Frank" w:hint="eastAsia"/>
          <w:b/>
          <w:bCs/>
          <w:szCs w:val="14"/>
          <w:rtl/>
        </w:rPr>
        <w:t>ל</w:t>
      </w:r>
      <w:r w:rsidRPr="00813BCD">
        <w:rPr>
          <w:rFonts w:hint="eastAsia"/>
          <w:rtl/>
        </w:rPr>
        <w:t>שלשה</w:t>
      </w:r>
      <w:r w:rsidRPr="00813BCD">
        <w:rPr>
          <w:rtl/>
        </w:rPr>
        <w:t xml:space="preserve">, </w:t>
      </w:r>
      <w:r w:rsidRPr="005E6BC8">
        <w:rPr>
          <w:rFonts w:cs="PFT_Frank" w:hint="eastAsia"/>
          <w:b/>
          <w:bCs/>
          <w:szCs w:val="14"/>
          <w:rtl/>
        </w:rPr>
        <w:t>ל</w:t>
      </w:r>
      <w:r w:rsidRPr="00813BCD">
        <w:rPr>
          <w:rFonts w:hint="eastAsia"/>
          <w:rtl/>
        </w:rPr>
        <w:t>שנים</w:t>
      </w:r>
      <w:r w:rsidRPr="00813BCD">
        <w:rPr>
          <w:rtl/>
        </w:rPr>
        <w:t xml:space="preserve">, </w:t>
      </w:r>
      <w:r w:rsidRPr="005E6BC8">
        <w:rPr>
          <w:rFonts w:cs="PFT_Frank" w:hint="eastAsia"/>
          <w:b/>
          <w:bCs/>
          <w:szCs w:val="14"/>
          <w:rtl/>
        </w:rPr>
        <w:t>ל</w:t>
      </w:r>
      <w:r w:rsidRPr="00813BCD">
        <w:rPr>
          <w:rFonts w:hint="eastAsia"/>
          <w:rtl/>
        </w:rPr>
        <w:t>יחיד</w:t>
      </w:r>
      <w:r w:rsidRPr="00813BCD">
        <w:rPr>
          <w:rtl/>
        </w:rPr>
        <w:t>.</w:t>
      </w:r>
    </w:p>
    <w:p w14:paraId="5ECB05F6" w14:textId="611E2229" w:rsidR="00FB0D07" w:rsidRDefault="00A60DA0" w:rsidP="00F47B68">
      <w:pPr>
        <w:pStyle w:val="affff0"/>
        <w:spacing w:before="0"/>
        <w:rPr>
          <w:rStyle w:val="affc"/>
          <w:rtl/>
        </w:rPr>
      </w:pPr>
      <w:ins w:id="9813" w:author="מספור קטעי משנה" w:date="2026-10-06T06:45:17Z">
        <w:r>
          <w:rPr>
            <w:rStyle w:val="MisparKeta"/>
          </w:rPr>
          <w:t xml:space="preserve">א. </w:t>
        </w:r>
      </w:ins>
      <w:r>
        <w:rPr>
          <w:rStyle w:val="affff1"/>
          <w:rFonts w:hint="cs"/>
          <w:rtl/>
        </w:rPr>
        <w:t>בעריות.</w:t>
      </w:r>
    </w:p>
    <w:p w14:paraId="6789BBD6" w14:textId="185C742C" w:rsidR="00731582" w:rsidRDefault="00A60DA0" w:rsidP="00402BC6">
      <w:pPr>
        <w:pStyle w:val="36"/>
        <w:framePr w:wrap="notBeside"/>
        <w:rPr>
          <w:rtl/>
        </w:rPr>
      </w:pPr>
      <w:r w:rsidRPr="00402BC6">
        <w:rPr>
          <w:rFonts w:hint="eastAsia"/>
          <w:rtl/>
        </w:rPr>
        <w:t>היינו</w:t>
      </w:r>
      <w:r w:rsidR="00731582">
        <w:rPr>
          <w:rtl/>
        </w:rPr>
        <w:t>:</w:t>
      </w:r>
    </w:p>
    <w:p w14:paraId="7C247EA8" w14:textId="793B005C" w:rsidR="00482049" w:rsidRPr="00402BC6" w:rsidRDefault="00482049" w:rsidP="00402BC6">
      <w:pPr>
        <w:rPr>
          <w:rtl/>
        </w:rPr>
      </w:pPr>
      <w:r w:rsidRPr="005E6BC8">
        <w:rPr>
          <w:rFonts w:cs="PFT_Frank" w:hint="eastAsia"/>
          <w:b/>
          <w:bCs/>
          <w:szCs w:val="14"/>
          <w:rtl/>
        </w:rPr>
        <w:t>בסתרי</w:t>
      </w:r>
      <w:r w:rsidRPr="005E6BC8">
        <w:rPr>
          <w:rFonts w:cs="PFT_Frank"/>
          <w:b/>
          <w:bCs/>
          <w:szCs w:val="14"/>
          <w:rtl/>
        </w:rPr>
        <w:t xml:space="preserve"> </w:t>
      </w:r>
      <w:r w:rsidRPr="005E6BC8">
        <w:rPr>
          <w:rFonts w:cs="PFT_Frank" w:hint="eastAsia"/>
          <w:b/>
          <w:bCs/>
          <w:szCs w:val="14"/>
          <w:rtl/>
        </w:rPr>
        <w:t>עריות</w:t>
      </w:r>
      <w:r w:rsidRPr="00813BCD">
        <w:rPr>
          <w:rtl/>
        </w:rPr>
        <w:t>,</w:t>
      </w:r>
      <w:r w:rsidRPr="00A60DA0">
        <w:rPr>
          <w:rFonts w:hint="cs"/>
          <w:rtl/>
        </w:rPr>
        <w:t xml:space="preserve"> </w:t>
      </w:r>
      <w:r w:rsidR="00A60DA0" w:rsidRPr="00813BCD">
        <w:rPr>
          <w:rStyle w:val="affc"/>
          <w:rFonts w:hint="eastAsia"/>
          <w:rtl/>
        </w:rPr>
        <w:t>ו</w:t>
      </w:r>
      <w:r w:rsidR="00A60DA0">
        <w:rPr>
          <w:rStyle w:val="affc"/>
          <w:rFonts w:hint="cs"/>
          <w:rtl/>
        </w:rPr>
        <w:t>מ</w:t>
      </w:r>
      <w:r w:rsidRPr="00813BCD">
        <w:rPr>
          <w:rStyle w:val="affc"/>
          <w:rFonts w:hint="eastAsia"/>
          <w:rtl/>
        </w:rPr>
        <w:t>סברא</w:t>
      </w:r>
      <w:r w:rsidRPr="00813BCD">
        <w:rPr>
          <w:rStyle w:val="affc"/>
          <w:rtl/>
        </w:rPr>
        <w:t xml:space="preserve">: </w:t>
      </w:r>
      <w:r w:rsidR="00C22F63" w:rsidRPr="007B4B7C">
        <w:rPr>
          <w:rFonts w:hint="cs"/>
          <w:rtl/>
        </w:rPr>
        <w:t>ש</w:t>
      </w:r>
      <w:r w:rsidR="00402BC6">
        <w:rPr>
          <w:rFonts w:hint="cs"/>
          <w:rtl/>
        </w:rPr>
        <w:t>ה</w:t>
      </w:r>
      <w:r w:rsidRPr="00C22F63">
        <w:rPr>
          <w:rFonts w:hint="cs"/>
          <w:rtl/>
        </w:rPr>
        <w:t>אחד</w:t>
      </w:r>
      <w:r w:rsidRPr="00A60DA0">
        <w:rPr>
          <w:rFonts w:hint="cs"/>
          <w:rtl/>
        </w:rPr>
        <w:t xml:space="preserve"> </w:t>
      </w:r>
      <w:r w:rsidR="00402BC6">
        <w:rPr>
          <w:rFonts w:hint="cs"/>
          <w:rtl/>
        </w:rPr>
        <w:t>יקבל</w:t>
      </w:r>
      <w:r>
        <w:rPr>
          <w:rFonts w:hint="cs"/>
          <w:rtl/>
        </w:rPr>
        <w:t xml:space="preserve"> </w:t>
      </w:r>
      <w:r w:rsidR="00402BC6">
        <w:rPr>
          <w:rFonts w:hint="cs"/>
          <w:rtl/>
        </w:rPr>
        <w:t>מ</w:t>
      </w:r>
      <w:r>
        <w:rPr>
          <w:rFonts w:hint="cs"/>
          <w:rtl/>
        </w:rPr>
        <w:t xml:space="preserve">רבו, </w:t>
      </w:r>
      <w:r w:rsidR="00C22F63">
        <w:rPr>
          <w:rFonts w:hint="cs"/>
          <w:rtl/>
        </w:rPr>
        <w:t>והשנַיִם</w:t>
      </w:r>
      <w:r w:rsidR="001E3674">
        <w:rPr>
          <w:rFonts w:hint="cs"/>
          <w:rtl/>
        </w:rPr>
        <w:t xml:space="preserve"> </w:t>
      </w:r>
      <w:r w:rsidR="004C7D8E">
        <w:rPr>
          <w:rFonts w:hint="cs"/>
          <w:rtl/>
        </w:rPr>
        <w:t xml:space="preserve">ילמדו </w:t>
      </w:r>
      <w:r w:rsidRPr="00402BC6">
        <w:rPr>
          <w:rFonts w:hint="cs"/>
          <w:rtl/>
        </w:rPr>
        <w:t>בינ</w:t>
      </w:r>
      <w:r w:rsidR="00C22F63" w:rsidRPr="00402BC6">
        <w:rPr>
          <w:rFonts w:hint="cs"/>
          <w:rtl/>
        </w:rPr>
        <w:t>י</w:t>
      </w:r>
      <w:r w:rsidRPr="00402BC6">
        <w:rPr>
          <w:rFonts w:hint="cs"/>
          <w:rtl/>
        </w:rPr>
        <w:t>הם ולא ישמעו</w:t>
      </w:r>
      <w:r w:rsidR="00C22F63" w:rsidRPr="00402BC6">
        <w:rPr>
          <w:rFonts w:hint="cs"/>
          <w:rtl/>
        </w:rPr>
        <w:t>,</w:t>
      </w:r>
      <w:r w:rsidRPr="00402BC6">
        <w:rPr>
          <w:rFonts w:hint="cs"/>
          <w:rtl/>
        </w:rPr>
        <w:t xml:space="preserve"> </w:t>
      </w:r>
      <w:r w:rsidR="00C22F63" w:rsidRPr="00402BC6">
        <w:rPr>
          <w:rFonts w:hint="cs"/>
          <w:rtl/>
        </w:rPr>
        <w:t>ויתירו</w:t>
      </w:r>
      <w:r w:rsidRPr="00402BC6">
        <w:rPr>
          <w:rFonts w:hint="cs"/>
          <w:rtl/>
        </w:rPr>
        <w:t xml:space="preserve"> </w:t>
      </w:r>
      <w:r w:rsidR="00C22F63" w:rsidRPr="00402BC6">
        <w:rPr>
          <w:rFonts w:hint="cs"/>
          <w:rtl/>
        </w:rPr>
        <w:t>ה</w:t>
      </w:r>
      <w:r w:rsidRPr="00402BC6">
        <w:rPr>
          <w:rFonts w:hint="cs"/>
          <w:rtl/>
        </w:rPr>
        <w:t>אסור</w:t>
      </w:r>
      <w:r w:rsidR="00C22F63" w:rsidRPr="00402BC6">
        <w:rPr>
          <w:rFonts w:hint="cs"/>
          <w:rtl/>
        </w:rPr>
        <w:t>,</w:t>
      </w:r>
    </w:p>
    <w:p w14:paraId="1F1BFA47" w14:textId="77D73645" w:rsidR="00482049" w:rsidRDefault="00482049" w:rsidP="00A07C53">
      <w:pPr>
        <w:rPr>
          <w:rtl/>
        </w:rPr>
      </w:pPr>
      <w:r w:rsidRPr="005E6BC8">
        <w:rPr>
          <w:rFonts w:cs="PFT_Frank" w:hint="eastAsia"/>
          <w:b/>
          <w:bCs/>
          <w:szCs w:val="14"/>
          <w:rtl/>
        </w:rPr>
        <w:t>ודוקא</w:t>
      </w:r>
      <w:r w:rsidRPr="005E6BC8">
        <w:rPr>
          <w:rFonts w:cs="PFT_Frank"/>
          <w:b/>
          <w:bCs/>
          <w:szCs w:val="14"/>
          <w:rtl/>
        </w:rPr>
        <w:t xml:space="preserve"> </w:t>
      </w:r>
      <w:r w:rsidRPr="005E6BC8">
        <w:rPr>
          <w:rFonts w:cs="PFT_Frank" w:hint="eastAsia"/>
          <w:b/>
          <w:bCs/>
          <w:szCs w:val="14"/>
          <w:rtl/>
        </w:rPr>
        <w:t>עריות</w:t>
      </w:r>
      <w:r w:rsidRPr="00392931">
        <w:rPr>
          <w:rFonts w:hint="cs"/>
          <w:rtl/>
        </w:rPr>
        <w:t xml:space="preserve"> שנפש אדם מחמדת</w:t>
      </w:r>
      <w:r w:rsidR="00213349">
        <w:rPr>
          <w:rFonts w:hint="cs"/>
          <w:rtl/>
        </w:rPr>
        <w:t>ו</w:t>
      </w:r>
      <w:r w:rsidRPr="00180389">
        <w:rPr>
          <w:rStyle w:val="affe"/>
          <w:rFonts w:hint="cs"/>
          <w:rtl/>
        </w:rPr>
        <w:t xml:space="preserve"> [</w:t>
      </w:r>
      <w:r w:rsidR="00213349">
        <w:rPr>
          <w:rStyle w:val="affe"/>
          <w:rFonts w:hint="cs"/>
          <w:rtl/>
        </w:rPr>
        <w:t>אבל גזל חומד</w:t>
      </w:r>
      <w:r w:rsidR="004C7D8E">
        <w:rPr>
          <w:rStyle w:val="affe"/>
          <w:rFonts w:hint="cs"/>
          <w:rtl/>
        </w:rPr>
        <w:t>ו</w:t>
      </w:r>
      <w:r w:rsidR="00213349">
        <w:rPr>
          <w:rStyle w:val="affe"/>
          <w:rFonts w:hint="cs"/>
          <w:rtl/>
        </w:rPr>
        <w:t xml:space="preserve"> רק</w:t>
      </w:r>
      <w:r w:rsidRPr="00180389">
        <w:rPr>
          <w:rStyle w:val="affe"/>
          <w:rFonts w:hint="cs"/>
          <w:rtl/>
        </w:rPr>
        <w:t xml:space="preserve"> </w:t>
      </w:r>
      <w:r w:rsidR="00213349">
        <w:rPr>
          <w:rStyle w:val="affe"/>
          <w:rFonts w:hint="cs"/>
          <w:rtl/>
        </w:rPr>
        <w:t>כשלפניו</w:t>
      </w:r>
      <w:r w:rsidRPr="00180389">
        <w:rPr>
          <w:rStyle w:val="affe"/>
          <w:rFonts w:hint="cs"/>
          <w:rtl/>
        </w:rPr>
        <w:t>]</w:t>
      </w:r>
      <w:r w:rsidR="00213349">
        <w:rPr>
          <w:rStyle w:val="affe"/>
          <w:rFonts w:hint="cs"/>
          <w:rtl/>
        </w:rPr>
        <w:t>,</w:t>
      </w:r>
    </w:p>
    <w:p w14:paraId="26A5BF7D" w14:textId="3D2D2BA7" w:rsidR="00731582" w:rsidRDefault="00C22F63" w:rsidP="00402BC6">
      <w:pPr>
        <w:pStyle w:val="36"/>
        <w:framePr w:wrap="notBeside"/>
        <w:rPr>
          <w:rtl/>
        </w:rPr>
      </w:pPr>
      <w:r w:rsidRPr="00402BC6">
        <w:rPr>
          <w:rtl/>
        </w:rPr>
        <w:t>[</w:t>
      </w:r>
      <w:r w:rsidRPr="00402BC6">
        <w:rPr>
          <w:rFonts w:hint="eastAsia"/>
          <w:rtl/>
        </w:rPr>
        <w:t>ולא</w:t>
      </w:r>
      <w:r w:rsidR="00731582">
        <w:rPr>
          <w:rtl/>
        </w:rPr>
        <w:t>:</w:t>
      </w:r>
    </w:p>
    <w:p w14:paraId="5CDE6B92" w14:textId="29F7E8AB" w:rsidR="00482049" w:rsidRPr="00D22086" w:rsidRDefault="00C22F63" w:rsidP="00A07C53">
      <w:pPr>
        <w:pStyle w:val="affd"/>
        <w:rPr>
          <w:spacing w:val="-2"/>
          <w:rtl/>
        </w:rPr>
      </w:pPr>
      <w:r w:rsidRPr="00402BC6">
        <w:rPr>
          <w:rStyle w:val="af4"/>
          <w:rFonts w:hint="cs"/>
          <w:rtl/>
        </w:rPr>
        <w:t xml:space="preserve">מ'איש </w:t>
      </w:r>
      <w:r w:rsidR="00482049" w:rsidRPr="00402BC6">
        <w:rPr>
          <w:rStyle w:val="af4"/>
          <w:rFonts w:hint="cs"/>
          <w:rtl/>
        </w:rPr>
        <w:t>איש</w:t>
      </w:r>
      <w:r w:rsidRPr="00402BC6">
        <w:rPr>
          <w:rStyle w:val="af4"/>
          <w:rFonts w:hint="cs"/>
          <w:rtl/>
        </w:rPr>
        <w:t>'</w:t>
      </w:r>
      <w:r w:rsidRPr="00D22086">
        <w:rPr>
          <w:spacing w:val="-2"/>
          <w:rtl/>
        </w:rPr>
        <w:t xml:space="preserve"> </w:t>
      </w:r>
      <w:r w:rsidRPr="00D22086">
        <w:rPr>
          <w:rFonts w:hint="eastAsia"/>
          <w:b/>
          <w:bCs/>
          <w:spacing w:val="-2"/>
          <w:rtl/>
        </w:rPr>
        <w:t>או</w:t>
      </w:r>
      <w:r w:rsidRPr="00D22086">
        <w:rPr>
          <w:spacing w:val="-2"/>
          <w:rtl/>
        </w:rPr>
        <w:t xml:space="preserve"> </w:t>
      </w:r>
      <w:r w:rsidRPr="00402BC6">
        <w:rPr>
          <w:rStyle w:val="af4"/>
          <w:rFonts w:hint="cs"/>
          <w:rtl/>
        </w:rPr>
        <w:t>מ'ושמרתם.. משמרתי'</w:t>
      </w:r>
      <w:r w:rsidRPr="00D22086">
        <w:rPr>
          <w:spacing w:val="-2"/>
          <w:rtl/>
        </w:rPr>
        <w:t xml:space="preserve"> ש</w:t>
      </w:r>
      <w:r w:rsidRPr="00D22086">
        <w:rPr>
          <w:rFonts w:hint="cs"/>
          <w:spacing w:val="-2"/>
          <w:rtl/>
        </w:rPr>
        <w:t xml:space="preserve">א"כ הרי </w:t>
      </w:r>
      <w:r w:rsidRPr="00D22086">
        <w:rPr>
          <w:rFonts w:hint="eastAsia"/>
          <w:spacing w:val="-2"/>
          <w:rtl/>
        </w:rPr>
        <w:t>נאמר</w:t>
      </w:r>
      <w:r w:rsidRPr="00D22086">
        <w:rPr>
          <w:spacing w:val="-2"/>
          <w:rtl/>
        </w:rPr>
        <w:t xml:space="preserve"> </w:t>
      </w:r>
      <w:r w:rsidRPr="00D22086">
        <w:rPr>
          <w:rFonts w:hint="eastAsia"/>
          <w:spacing w:val="-2"/>
          <w:rtl/>
        </w:rPr>
        <w:t>בעוד</w:t>
      </w:r>
      <w:r w:rsidRPr="00D22086">
        <w:rPr>
          <w:spacing w:val="-2"/>
          <w:rtl/>
        </w:rPr>
        <w:t xml:space="preserve"> </w:t>
      </w:r>
      <w:r w:rsidRPr="00D22086">
        <w:rPr>
          <w:rFonts w:hint="eastAsia"/>
          <w:spacing w:val="-2"/>
          <w:rtl/>
        </w:rPr>
        <w:t>מצוות</w:t>
      </w:r>
      <w:r w:rsidRPr="00D22086">
        <w:rPr>
          <w:spacing w:val="-2"/>
          <w:rtl/>
        </w:rPr>
        <w:t>]</w:t>
      </w:r>
      <w:r w:rsidRPr="00D22086">
        <w:rPr>
          <w:rFonts w:hint="cs"/>
          <w:spacing w:val="-2"/>
          <w:rtl/>
        </w:rPr>
        <w:t>.</w:t>
      </w:r>
    </w:p>
    <w:p w14:paraId="689A8A78" w14:textId="77777777" w:rsidR="008E318E" w:rsidRDefault="00A60DA0" w:rsidP="00A07C53">
      <w:pPr>
        <w:pStyle w:val="affff0"/>
        <w:rPr>
          <w:rStyle w:val="affff1"/>
          <w:bCs/>
          <w:color w:val="A6A6A6" w:themeColor="background1" w:themeShade="A6"/>
          <w:rtl/>
        </w:rPr>
      </w:pPr>
      <w:ins w:id="9814" w:author="מספור קטעי משנה" w:date="2026-10-06T06:45:17Z">
        <w:r>
          <w:rPr>
            <w:rStyle w:val="MisparKeta"/>
          </w:rPr>
          <w:t xml:space="preserve">ד. </w:t>
        </w:r>
      </w:ins>
      <w:r w:rsidRPr="00180389">
        <w:rPr>
          <w:rStyle w:val="affff1"/>
          <w:rFonts w:hint="cs"/>
          <w:rtl/>
        </w:rPr>
        <w:t>ולא</w:t>
      </w:r>
      <w:r w:rsidRPr="00180389">
        <w:rPr>
          <w:rStyle w:val="affff1"/>
          <w:rtl/>
        </w:rPr>
        <w:t xml:space="preserve"> </w:t>
      </w:r>
      <w:r w:rsidRPr="00180389">
        <w:rPr>
          <w:rStyle w:val="affff1"/>
          <w:rFonts w:hint="cs"/>
          <w:rtl/>
        </w:rPr>
        <w:t>במעשה</w:t>
      </w:r>
      <w:r w:rsidRPr="00180389">
        <w:rPr>
          <w:rStyle w:val="affff1"/>
          <w:rtl/>
        </w:rPr>
        <w:t xml:space="preserve"> </w:t>
      </w:r>
      <w:r w:rsidRPr="00180389">
        <w:rPr>
          <w:rStyle w:val="affff1"/>
          <w:rFonts w:hint="cs"/>
          <w:rtl/>
        </w:rPr>
        <w:t>בראשית</w:t>
      </w:r>
      <w:r w:rsidRPr="00180389">
        <w:rPr>
          <w:rStyle w:val="affff1"/>
          <w:rtl/>
        </w:rPr>
        <w:t xml:space="preserve"> </w:t>
      </w:r>
      <w:r w:rsidRPr="00180389">
        <w:rPr>
          <w:rStyle w:val="affff1"/>
          <w:rFonts w:hint="cs"/>
          <w:rtl/>
        </w:rPr>
        <w:t>בשנים</w:t>
      </w:r>
      <w:r w:rsidR="008E318E">
        <w:rPr>
          <w:rStyle w:val="affff1"/>
          <w:rFonts w:hint="cs"/>
          <w:rtl/>
        </w:rPr>
        <w:t>.</w:t>
      </w:r>
    </w:p>
    <w:p w14:paraId="4771C4B2" w14:textId="77777777" w:rsidR="00C0473D" w:rsidRDefault="008A3A50" w:rsidP="00A07C53">
      <w:pPr>
        <w:rPr>
          <w:rtl/>
        </w:rPr>
      </w:pPr>
      <w:r w:rsidRPr="00F92204">
        <w:rPr>
          <w:rStyle w:val="af4"/>
          <w:rFonts w:hint="eastAsia"/>
          <w:rtl/>
        </w:rPr>
        <w:t>ד</w:t>
      </w:r>
      <w:r w:rsidRPr="00F92204">
        <w:rPr>
          <w:rStyle w:val="af4"/>
          <w:rtl/>
        </w:rPr>
        <w:t>'</w:t>
      </w:r>
      <w:r w:rsidR="00A60DA0" w:rsidRPr="008A3A50">
        <w:rPr>
          <w:rStyle w:val="af4"/>
          <w:rFonts w:hint="cs"/>
          <w:rtl/>
        </w:rPr>
        <w:t>כי</w:t>
      </w:r>
      <w:r w:rsidR="00A60DA0" w:rsidRPr="00180389">
        <w:rPr>
          <w:rStyle w:val="af4"/>
          <w:rFonts w:hint="cs"/>
          <w:rtl/>
        </w:rPr>
        <w:t xml:space="preserve"> </w:t>
      </w:r>
      <w:r w:rsidR="00A60DA0" w:rsidRPr="00F92204">
        <w:rPr>
          <w:rStyle w:val="af4"/>
          <w:rFonts w:hint="eastAsia"/>
          <w:rtl/>
        </w:rPr>
        <w:t>שאל</w:t>
      </w:r>
      <w:r w:rsidR="00A60DA0" w:rsidRPr="00180389">
        <w:rPr>
          <w:rStyle w:val="af4"/>
          <w:rFonts w:hint="cs"/>
          <w:rtl/>
        </w:rPr>
        <w:t xml:space="preserve"> נא</w:t>
      </w:r>
      <w:r>
        <w:rPr>
          <w:rStyle w:val="af4"/>
          <w:rFonts w:hint="cs"/>
          <w:rtl/>
        </w:rPr>
        <w:t>'</w:t>
      </w:r>
      <w:r w:rsidR="00A60DA0" w:rsidRPr="006F178A">
        <w:rPr>
          <w:rFonts w:hint="cs"/>
          <w:rtl/>
        </w:rPr>
        <w:t xml:space="preserve"> </w:t>
      </w:r>
      <w:r w:rsidR="008E318E">
        <w:rPr>
          <w:rFonts w:hint="cs"/>
          <w:rtl/>
        </w:rPr>
        <w:t xml:space="preserve">- </w:t>
      </w:r>
      <w:r w:rsidR="00A60DA0" w:rsidRPr="006F178A">
        <w:rPr>
          <w:rFonts w:hint="cs"/>
          <w:rtl/>
        </w:rPr>
        <w:t>ולא שנים,</w:t>
      </w:r>
    </w:p>
    <w:p w14:paraId="135F5A89" w14:textId="338D1BD7" w:rsidR="00482049" w:rsidRDefault="008A3A50" w:rsidP="00A07C53">
      <w:pPr>
        <w:rPr>
          <w:rtl/>
        </w:rPr>
      </w:pPr>
      <w:r>
        <w:rPr>
          <w:rStyle w:val="af4"/>
          <w:rFonts w:hint="cs"/>
          <w:rtl/>
        </w:rPr>
        <w:t>'</w:t>
      </w:r>
      <w:r w:rsidR="00482049" w:rsidRPr="00180389">
        <w:rPr>
          <w:rStyle w:val="af4"/>
          <w:rFonts w:hint="cs"/>
          <w:rtl/>
        </w:rPr>
        <w:t>למן</w:t>
      </w:r>
      <w:r w:rsidR="00482049" w:rsidRPr="00180389">
        <w:rPr>
          <w:rStyle w:val="af4"/>
          <w:rtl/>
        </w:rPr>
        <w:t xml:space="preserve"> </w:t>
      </w:r>
      <w:r w:rsidR="00482049" w:rsidRPr="00180389">
        <w:rPr>
          <w:rStyle w:val="af4"/>
          <w:rFonts w:hint="cs"/>
          <w:rtl/>
        </w:rPr>
        <w:t>היום</w:t>
      </w:r>
      <w:r w:rsidR="00482049" w:rsidRPr="00180389">
        <w:rPr>
          <w:rStyle w:val="af4"/>
          <w:rtl/>
        </w:rPr>
        <w:t xml:space="preserve"> </w:t>
      </w:r>
      <w:r w:rsidR="00482049" w:rsidRPr="00180389">
        <w:rPr>
          <w:rStyle w:val="af4"/>
          <w:rFonts w:hint="cs"/>
          <w:rtl/>
        </w:rPr>
        <w:t>אשר</w:t>
      </w:r>
      <w:r w:rsidR="00482049" w:rsidRPr="00180389">
        <w:rPr>
          <w:rStyle w:val="af4"/>
          <w:rtl/>
        </w:rPr>
        <w:t xml:space="preserve"> </w:t>
      </w:r>
      <w:r w:rsidR="00482049" w:rsidRPr="00180389">
        <w:rPr>
          <w:rStyle w:val="af4"/>
          <w:rFonts w:hint="cs"/>
          <w:rtl/>
        </w:rPr>
        <w:t>ברא</w:t>
      </w:r>
      <w:r w:rsidR="00482049" w:rsidRPr="00180389">
        <w:rPr>
          <w:rStyle w:val="af4"/>
          <w:rtl/>
        </w:rPr>
        <w:t xml:space="preserve"> </w:t>
      </w:r>
      <w:r w:rsidR="00482049" w:rsidRPr="00180389">
        <w:rPr>
          <w:rStyle w:val="af4"/>
          <w:rFonts w:hint="cs"/>
          <w:rtl/>
        </w:rPr>
        <w:t>א</w:t>
      </w:r>
      <w:r w:rsidR="008E318E">
        <w:rPr>
          <w:rStyle w:val="af4"/>
          <w:rFonts w:hint="cs"/>
          <w:rtl/>
        </w:rPr>
        <w:t>-</w:t>
      </w:r>
      <w:r w:rsidR="00482049" w:rsidRPr="00180389">
        <w:rPr>
          <w:rStyle w:val="af4"/>
          <w:rFonts w:hint="cs"/>
          <w:rtl/>
        </w:rPr>
        <w:t>להים</w:t>
      </w:r>
      <w:r w:rsidR="008E318E">
        <w:rPr>
          <w:rStyle w:val="af4"/>
          <w:rFonts w:hint="cs"/>
          <w:rtl/>
        </w:rPr>
        <w:t>,</w:t>
      </w:r>
      <w:r w:rsidR="00482049" w:rsidRPr="00180389">
        <w:rPr>
          <w:rStyle w:val="af4"/>
          <w:rtl/>
        </w:rPr>
        <w:t xml:space="preserve"> </w:t>
      </w:r>
      <w:r w:rsidR="00482049" w:rsidRPr="00180389">
        <w:rPr>
          <w:rStyle w:val="af4"/>
          <w:rFonts w:hint="cs"/>
          <w:rtl/>
        </w:rPr>
        <w:t>אדם</w:t>
      </w:r>
      <w:r>
        <w:rPr>
          <w:rStyle w:val="af4"/>
          <w:rFonts w:hint="cs"/>
          <w:rtl/>
        </w:rPr>
        <w:t>'</w:t>
      </w:r>
      <w:r w:rsidR="00482049" w:rsidRPr="00180389">
        <w:rPr>
          <w:rStyle w:val="af4"/>
          <w:rtl/>
        </w:rPr>
        <w:t xml:space="preserve"> </w:t>
      </w:r>
      <w:r w:rsidR="00482049" w:rsidRPr="00180389">
        <w:rPr>
          <w:rStyle w:val="af4"/>
          <w:rFonts w:hint="cs"/>
          <w:rtl/>
        </w:rPr>
        <w:t>-</w:t>
      </w:r>
      <w:r w:rsidR="00482049" w:rsidRPr="006F178A">
        <w:rPr>
          <w:rFonts w:ascii="Fb Fontext" w:hAnsi="Fb Fontext"/>
          <w:rtl/>
        </w:rPr>
        <w:t xml:space="preserve"> </w:t>
      </w:r>
      <w:r w:rsidR="008E318E">
        <w:rPr>
          <w:rFonts w:ascii="Fb Fontext" w:hAnsi="Fb Fontext" w:hint="cs"/>
          <w:rtl/>
        </w:rPr>
        <w:t>ו</w:t>
      </w:r>
      <w:r w:rsidR="00482049" w:rsidRPr="006F178A">
        <w:rPr>
          <w:rFonts w:ascii="Fb Fontext" w:hAnsi="Fb Fontext" w:hint="cs"/>
          <w:rtl/>
        </w:rPr>
        <w:t>לא</w:t>
      </w:r>
      <w:r>
        <w:rPr>
          <w:rFonts w:ascii="Fb Fontext" w:hAnsi="Fb Fontext" w:hint="cs"/>
          <w:rtl/>
        </w:rPr>
        <w:t xml:space="preserve"> ישאל</w:t>
      </w:r>
      <w:r w:rsidR="00482049" w:rsidRPr="006F178A">
        <w:rPr>
          <w:rFonts w:ascii="Fb Fontext" w:hAnsi="Fb Fontext" w:hint="cs"/>
          <w:rtl/>
        </w:rPr>
        <w:t xml:space="preserve"> קודם </w:t>
      </w:r>
      <w:r w:rsidR="00AD2895">
        <w:rPr>
          <w:rFonts w:ascii="Fb Fontext" w:hAnsi="Fb Fontext" w:hint="cs"/>
          <w:rtl/>
        </w:rPr>
        <w:t>ה</w:t>
      </w:r>
      <w:r w:rsidR="00482049" w:rsidRPr="006F178A">
        <w:rPr>
          <w:rFonts w:ascii="Fb Fontext" w:hAnsi="Fb Fontext" w:hint="cs"/>
          <w:rtl/>
        </w:rPr>
        <w:t>בריאה</w:t>
      </w:r>
      <w:r w:rsidR="008E318E">
        <w:rPr>
          <w:rFonts w:hint="cs"/>
          <w:rtl/>
        </w:rPr>
        <w:t>,</w:t>
      </w:r>
    </w:p>
    <w:p w14:paraId="4C20E441" w14:textId="32A82DF4" w:rsidR="00482049" w:rsidRPr="006F178A" w:rsidRDefault="008A3A50" w:rsidP="00A07C53">
      <w:pPr>
        <w:rPr>
          <w:rtl/>
        </w:rPr>
      </w:pPr>
      <w:r>
        <w:rPr>
          <w:rFonts w:hint="cs"/>
          <w:rtl/>
        </w:rPr>
        <w:t>'</w:t>
      </w:r>
      <w:r w:rsidR="00482049" w:rsidRPr="00180389">
        <w:rPr>
          <w:rStyle w:val="af4"/>
          <w:rFonts w:hint="cs"/>
          <w:rtl/>
        </w:rPr>
        <w:t>לימים</w:t>
      </w:r>
      <w:r w:rsidR="00482049" w:rsidRPr="00180389">
        <w:rPr>
          <w:rStyle w:val="af4"/>
          <w:rtl/>
        </w:rPr>
        <w:t xml:space="preserve"> </w:t>
      </w:r>
      <w:r w:rsidR="00482049" w:rsidRPr="00180389">
        <w:rPr>
          <w:rStyle w:val="af4"/>
          <w:rFonts w:hint="cs"/>
          <w:rtl/>
        </w:rPr>
        <w:t>ראש</w:t>
      </w:r>
      <w:r w:rsidR="008E318E">
        <w:rPr>
          <w:rStyle w:val="af4"/>
          <w:rFonts w:hint="cs"/>
          <w:rtl/>
        </w:rPr>
        <w:t>ו</w:t>
      </w:r>
      <w:r w:rsidR="00482049" w:rsidRPr="00180389">
        <w:rPr>
          <w:rStyle w:val="af4"/>
          <w:rFonts w:hint="cs"/>
          <w:rtl/>
        </w:rPr>
        <w:t>נים</w:t>
      </w:r>
      <w:r>
        <w:rPr>
          <w:rStyle w:val="af4"/>
          <w:rFonts w:hint="cs"/>
          <w:rtl/>
        </w:rPr>
        <w:t>'</w:t>
      </w:r>
      <w:r w:rsidR="00482049" w:rsidRPr="00180389">
        <w:rPr>
          <w:rStyle w:val="af4"/>
          <w:rtl/>
        </w:rPr>
        <w:t xml:space="preserve"> </w:t>
      </w:r>
      <w:r w:rsidR="00482049" w:rsidRPr="00180389">
        <w:rPr>
          <w:rStyle w:val="af4"/>
          <w:rFonts w:hint="cs"/>
          <w:rtl/>
        </w:rPr>
        <w:t>-</w:t>
      </w:r>
      <w:r w:rsidR="00482049" w:rsidRPr="006F178A">
        <w:rPr>
          <w:rFonts w:hint="cs"/>
          <w:rtl/>
        </w:rPr>
        <w:t xml:space="preserve"> </w:t>
      </w:r>
      <w:r w:rsidR="008E318E">
        <w:rPr>
          <w:rFonts w:hint="cs"/>
          <w:rtl/>
        </w:rPr>
        <w:t>ששואל</w:t>
      </w:r>
      <w:r w:rsidR="00482049" w:rsidRPr="006F178A">
        <w:rPr>
          <w:rFonts w:hint="cs"/>
          <w:rtl/>
        </w:rPr>
        <w:t xml:space="preserve"> מ</w:t>
      </w:r>
      <w:r w:rsidR="00AD2895">
        <w:rPr>
          <w:rFonts w:hint="cs"/>
          <w:rtl/>
        </w:rPr>
        <w:t>כל ששת</w:t>
      </w:r>
      <w:r w:rsidR="00482049" w:rsidRPr="006F178A">
        <w:rPr>
          <w:rFonts w:hint="cs"/>
          <w:rtl/>
        </w:rPr>
        <w:t xml:space="preserve"> ימי בראשית</w:t>
      </w:r>
      <w:r w:rsidR="00AD2895">
        <w:rPr>
          <w:rFonts w:hint="cs"/>
          <w:rtl/>
        </w:rPr>
        <w:t>,</w:t>
      </w:r>
    </w:p>
    <w:p w14:paraId="24E16B14" w14:textId="3161E0D4" w:rsidR="00482049" w:rsidRPr="006F178A" w:rsidRDefault="008A3A50" w:rsidP="00A07C53">
      <w:pPr>
        <w:rPr>
          <w:rtl/>
        </w:rPr>
      </w:pPr>
      <w:r>
        <w:rPr>
          <w:rStyle w:val="af4"/>
          <w:rFonts w:hint="cs"/>
          <w:rtl/>
        </w:rPr>
        <w:t>'</w:t>
      </w:r>
      <w:r w:rsidR="00482049" w:rsidRPr="00180389">
        <w:rPr>
          <w:rStyle w:val="af4"/>
          <w:rFonts w:hint="cs"/>
          <w:rtl/>
        </w:rPr>
        <w:t>ולמקצה</w:t>
      </w:r>
      <w:r w:rsidR="00482049" w:rsidRPr="00180389">
        <w:rPr>
          <w:rStyle w:val="af4"/>
          <w:rtl/>
        </w:rPr>
        <w:t xml:space="preserve"> </w:t>
      </w:r>
      <w:r w:rsidR="00482049" w:rsidRPr="00180389">
        <w:rPr>
          <w:rStyle w:val="af4"/>
          <w:rFonts w:hint="cs"/>
          <w:rtl/>
        </w:rPr>
        <w:t>השמים</w:t>
      </w:r>
      <w:r w:rsidR="00482049" w:rsidRPr="00180389">
        <w:rPr>
          <w:rStyle w:val="af4"/>
          <w:rtl/>
        </w:rPr>
        <w:t xml:space="preserve"> </w:t>
      </w:r>
      <w:r w:rsidR="00482049" w:rsidRPr="00180389">
        <w:rPr>
          <w:rStyle w:val="af4"/>
          <w:rFonts w:hint="cs"/>
          <w:rtl/>
        </w:rPr>
        <w:t>ועד</w:t>
      </w:r>
      <w:r w:rsidR="00482049" w:rsidRPr="00180389">
        <w:rPr>
          <w:rStyle w:val="af4"/>
          <w:rtl/>
        </w:rPr>
        <w:t xml:space="preserve"> </w:t>
      </w:r>
      <w:r w:rsidR="00482049" w:rsidRPr="00180389">
        <w:rPr>
          <w:rStyle w:val="af4"/>
          <w:rFonts w:hint="cs"/>
          <w:rtl/>
        </w:rPr>
        <w:t>קצה</w:t>
      </w:r>
      <w:r w:rsidR="00482049" w:rsidRPr="00180389">
        <w:rPr>
          <w:rStyle w:val="af4"/>
          <w:rtl/>
        </w:rPr>
        <w:t xml:space="preserve"> </w:t>
      </w:r>
      <w:r w:rsidR="00482049" w:rsidRPr="00180389">
        <w:rPr>
          <w:rStyle w:val="af4"/>
          <w:rFonts w:hint="cs"/>
          <w:rtl/>
        </w:rPr>
        <w:t>השמים</w:t>
      </w:r>
      <w:r>
        <w:rPr>
          <w:rStyle w:val="af4"/>
          <w:rFonts w:hint="cs"/>
          <w:rtl/>
        </w:rPr>
        <w:t>'</w:t>
      </w:r>
      <w:r w:rsidR="00482049" w:rsidRPr="00180389">
        <w:rPr>
          <w:rStyle w:val="af4"/>
          <w:rtl/>
        </w:rPr>
        <w:t xml:space="preserve"> </w:t>
      </w:r>
      <w:r w:rsidR="00482049" w:rsidRPr="00180389">
        <w:rPr>
          <w:rStyle w:val="af4"/>
          <w:rFonts w:hint="cs"/>
          <w:rtl/>
        </w:rPr>
        <w:t>-</w:t>
      </w:r>
      <w:r w:rsidR="00482049" w:rsidRPr="006F178A">
        <w:rPr>
          <w:rFonts w:ascii="Fb Fontext" w:hAnsi="Fb Fontext" w:hint="cs"/>
          <w:sz w:val="20"/>
          <w:rtl/>
        </w:rPr>
        <w:t xml:space="preserve"> </w:t>
      </w:r>
      <w:r w:rsidR="00482049">
        <w:rPr>
          <w:rFonts w:ascii="Fb Fontext" w:hAnsi="Fb Fontext" w:hint="cs"/>
          <w:sz w:val="20"/>
          <w:rtl/>
        </w:rPr>
        <w:t>ולא</w:t>
      </w:r>
      <w:r w:rsidR="00482049" w:rsidRPr="006F178A">
        <w:rPr>
          <w:rFonts w:ascii="Fb Fontext" w:hAnsi="Fb Fontext"/>
          <w:sz w:val="20"/>
          <w:rtl/>
        </w:rPr>
        <w:t xml:space="preserve"> </w:t>
      </w:r>
      <w:r w:rsidR="00AD2895">
        <w:rPr>
          <w:rFonts w:ascii="Fb Fontext" w:hAnsi="Fb Fontext" w:hint="cs"/>
          <w:sz w:val="20"/>
          <w:rtl/>
        </w:rPr>
        <w:t xml:space="preserve">ישאל מה </w:t>
      </w:r>
      <w:r w:rsidR="00482049" w:rsidRPr="006F178A">
        <w:rPr>
          <w:rFonts w:ascii="Fb Fontext" w:hAnsi="Fb Fontext" w:hint="cs"/>
          <w:sz w:val="20"/>
          <w:rtl/>
        </w:rPr>
        <w:t>למעלה</w:t>
      </w:r>
      <w:r w:rsidR="00AD2895">
        <w:rPr>
          <w:rFonts w:ascii="Fb Fontext" w:hAnsi="Fb Fontext" w:hint="cs"/>
          <w:sz w:val="20"/>
          <w:rtl/>
        </w:rPr>
        <w:t xml:space="preserve"> </w:t>
      </w:r>
      <w:r w:rsidR="00AD2895" w:rsidRPr="00F92204">
        <w:rPr>
          <w:rStyle w:val="affe"/>
          <w:rFonts w:hint="eastAsia"/>
          <w:rtl/>
        </w:rPr>
        <w:t>מרקיע</w:t>
      </w:r>
      <w:r w:rsidR="00AD2895" w:rsidRPr="00F92204">
        <w:rPr>
          <w:rStyle w:val="affe"/>
          <w:rtl/>
        </w:rPr>
        <w:t xml:space="preserve"> </w:t>
      </w:r>
      <w:r w:rsidR="00AD2895" w:rsidRPr="00F92204">
        <w:rPr>
          <w:rStyle w:val="affe"/>
          <w:rFonts w:hint="eastAsia"/>
          <w:rtl/>
        </w:rPr>
        <w:t>שעל</w:t>
      </w:r>
      <w:r w:rsidR="00AD2895" w:rsidRPr="00F92204">
        <w:rPr>
          <w:rStyle w:val="affe"/>
          <w:rtl/>
        </w:rPr>
        <w:t xml:space="preserve"> </w:t>
      </w:r>
      <w:r w:rsidR="00AD2895" w:rsidRPr="00F92204">
        <w:rPr>
          <w:rStyle w:val="affe"/>
          <w:rFonts w:hint="eastAsia"/>
          <w:rtl/>
        </w:rPr>
        <w:t>החיות</w:t>
      </w:r>
      <w:r w:rsidR="00AD2895">
        <w:rPr>
          <w:rStyle w:val="affe"/>
          <w:rFonts w:hint="cs"/>
          <w:rtl/>
        </w:rPr>
        <w:t>,</w:t>
      </w:r>
      <w:r w:rsidR="00482049" w:rsidRPr="006F178A">
        <w:rPr>
          <w:rFonts w:ascii="Fb Fontext" w:hAnsi="Fb Fontext"/>
          <w:sz w:val="20"/>
          <w:rtl/>
        </w:rPr>
        <w:t xml:space="preserve"> </w:t>
      </w:r>
      <w:r w:rsidR="00482049" w:rsidRPr="006F178A">
        <w:rPr>
          <w:rFonts w:ascii="Fb Fontext" w:hAnsi="Fb Fontext" w:hint="cs"/>
          <w:sz w:val="20"/>
          <w:rtl/>
        </w:rPr>
        <w:t>למטה</w:t>
      </w:r>
      <w:r w:rsidR="00AD2895">
        <w:rPr>
          <w:rFonts w:ascii="Fb Fontext" w:hAnsi="Fb Fontext" w:hint="cs"/>
          <w:sz w:val="20"/>
          <w:rtl/>
        </w:rPr>
        <w:t xml:space="preserve"> </w:t>
      </w:r>
      <w:r w:rsidR="00AD2895" w:rsidRPr="00F92204">
        <w:rPr>
          <w:rStyle w:val="affe"/>
          <w:rFonts w:hint="eastAsia"/>
          <w:rtl/>
        </w:rPr>
        <w:t>מהארץ</w:t>
      </w:r>
      <w:r w:rsidR="00482049" w:rsidRPr="006F178A">
        <w:rPr>
          <w:rFonts w:ascii="Fb Fontext" w:hAnsi="Fb Fontext"/>
          <w:sz w:val="20"/>
          <w:rtl/>
        </w:rPr>
        <w:t xml:space="preserve">, </w:t>
      </w:r>
      <w:r w:rsidR="00482049" w:rsidRPr="006F178A">
        <w:rPr>
          <w:rFonts w:ascii="Fb Fontext" w:hAnsi="Fb Fontext" w:hint="cs"/>
          <w:sz w:val="20"/>
          <w:rtl/>
        </w:rPr>
        <w:t>לפנים</w:t>
      </w:r>
      <w:r w:rsidR="00482049" w:rsidRPr="006F178A">
        <w:rPr>
          <w:rFonts w:ascii="Fb Fontext" w:hAnsi="Fb Fontext"/>
          <w:sz w:val="20"/>
          <w:rtl/>
        </w:rPr>
        <w:t xml:space="preserve"> </w:t>
      </w:r>
      <w:r w:rsidR="00AD2895" w:rsidRPr="00F92204">
        <w:rPr>
          <w:rStyle w:val="affe"/>
          <w:rFonts w:hint="eastAsia"/>
          <w:rtl/>
        </w:rPr>
        <w:t>מזרח</w:t>
      </w:r>
      <w:r w:rsidR="00AD2895">
        <w:rPr>
          <w:rStyle w:val="affe"/>
          <w:rFonts w:hint="cs"/>
          <w:rtl/>
        </w:rPr>
        <w:t>,</w:t>
      </w:r>
      <w:r w:rsidR="00AD2895" w:rsidRPr="00F92204">
        <w:rPr>
          <w:rStyle w:val="affe"/>
          <w:rtl/>
        </w:rPr>
        <w:t xml:space="preserve"> </w:t>
      </w:r>
      <w:r w:rsidR="00AD2895">
        <w:rPr>
          <w:rFonts w:ascii="Fb Fontext" w:hAnsi="Fb Fontext" w:hint="cs"/>
          <w:sz w:val="20"/>
          <w:rtl/>
        </w:rPr>
        <w:t>ו</w:t>
      </w:r>
      <w:r w:rsidR="00482049" w:rsidRPr="006F178A">
        <w:rPr>
          <w:rFonts w:ascii="Fb Fontext" w:hAnsi="Fb Fontext" w:hint="cs"/>
          <w:sz w:val="20"/>
          <w:rtl/>
        </w:rPr>
        <w:t>לאחור</w:t>
      </w:r>
      <w:r w:rsidR="00AD2895">
        <w:rPr>
          <w:rFonts w:ascii="Fb Fontext" w:hAnsi="Fb Fontext" w:hint="cs"/>
          <w:sz w:val="20"/>
          <w:rtl/>
        </w:rPr>
        <w:t xml:space="preserve"> </w:t>
      </w:r>
      <w:r w:rsidR="00AD2895" w:rsidRPr="00F92204">
        <w:rPr>
          <w:rStyle w:val="affe"/>
          <w:rFonts w:hint="eastAsia"/>
          <w:rtl/>
        </w:rPr>
        <w:t>מערב</w:t>
      </w:r>
      <w:r w:rsidRPr="00F92204">
        <w:rPr>
          <w:rStyle w:val="affe"/>
          <w:rtl/>
        </w:rPr>
        <w:t>,</w:t>
      </w:r>
    </w:p>
    <w:p w14:paraId="6D0D8729" w14:textId="2665F743" w:rsidR="008A3A50" w:rsidRPr="00D22086" w:rsidRDefault="00AD2895" w:rsidP="00A07C53">
      <w:pPr>
        <w:rPr>
          <w:rFonts w:ascii="Fb Fontext" w:hAnsi="Fb Fontext"/>
          <w:spacing w:val="-2"/>
          <w:rtl/>
        </w:rPr>
      </w:pPr>
      <w:r w:rsidRPr="00D22086">
        <w:rPr>
          <w:rStyle w:val="affe"/>
          <w:rFonts w:hint="cs"/>
          <w:spacing w:val="-2"/>
          <w:rtl/>
        </w:rPr>
        <w:t xml:space="preserve">- </w:t>
      </w:r>
      <w:r w:rsidRPr="00D22086">
        <w:rPr>
          <w:rStyle w:val="affe"/>
          <w:rFonts w:hint="eastAsia"/>
          <w:spacing w:val="-2"/>
          <w:rtl/>
        </w:rPr>
        <w:t>וא</w:t>
      </w:r>
      <w:r w:rsidRPr="00D22086">
        <w:rPr>
          <w:rStyle w:val="affe"/>
          <w:spacing w:val="-2"/>
          <w:rtl/>
        </w:rPr>
        <w:t xml:space="preserve">"כ ה"ה </w:t>
      </w:r>
      <w:r w:rsidRPr="00D22086">
        <w:rPr>
          <w:rStyle w:val="affe"/>
          <w:rFonts w:hint="eastAsia"/>
          <w:spacing w:val="-2"/>
          <w:rtl/>
        </w:rPr>
        <w:t>קודם</w:t>
      </w:r>
      <w:r w:rsidRPr="00D22086">
        <w:rPr>
          <w:rStyle w:val="affe"/>
          <w:spacing w:val="-2"/>
          <w:rtl/>
        </w:rPr>
        <w:t xml:space="preserve"> </w:t>
      </w:r>
      <w:r w:rsidRPr="00D22086">
        <w:rPr>
          <w:rStyle w:val="affe"/>
          <w:rFonts w:hint="eastAsia"/>
          <w:spacing w:val="-2"/>
          <w:rtl/>
        </w:rPr>
        <w:t>הבריאה</w:t>
      </w:r>
      <w:r w:rsidRPr="00D22086">
        <w:rPr>
          <w:rStyle w:val="affe"/>
          <w:rFonts w:hint="cs"/>
          <w:spacing w:val="-2"/>
          <w:rtl/>
        </w:rPr>
        <w:t>,</w:t>
      </w:r>
      <w:r w:rsidRPr="00D22086">
        <w:rPr>
          <w:rStyle w:val="affe"/>
          <w:spacing w:val="-2"/>
          <w:rtl/>
        </w:rPr>
        <w:t xml:space="preserve"> </w:t>
      </w:r>
      <w:r w:rsidRPr="00D22086">
        <w:rPr>
          <w:rStyle w:val="af4"/>
          <w:rFonts w:hint="cs"/>
          <w:spacing w:val="-2"/>
          <w:rtl/>
        </w:rPr>
        <w:t>ו</w:t>
      </w:r>
      <w:r w:rsidR="008A3A50" w:rsidRPr="00D22086">
        <w:rPr>
          <w:rStyle w:val="af4"/>
          <w:rFonts w:hint="cs"/>
          <w:spacing w:val="-2"/>
          <w:rtl/>
        </w:rPr>
        <w:t>'</w:t>
      </w:r>
      <w:r w:rsidR="00482049" w:rsidRPr="00D22086">
        <w:rPr>
          <w:rStyle w:val="af4"/>
          <w:rFonts w:hint="cs"/>
          <w:spacing w:val="-2"/>
          <w:rtl/>
        </w:rPr>
        <w:t>למן</w:t>
      </w:r>
      <w:r w:rsidR="003770AA" w:rsidRPr="00D22086">
        <w:rPr>
          <w:rStyle w:val="af4"/>
          <w:rFonts w:hint="cs"/>
          <w:spacing w:val="-2"/>
          <w:rtl/>
        </w:rPr>
        <w:t xml:space="preserve"> היום</w:t>
      </w:r>
      <w:r w:rsidR="008A3A50" w:rsidRPr="00D22086">
        <w:rPr>
          <w:rStyle w:val="af4"/>
          <w:rFonts w:hint="cs"/>
          <w:spacing w:val="-2"/>
          <w:rtl/>
        </w:rPr>
        <w:t>..</w:t>
      </w:r>
      <w:r w:rsidR="00482049" w:rsidRPr="00D22086">
        <w:rPr>
          <w:rStyle w:val="af4"/>
          <w:spacing w:val="-2"/>
          <w:rtl/>
        </w:rPr>
        <w:t xml:space="preserve"> </w:t>
      </w:r>
      <w:r w:rsidR="00482049" w:rsidRPr="00D22086">
        <w:rPr>
          <w:rStyle w:val="af4"/>
          <w:rFonts w:hint="cs"/>
          <w:spacing w:val="-2"/>
          <w:rtl/>
        </w:rPr>
        <w:t>אדם</w:t>
      </w:r>
      <w:r w:rsidR="00482049" w:rsidRPr="00D22086">
        <w:rPr>
          <w:rStyle w:val="af4"/>
          <w:spacing w:val="-2"/>
          <w:rtl/>
        </w:rPr>
        <w:t xml:space="preserve"> </w:t>
      </w:r>
      <w:r w:rsidR="00482049" w:rsidRPr="00D22086">
        <w:rPr>
          <w:rStyle w:val="af4"/>
          <w:rFonts w:hint="eastAsia"/>
          <w:b/>
          <w:bCs/>
          <w:spacing w:val="-2"/>
          <w:rtl/>
        </w:rPr>
        <w:t>על</w:t>
      </w:r>
      <w:r w:rsidR="00482049" w:rsidRPr="00D22086">
        <w:rPr>
          <w:rStyle w:val="af4"/>
          <w:b/>
          <w:bCs/>
          <w:spacing w:val="-2"/>
          <w:rtl/>
        </w:rPr>
        <w:t xml:space="preserve"> </w:t>
      </w:r>
      <w:r w:rsidR="00482049" w:rsidRPr="00D22086">
        <w:rPr>
          <w:rStyle w:val="af4"/>
          <w:rFonts w:hint="eastAsia"/>
          <w:b/>
          <w:bCs/>
          <w:spacing w:val="-2"/>
          <w:rtl/>
        </w:rPr>
        <w:t>הארץ</w:t>
      </w:r>
      <w:r w:rsidR="003770AA" w:rsidRPr="00D22086">
        <w:rPr>
          <w:rStyle w:val="af4"/>
          <w:b/>
          <w:bCs/>
          <w:spacing w:val="-2"/>
          <w:rtl/>
        </w:rPr>
        <w:t xml:space="preserve"> </w:t>
      </w:r>
      <w:r w:rsidR="003770AA" w:rsidRPr="00D22086">
        <w:rPr>
          <w:rStyle w:val="af4"/>
          <w:rFonts w:hint="eastAsia"/>
          <w:b/>
          <w:bCs/>
          <w:spacing w:val="-2"/>
          <w:rtl/>
        </w:rPr>
        <w:t>ולמקצה</w:t>
      </w:r>
      <w:r w:rsidR="003770AA" w:rsidRPr="00D22086">
        <w:rPr>
          <w:rStyle w:val="af4"/>
          <w:b/>
          <w:bCs/>
          <w:spacing w:val="-2"/>
          <w:rtl/>
        </w:rPr>
        <w:t xml:space="preserve"> </w:t>
      </w:r>
      <w:r w:rsidR="003770AA" w:rsidRPr="00D22086">
        <w:rPr>
          <w:rStyle w:val="af4"/>
          <w:rFonts w:hint="eastAsia"/>
          <w:b/>
          <w:bCs/>
          <w:spacing w:val="-2"/>
          <w:rtl/>
        </w:rPr>
        <w:t>השמים</w:t>
      </w:r>
      <w:r w:rsidR="003F185F" w:rsidRPr="00D22086">
        <w:rPr>
          <w:rStyle w:val="af4"/>
          <w:rFonts w:hint="cs"/>
          <w:spacing w:val="-2"/>
          <w:rtl/>
        </w:rPr>
        <w:t>'</w:t>
      </w:r>
    </w:p>
    <w:p w14:paraId="5BA2CEA1" w14:textId="34DFE62B" w:rsidR="00731582" w:rsidRDefault="00731582" w:rsidP="00EC7EE4">
      <w:pPr>
        <w:pStyle w:val="36"/>
        <w:framePr w:wrap="notBeside"/>
        <w:rPr>
          <w:rtl/>
        </w:rPr>
      </w:pPr>
      <w:r>
        <w:rPr>
          <w:rFonts w:hint="cs"/>
          <w:rtl/>
        </w:rPr>
        <w:t>-</w:t>
      </w:r>
    </w:p>
    <w:p w14:paraId="2A2CE41A" w14:textId="77777777" w:rsidR="00C0473D" w:rsidRDefault="008A3A50" w:rsidP="00A07C53">
      <w:pPr>
        <w:rPr>
          <w:rtl/>
        </w:rPr>
      </w:pPr>
      <w:r>
        <w:rPr>
          <w:rFonts w:ascii="Fb Fontext" w:hAnsi="Fb Fontext" w:hint="cs"/>
          <w:rtl/>
        </w:rPr>
        <w:t>ש</w:t>
      </w:r>
      <w:r w:rsidR="00482049" w:rsidRPr="006F178A">
        <w:rPr>
          <w:rFonts w:ascii="Fb Fontext" w:hAnsi="Fb Fontext" w:hint="cs"/>
          <w:rtl/>
        </w:rPr>
        <w:t>אדם</w:t>
      </w:r>
      <w:r w:rsidR="00482049" w:rsidRPr="006F178A">
        <w:rPr>
          <w:rFonts w:ascii="Fb Fontext" w:hAnsi="Fb Fontext"/>
          <w:rtl/>
        </w:rPr>
        <w:t xml:space="preserve"> </w:t>
      </w:r>
      <w:r w:rsidR="00482049" w:rsidRPr="006F178A">
        <w:rPr>
          <w:rFonts w:ascii="Fb Fontext" w:hAnsi="Fb Fontext" w:hint="cs"/>
          <w:rtl/>
        </w:rPr>
        <w:t>הראשון</w:t>
      </w:r>
      <w:r w:rsidR="00482049" w:rsidRPr="006F178A">
        <w:rPr>
          <w:rFonts w:ascii="Fb Fontext" w:hAnsi="Fb Fontext"/>
          <w:rtl/>
        </w:rPr>
        <w:t xml:space="preserve"> </w:t>
      </w:r>
      <w:r>
        <w:rPr>
          <w:rFonts w:ascii="Fb Fontext" w:hAnsi="Fb Fontext" w:hint="cs"/>
          <w:rtl/>
        </w:rPr>
        <w:t xml:space="preserve">היה </w:t>
      </w:r>
      <w:r w:rsidR="00482049" w:rsidRPr="006F178A">
        <w:rPr>
          <w:rFonts w:ascii="Fb Fontext" w:hAnsi="Fb Fontext" w:hint="cs"/>
          <w:rtl/>
        </w:rPr>
        <w:t>מהארץ</w:t>
      </w:r>
      <w:r w:rsidR="00482049" w:rsidRPr="006F178A">
        <w:rPr>
          <w:rFonts w:ascii="Fb Fontext" w:hAnsi="Fb Fontext"/>
          <w:rtl/>
        </w:rPr>
        <w:t xml:space="preserve"> </w:t>
      </w:r>
      <w:r w:rsidR="00482049" w:rsidRPr="006F178A">
        <w:rPr>
          <w:rFonts w:ascii="Fb Fontext" w:hAnsi="Fb Fontext" w:hint="cs"/>
          <w:rtl/>
        </w:rPr>
        <w:t>לרקיע</w:t>
      </w:r>
      <w:r w:rsidR="00482049" w:rsidRPr="00F92204">
        <w:rPr>
          <w:rtl/>
        </w:rPr>
        <w:t>,</w:t>
      </w:r>
      <w:r w:rsidR="00482049" w:rsidRPr="008A3A50">
        <w:rPr>
          <w:rtl/>
        </w:rPr>
        <w:t xml:space="preserve"> </w:t>
      </w:r>
      <w:r w:rsidR="00482049" w:rsidRPr="005E6BC8">
        <w:rPr>
          <w:rFonts w:cs="PFT_Frank" w:hint="eastAsia"/>
          <w:b/>
          <w:bCs/>
          <w:szCs w:val="14"/>
          <w:rtl/>
        </w:rPr>
        <w:t>או</w:t>
      </w:r>
      <w:r w:rsidR="00482049" w:rsidRPr="00F92204">
        <w:rPr>
          <w:rtl/>
        </w:rPr>
        <w:t xml:space="preserve"> מסוף העולם </w:t>
      </w:r>
      <w:r w:rsidR="00482049" w:rsidRPr="00F92204">
        <w:rPr>
          <w:rFonts w:hint="eastAsia"/>
          <w:rtl/>
        </w:rPr>
        <w:t>עד</w:t>
      </w:r>
      <w:r w:rsidR="00482049" w:rsidRPr="00F92204">
        <w:rPr>
          <w:rtl/>
        </w:rPr>
        <w:t xml:space="preserve"> </w:t>
      </w:r>
      <w:r w:rsidR="00482049" w:rsidRPr="00F92204">
        <w:rPr>
          <w:rFonts w:hint="eastAsia"/>
          <w:rtl/>
        </w:rPr>
        <w:t>סופו</w:t>
      </w:r>
    </w:p>
    <w:p w14:paraId="76D5B375" w14:textId="7293C657" w:rsidR="00482049" w:rsidRPr="00F92204" w:rsidRDefault="003770AA" w:rsidP="00A07C53">
      <w:pPr>
        <w:rPr>
          <w:rtl/>
        </w:rPr>
      </w:pPr>
      <w:r>
        <w:rPr>
          <w:rStyle w:val="af4"/>
          <w:rFonts w:hint="cs"/>
          <w:rtl/>
        </w:rPr>
        <w:t>ד</w:t>
      </w:r>
      <w:r w:rsidR="003F185F">
        <w:rPr>
          <w:rStyle w:val="af4"/>
          <w:rFonts w:hint="cs"/>
          <w:b/>
          <w:bCs/>
          <w:rtl/>
        </w:rPr>
        <w:t>'</w:t>
      </w:r>
      <w:r w:rsidR="003F185F" w:rsidRPr="005353A8">
        <w:rPr>
          <w:rStyle w:val="af4"/>
          <w:rFonts w:hint="cs"/>
          <w:b/>
          <w:bCs/>
          <w:rtl/>
        </w:rPr>
        <w:t>ולמקצה</w:t>
      </w:r>
      <w:r w:rsidR="003F185F">
        <w:rPr>
          <w:rStyle w:val="af4"/>
          <w:rFonts w:hint="cs"/>
          <w:b/>
          <w:bCs/>
          <w:rtl/>
        </w:rPr>
        <w:t>..</w:t>
      </w:r>
      <w:r w:rsidR="003F185F" w:rsidRPr="005353A8">
        <w:rPr>
          <w:rStyle w:val="af4"/>
          <w:rFonts w:hint="cs"/>
          <w:b/>
          <w:bCs/>
          <w:rtl/>
        </w:rPr>
        <w:t xml:space="preserve"> </w:t>
      </w:r>
      <w:r w:rsidR="008A3A50" w:rsidRPr="00F92204">
        <w:rPr>
          <w:rStyle w:val="af4"/>
          <w:rFonts w:hint="eastAsia"/>
          <w:b/>
          <w:bCs/>
          <w:rtl/>
        </w:rPr>
        <w:t>ועד</w:t>
      </w:r>
      <w:r w:rsidR="008A3A50" w:rsidRPr="00F92204">
        <w:rPr>
          <w:rStyle w:val="af4"/>
          <w:b/>
          <w:bCs/>
          <w:rtl/>
        </w:rPr>
        <w:t xml:space="preserve"> </w:t>
      </w:r>
      <w:r w:rsidR="008A3A50" w:rsidRPr="00F92204">
        <w:rPr>
          <w:rStyle w:val="af4"/>
          <w:rFonts w:hint="eastAsia"/>
          <w:b/>
          <w:bCs/>
          <w:rtl/>
        </w:rPr>
        <w:t>קצה</w:t>
      </w:r>
      <w:r w:rsidR="008A3A50" w:rsidRPr="00F92204">
        <w:rPr>
          <w:rStyle w:val="af4"/>
          <w:rtl/>
        </w:rPr>
        <w:t xml:space="preserve"> השמים</w:t>
      </w:r>
      <w:r w:rsidR="008A3A50">
        <w:rPr>
          <w:rStyle w:val="af4"/>
          <w:rFonts w:hint="cs"/>
          <w:rtl/>
        </w:rPr>
        <w:t>'</w:t>
      </w:r>
      <w:r w:rsidR="008A3A50">
        <w:rPr>
          <w:rFonts w:hint="cs"/>
          <w:rtl/>
        </w:rPr>
        <w:t xml:space="preserve"> - </w:t>
      </w:r>
      <w:r w:rsidR="00482049" w:rsidRPr="005E6BC8">
        <w:rPr>
          <w:rFonts w:cs="PFT_Frank" w:hint="eastAsia"/>
          <w:b/>
          <w:bCs/>
          <w:szCs w:val="14"/>
          <w:rtl/>
        </w:rPr>
        <w:t>ושיעור</w:t>
      </w:r>
      <w:r w:rsidR="00482049" w:rsidRPr="005E6BC8">
        <w:rPr>
          <w:rFonts w:cs="PFT_Frank"/>
          <w:b/>
          <w:bCs/>
          <w:szCs w:val="14"/>
          <w:rtl/>
        </w:rPr>
        <w:t xml:space="preserve"> </w:t>
      </w:r>
      <w:r w:rsidR="00482049" w:rsidRPr="005E6BC8">
        <w:rPr>
          <w:rFonts w:cs="PFT_Frank" w:hint="eastAsia"/>
          <w:b/>
          <w:bCs/>
          <w:szCs w:val="14"/>
          <w:rtl/>
        </w:rPr>
        <w:t>אחד</w:t>
      </w:r>
      <w:r w:rsidR="00482049" w:rsidRPr="005E6BC8">
        <w:rPr>
          <w:rFonts w:cs="PFT_Frank"/>
          <w:b/>
          <w:bCs/>
          <w:szCs w:val="14"/>
          <w:rtl/>
        </w:rPr>
        <w:t xml:space="preserve"> </w:t>
      </w:r>
      <w:r w:rsidR="00482049" w:rsidRPr="005E6BC8">
        <w:rPr>
          <w:rFonts w:cs="PFT_Frank" w:hint="eastAsia"/>
          <w:b/>
          <w:bCs/>
          <w:szCs w:val="14"/>
          <w:rtl/>
        </w:rPr>
        <w:t>הוא</w:t>
      </w:r>
      <w:r w:rsidR="008A3A50">
        <w:rPr>
          <w:rFonts w:hint="cs"/>
          <w:rtl/>
        </w:rPr>
        <w:t>,</w:t>
      </w:r>
    </w:p>
    <w:p w14:paraId="4A312828" w14:textId="77777777" w:rsidR="00C0473D" w:rsidRDefault="008A3A50" w:rsidP="00A07C53">
      <w:pPr>
        <w:rPr>
          <w:spacing w:val="-2"/>
          <w:rtl/>
        </w:rPr>
      </w:pPr>
      <w:r w:rsidRPr="0023357D">
        <w:rPr>
          <w:rFonts w:hint="cs"/>
          <w:rtl/>
        </w:rPr>
        <w:t>ו</w:t>
      </w:r>
      <w:r w:rsidR="00482049" w:rsidRPr="0023357D">
        <w:rPr>
          <w:rFonts w:hint="cs"/>
          <w:rtl/>
        </w:rPr>
        <w:t>כיון</w:t>
      </w:r>
      <w:r w:rsidR="00482049" w:rsidRPr="0023357D">
        <w:rPr>
          <w:rtl/>
        </w:rPr>
        <w:t xml:space="preserve"> </w:t>
      </w:r>
      <w:r w:rsidR="00482049" w:rsidRPr="0023357D">
        <w:rPr>
          <w:rFonts w:hint="cs"/>
          <w:rtl/>
        </w:rPr>
        <w:t>שסרח</w:t>
      </w:r>
      <w:r w:rsidR="00482049" w:rsidRPr="0023357D">
        <w:rPr>
          <w:rtl/>
        </w:rPr>
        <w:t xml:space="preserve"> </w:t>
      </w:r>
      <w:r w:rsidR="00482049" w:rsidRPr="0023357D">
        <w:rPr>
          <w:rFonts w:hint="cs"/>
          <w:rtl/>
        </w:rPr>
        <w:t>הניח</w:t>
      </w:r>
      <w:r w:rsidR="00482049" w:rsidRPr="0023357D">
        <w:rPr>
          <w:rtl/>
        </w:rPr>
        <w:t xml:space="preserve"> </w:t>
      </w:r>
      <w:r w:rsidR="00482049" w:rsidRPr="0023357D">
        <w:rPr>
          <w:rFonts w:hint="cs"/>
          <w:rtl/>
        </w:rPr>
        <w:t>הקב</w:t>
      </w:r>
      <w:r w:rsidR="00482049" w:rsidRPr="0023357D">
        <w:rPr>
          <w:rtl/>
        </w:rPr>
        <w:t>"</w:t>
      </w:r>
      <w:r w:rsidR="00482049" w:rsidRPr="0023357D">
        <w:rPr>
          <w:rFonts w:hint="cs"/>
          <w:rtl/>
        </w:rPr>
        <w:t>ה</w:t>
      </w:r>
      <w:r w:rsidR="00482049" w:rsidRPr="0023357D">
        <w:rPr>
          <w:rtl/>
        </w:rPr>
        <w:t xml:space="preserve"> </w:t>
      </w:r>
      <w:r w:rsidR="00482049" w:rsidRPr="0023357D">
        <w:rPr>
          <w:rFonts w:hint="cs"/>
          <w:rtl/>
        </w:rPr>
        <w:t>ידיו</w:t>
      </w:r>
      <w:r w:rsidR="00482049" w:rsidRPr="0023357D">
        <w:rPr>
          <w:rtl/>
        </w:rPr>
        <w:t xml:space="preserve"> </w:t>
      </w:r>
      <w:r w:rsidR="00482049" w:rsidRPr="0023357D">
        <w:rPr>
          <w:rFonts w:hint="cs"/>
          <w:rtl/>
        </w:rPr>
        <w:t>עליו</w:t>
      </w:r>
      <w:r w:rsidR="00482049" w:rsidRPr="0023357D">
        <w:rPr>
          <w:rtl/>
        </w:rPr>
        <w:t xml:space="preserve"> </w:t>
      </w:r>
      <w:r w:rsidR="00482049" w:rsidRPr="0023357D">
        <w:rPr>
          <w:rFonts w:hint="cs"/>
          <w:rtl/>
        </w:rPr>
        <w:t>ומיעטו</w:t>
      </w:r>
      <w:r w:rsidR="00482049" w:rsidRPr="00D22086">
        <w:rPr>
          <w:spacing w:val="-2"/>
          <w:rtl/>
        </w:rPr>
        <w:t>,</w:t>
      </w:r>
      <w:r w:rsidRPr="00D22086">
        <w:rPr>
          <w:rFonts w:hint="cs"/>
          <w:spacing w:val="-2"/>
          <w:rtl/>
        </w:rPr>
        <w:t xml:space="preserve"> </w:t>
      </w:r>
      <w:r w:rsidRPr="00D22086">
        <w:rPr>
          <w:rStyle w:val="af4"/>
          <w:rFonts w:hint="cs"/>
          <w:spacing w:val="-2"/>
          <w:rtl/>
        </w:rPr>
        <w:t>ד'ותשת</w:t>
      </w:r>
      <w:r w:rsidRPr="00D22086">
        <w:rPr>
          <w:rStyle w:val="af4"/>
          <w:spacing w:val="-2"/>
          <w:rtl/>
        </w:rPr>
        <w:t xml:space="preserve"> </w:t>
      </w:r>
      <w:r w:rsidRPr="00D22086">
        <w:rPr>
          <w:rStyle w:val="af4"/>
          <w:rFonts w:hint="cs"/>
          <w:spacing w:val="-2"/>
          <w:rtl/>
        </w:rPr>
        <w:t>עלי</w:t>
      </w:r>
      <w:r w:rsidRPr="00D22086">
        <w:rPr>
          <w:rStyle w:val="af4"/>
          <w:spacing w:val="-2"/>
          <w:rtl/>
        </w:rPr>
        <w:t xml:space="preserve"> </w:t>
      </w:r>
      <w:r w:rsidRPr="00D22086">
        <w:rPr>
          <w:rStyle w:val="af4"/>
          <w:rFonts w:hint="cs"/>
          <w:spacing w:val="-2"/>
          <w:rtl/>
        </w:rPr>
        <w:t>כפכה'.</w:t>
      </w:r>
    </w:p>
    <w:p w14:paraId="08993BC7" w14:textId="173793E3" w:rsidR="00831D9C" w:rsidRPr="006F178A" w:rsidRDefault="00831D9C" w:rsidP="00A07C53">
      <w:pPr>
        <w:pStyle w:val="afffff"/>
        <w:rPr>
          <w:rtl/>
        </w:rPr>
      </w:pPr>
      <w:r w:rsidRPr="005F7751">
        <w:rPr>
          <w:rFonts w:hint="cs"/>
          <w:rtl/>
        </w:rPr>
        <w:t>עשרה</w:t>
      </w:r>
      <w:r>
        <w:rPr>
          <w:rFonts w:hint="cs"/>
          <w:rtl/>
        </w:rPr>
        <w:t xml:space="preserve"> דברים שנבראו ביום ראשון</w:t>
      </w:r>
    </w:p>
    <w:p w14:paraId="1C11D0D2" w14:textId="679092DF" w:rsidR="00831D9C" w:rsidRPr="005E6BC8" w:rsidRDefault="00482049" w:rsidP="00A07C53">
      <w:pPr>
        <w:rPr>
          <w:rFonts w:cs="PFT_Frank"/>
          <w:b/>
          <w:bCs/>
          <w:szCs w:val="14"/>
          <w:rtl/>
        </w:rPr>
      </w:pPr>
      <w:r w:rsidRPr="005E6BC8">
        <w:rPr>
          <w:rFonts w:cs="PFT_Frank" w:hint="eastAsia"/>
          <w:b/>
          <w:bCs/>
          <w:szCs w:val="14"/>
          <w:rtl/>
        </w:rPr>
        <w:t>שמים</w:t>
      </w:r>
      <w:r w:rsidRPr="005E6BC8">
        <w:rPr>
          <w:rFonts w:cs="PFT_Frank"/>
          <w:b/>
          <w:bCs/>
          <w:szCs w:val="14"/>
          <w:rtl/>
        </w:rPr>
        <w:t xml:space="preserve"> </w:t>
      </w:r>
      <w:r w:rsidRPr="005E6BC8">
        <w:rPr>
          <w:rFonts w:cs="PFT_Frank" w:hint="eastAsia"/>
          <w:b/>
          <w:bCs/>
          <w:szCs w:val="14"/>
          <w:rtl/>
        </w:rPr>
        <w:t>וארץ</w:t>
      </w:r>
      <w:r w:rsidRPr="006F178A">
        <w:rPr>
          <w:rtl/>
        </w:rPr>
        <w:t xml:space="preserve"> </w:t>
      </w:r>
      <w:r w:rsidR="00831D9C">
        <w:rPr>
          <w:rFonts w:hint="cs"/>
          <w:rtl/>
        </w:rPr>
        <w:t xml:space="preserve">- </w:t>
      </w:r>
      <w:r w:rsidRPr="00F92204">
        <w:rPr>
          <w:rStyle w:val="affe"/>
          <w:rFonts w:hint="eastAsia"/>
          <w:rtl/>
        </w:rPr>
        <w:t>בראשית</w:t>
      </w:r>
      <w:r w:rsidR="00831D9C" w:rsidRPr="00F92204">
        <w:rPr>
          <w:rStyle w:val="affe"/>
          <w:rtl/>
        </w:rPr>
        <w:t>..</w:t>
      </w:r>
      <w:r w:rsidRPr="00F92204">
        <w:rPr>
          <w:rStyle w:val="affe"/>
          <w:rtl/>
        </w:rPr>
        <w:t xml:space="preserve"> </w:t>
      </w:r>
      <w:r w:rsidRPr="00F92204">
        <w:rPr>
          <w:rStyle w:val="affe"/>
          <w:rFonts w:hint="eastAsia"/>
          <w:rtl/>
        </w:rPr>
        <w:t>השמים</w:t>
      </w:r>
      <w:r w:rsidR="00831D9C" w:rsidRPr="00F92204">
        <w:rPr>
          <w:rStyle w:val="affe"/>
          <w:rtl/>
        </w:rPr>
        <w:t>..</w:t>
      </w:r>
      <w:r w:rsidRPr="00F92204">
        <w:rPr>
          <w:rStyle w:val="affe"/>
          <w:rtl/>
        </w:rPr>
        <w:t xml:space="preserve"> </w:t>
      </w:r>
      <w:r w:rsidRPr="00F92204">
        <w:rPr>
          <w:rStyle w:val="affe"/>
          <w:rFonts w:hint="eastAsia"/>
          <w:rtl/>
        </w:rPr>
        <w:t>הארץ</w:t>
      </w:r>
      <w:r w:rsidRPr="00F92204">
        <w:rPr>
          <w:rStyle w:val="affe"/>
          <w:rtl/>
        </w:rPr>
        <w:t>,</w:t>
      </w:r>
      <w:r w:rsidRPr="00180389">
        <w:rPr>
          <w:rStyle w:val="af4"/>
          <w:rtl/>
        </w:rPr>
        <w:t xml:space="preserve"> </w:t>
      </w:r>
      <w:r w:rsidRPr="005E6BC8">
        <w:rPr>
          <w:rFonts w:cs="PFT_Frank" w:hint="eastAsia"/>
          <w:b/>
          <w:bCs/>
          <w:szCs w:val="14"/>
          <w:rtl/>
        </w:rPr>
        <w:t>תהו</w:t>
      </w:r>
      <w:r w:rsidRPr="005E6BC8">
        <w:rPr>
          <w:rFonts w:cs="PFT_Frank"/>
          <w:b/>
          <w:bCs/>
          <w:szCs w:val="14"/>
          <w:rtl/>
        </w:rPr>
        <w:t xml:space="preserve"> </w:t>
      </w:r>
      <w:r w:rsidRPr="005E6BC8">
        <w:rPr>
          <w:rFonts w:cs="PFT_Frank" w:hint="eastAsia"/>
          <w:b/>
          <w:bCs/>
          <w:szCs w:val="14"/>
          <w:rtl/>
        </w:rPr>
        <w:t>ובהו</w:t>
      </w:r>
      <w:r w:rsidR="00831D9C">
        <w:rPr>
          <w:rFonts w:hint="cs"/>
          <w:rtl/>
        </w:rPr>
        <w:t xml:space="preserve"> - </w:t>
      </w:r>
      <w:r w:rsidRPr="00F92204">
        <w:rPr>
          <w:rStyle w:val="affe"/>
          <w:rFonts w:hint="eastAsia"/>
          <w:rtl/>
        </w:rPr>
        <w:t>והארץ</w:t>
      </w:r>
      <w:r w:rsidR="00831D9C" w:rsidRPr="00F92204">
        <w:rPr>
          <w:rStyle w:val="affe"/>
          <w:rtl/>
        </w:rPr>
        <w:t>..</w:t>
      </w:r>
      <w:r w:rsidRPr="00F92204">
        <w:rPr>
          <w:rStyle w:val="affe"/>
          <w:rtl/>
        </w:rPr>
        <w:t xml:space="preserve"> </w:t>
      </w:r>
      <w:r w:rsidRPr="00F92204">
        <w:rPr>
          <w:rStyle w:val="affe"/>
          <w:rFonts w:hint="eastAsia"/>
          <w:rtl/>
        </w:rPr>
        <w:t>תהו</w:t>
      </w:r>
      <w:r w:rsidRPr="00F92204">
        <w:rPr>
          <w:rStyle w:val="affe"/>
          <w:rtl/>
        </w:rPr>
        <w:t xml:space="preserve"> </w:t>
      </w:r>
      <w:r w:rsidRPr="00F92204">
        <w:rPr>
          <w:rStyle w:val="affe"/>
          <w:rFonts w:hint="eastAsia"/>
          <w:rtl/>
        </w:rPr>
        <w:t>ובהו</w:t>
      </w:r>
      <w:r w:rsidRPr="00F92204">
        <w:rPr>
          <w:rStyle w:val="affe"/>
          <w:rtl/>
        </w:rPr>
        <w:t>,</w:t>
      </w:r>
    </w:p>
    <w:p w14:paraId="2613F0D9" w14:textId="66049197" w:rsidR="00482049" w:rsidRPr="00D22086" w:rsidRDefault="00482049" w:rsidP="00A07C53">
      <w:pPr>
        <w:rPr>
          <w:rStyle w:val="affe"/>
          <w:spacing w:val="-4"/>
          <w:rtl/>
        </w:rPr>
      </w:pPr>
      <w:r w:rsidRPr="00D22086">
        <w:rPr>
          <w:rFonts w:cs="PFT_Frank" w:hint="eastAsia"/>
          <w:b/>
          <w:bCs/>
          <w:spacing w:val="-4"/>
          <w:szCs w:val="14"/>
          <w:rtl/>
        </w:rPr>
        <w:t>אור</w:t>
      </w:r>
      <w:r w:rsidRPr="00D22086">
        <w:rPr>
          <w:rFonts w:cs="PFT_Frank"/>
          <w:b/>
          <w:bCs/>
          <w:spacing w:val="-4"/>
          <w:szCs w:val="14"/>
          <w:rtl/>
        </w:rPr>
        <w:t xml:space="preserve"> </w:t>
      </w:r>
      <w:r w:rsidR="00831D9C" w:rsidRPr="00D22086">
        <w:rPr>
          <w:rFonts w:cs="PFT_Frank" w:hint="eastAsia"/>
          <w:b/>
          <w:bCs/>
          <w:spacing w:val="-4"/>
          <w:szCs w:val="14"/>
          <w:rtl/>
        </w:rPr>
        <w:t>ו</w:t>
      </w:r>
      <w:r w:rsidRPr="00D22086">
        <w:rPr>
          <w:rFonts w:cs="PFT_Frank" w:hint="eastAsia"/>
          <w:b/>
          <w:bCs/>
          <w:spacing w:val="-4"/>
          <w:szCs w:val="14"/>
          <w:rtl/>
        </w:rPr>
        <w:t>ח</w:t>
      </w:r>
      <w:r w:rsidR="00831D9C" w:rsidRPr="00D22086">
        <w:rPr>
          <w:rFonts w:cs="PFT_Frank" w:hint="eastAsia"/>
          <w:b/>
          <w:bCs/>
          <w:spacing w:val="-4"/>
          <w:szCs w:val="14"/>
          <w:rtl/>
        </w:rPr>
        <w:t>ו</w:t>
      </w:r>
      <w:r w:rsidRPr="00D22086">
        <w:rPr>
          <w:rFonts w:cs="PFT_Frank" w:hint="eastAsia"/>
          <w:b/>
          <w:bCs/>
          <w:spacing w:val="-4"/>
          <w:szCs w:val="14"/>
          <w:rtl/>
        </w:rPr>
        <w:t>שך</w:t>
      </w:r>
      <w:r w:rsidRPr="00D22086">
        <w:rPr>
          <w:rFonts w:hint="cs"/>
          <w:spacing w:val="-4"/>
          <w:rtl/>
        </w:rPr>
        <w:t xml:space="preserve"> </w:t>
      </w:r>
      <w:r w:rsidR="00831D9C" w:rsidRPr="00D22086">
        <w:rPr>
          <w:rFonts w:hint="cs"/>
          <w:spacing w:val="-4"/>
          <w:rtl/>
        </w:rPr>
        <w:t>-</w:t>
      </w:r>
      <w:r w:rsidR="00831D9C" w:rsidRPr="00D22086">
        <w:rPr>
          <w:rStyle w:val="affe"/>
          <w:spacing w:val="-4"/>
          <w:rtl/>
        </w:rPr>
        <w:t xml:space="preserve"> </w:t>
      </w:r>
      <w:r w:rsidR="00831D9C" w:rsidRPr="00D22086">
        <w:rPr>
          <w:rStyle w:val="affe"/>
          <w:rFonts w:hint="eastAsia"/>
          <w:spacing w:val="-4"/>
          <w:rtl/>
        </w:rPr>
        <w:t>וחשך</w:t>
      </w:r>
      <w:r w:rsidR="00831D9C" w:rsidRPr="00D22086">
        <w:rPr>
          <w:rStyle w:val="affe"/>
          <w:spacing w:val="-4"/>
          <w:rtl/>
        </w:rPr>
        <w:t xml:space="preserve"> </w:t>
      </w:r>
      <w:r w:rsidR="00831D9C" w:rsidRPr="00D22086">
        <w:rPr>
          <w:rStyle w:val="affe"/>
          <w:rFonts w:hint="eastAsia"/>
          <w:spacing w:val="-4"/>
          <w:rtl/>
        </w:rPr>
        <w:t>על</w:t>
      </w:r>
      <w:r w:rsidR="00831D9C" w:rsidRPr="00D22086">
        <w:rPr>
          <w:rStyle w:val="affe"/>
          <w:spacing w:val="-4"/>
          <w:rtl/>
        </w:rPr>
        <w:t xml:space="preserve">.. </w:t>
      </w:r>
      <w:r w:rsidR="00831D9C" w:rsidRPr="00D22086">
        <w:rPr>
          <w:rStyle w:val="affe"/>
          <w:rFonts w:hint="eastAsia"/>
          <w:spacing w:val="-4"/>
          <w:rtl/>
        </w:rPr>
        <w:t>תהום</w:t>
      </w:r>
      <w:r w:rsidR="00831D9C" w:rsidRPr="00D22086">
        <w:rPr>
          <w:rStyle w:val="affe"/>
          <w:spacing w:val="-4"/>
          <w:rtl/>
        </w:rPr>
        <w:t xml:space="preserve">.. </w:t>
      </w:r>
      <w:r w:rsidR="00831D9C" w:rsidRPr="00D22086">
        <w:rPr>
          <w:rStyle w:val="affe"/>
          <w:rFonts w:hint="eastAsia"/>
          <w:spacing w:val="-4"/>
          <w:rtl/>
        </w:rPr>
        <w:t>יהי</w:t>
      </w:r>
      <w:r w:rsidR="00831D9C" w:rsidRPr="00D22086">
        <w:rPr>
          <w:rStyle w:val="affe"/>
          <w:spacing w:val="-4"/>
          <w:rtl/>
        </w:rPr>
        <w:t xml:space="preserve"> </w:t>
      </w:r>
      <w:r w:rsidR="00831D9C" w:rsidRPr="00D22086">
        <w:rPr>
          <w:rStyle w:val="affe"/>
          <w:rFonts w:hint="eastAsia"/>
          <w:spacing w:val="-4"/>
          <w:rtl/>
        </w:rPr>
        <w:t>אור</w:t>
      </w:r>
      <w:r w:rsidRPr="00D22086">
        <w:rPr>
          <w:rStyle w:val="affe"/>
          <w:spacing w:val="-4"/>
          <w:rtl/>
        </w:rPr>
        <w:t>,</w:t>
      </w:r>
      <w:r w:rsidRPr="00D22086">
        <w:rPr>
          <w:spacing w:val="-4"/>
          <w:rtl/>
        </w:rPr>
        <w:t xml:space="preserve"> </w:t>
      </w:r>
      <w:r w:rsidRPr="00D22086">
        <w:rPr>
          <w:rFonts w:cs="PFT_Frank" w:hint="eastAsia"/>
          <w:b/>
          <w:bCs/>
          <w:spacing w:val="-4"/>
          <w:szCs w:val="14"/>
          <w:rtl/>
        </w:rPr>
        <w:t>רוח</w:t>
      </w:r>
      <w:r w:rsidRPr="00D22086">
        <w:rPr>
          <w:rFonts w:cs="PFT_Frank"/>
          <w:b/>
          <w:bCs/>
          <w:spacing w:val="-4"/>
          <w:szCs w:val="14"/>
          <w:rtl/>
        </w:rPr>
        <w:t xml:space="preserve"> </w:t>
      </w:r>
      <w:r w:rsidRPr="00D22086">
        <w:rPr>
          <w:rFonts w:cs="PFT_Frank" w:hint="eastAsia"/>
          <w:b/>
          <w:bCs/>
          <w:spacing w:val="-4"/>
          <w:szCs w:val="14"/>
          <w:rtl/>
        </w:rPr>
        <w:t>ומים</w:t>
      </w:r>
      <w:r w:rsidRPr="00D22086">
        <w:rPr>
          <w:rFonts w:hint="cs"/>
          <w:spacing w:val="-4"/>
          <w:rtl/>
        </w:rPr>
        <w:t xml:space="preserve"> </w:t>
      </w:r>
      <w:r w:rsidR="00831D9C" w:rsidRPr="00D22086">
        <w:rPr>
          <w:rFonts w:hint="cs"/>
          <w:spacing w:val="-4"/>
          <w:rtl/>
        </w:rPr>
        <w:t xml:space="preserve">- </w:t>
      </w:r>
      <w:r w:rsidR="00A940D2" w:rsidRPr="00D22086">
        <w:rPr>
          <w:rStyle w:val="affe"/>
          <w:rFonts w:hint="cs"/>
          <w:spacing w:val="-4"/>
          <w:rtl/>
        </w:rPr>
        <w:t>רוח א-להים..</w:t>
      </w:r>
      <w:r w:rsidRPr="00D22086">
        <w:rPr>
          <w:rStyle w:val="affe"/>
          <w:spacing w:val="-4"/>
          <w:rtl/>
        </w:rPr>
        <w:t xml:space="preserve"> </w:t>
      </w:r>
      <w:r w:rsidRPr="00D22086">
        <w:rPr>
          <w:rStyle w:val="affe"/>
          <w:rFonts w:hint="eastAsia"/>
          <w:spacing w:val="-4"/>
          <w:rtl/>
        </w:rPr>
        <w:t>על</w:t>
      </w:r>
      <w:r w:rsidR="00831D9C" w:rsidRPr="00D22086">
        <w:rPr>
          <w:rStyle w:val="affe"/>
          <w:spacing w:val="-4"/>
          <w:rtl/>
        </w:rPr>
        <w:t>..</w:t>
      </w:r>
      <w:r w:rsidRPr="00D22086">
        <w:rPr>
          <w:rStyle w:val="affe"/>
          <w:spacing w:val="-4"/>
          <w:rtl/>
        </w:rPr>
        <w:t xml:space="preserve"> </w:t>
      </w:r>
      <w:r w:rsidRPr="00D22086">
        <w:rPr>
          <w:rStyle w:val="affe"/>
          <w:rFonts w:hint="eastAsia"/>
          <w:spacing w:val="-4"/>
          <w:rtl/>
        </w:rPr>
        <w:t>המים</w:t>
      </w:r>
      <w:r w:rsidRPr="00D22086">
        <w:rPr>
          <w:rStyle w:val="affe"/>
          <w:spacing w:val="-4"/>
          <w:rtl/>
        </w:rPr>
        <w:t>.</w:t>
      </w:r>
    </w:p>
    <w:p w14:paraId="660B7C89" w14:textId="1CE6AC97" w:rsidR="00482049" w:rsidRPr="006F178A" w:rsidRDefault="00482049" w:rsidP="00A07C53">
      <w:pPr>
        <w:rPr>
          <w:rtl/>
        </w:rPr>
      </w:pPr>
      <w:r w:rsidRPr="005E6BC8">
        <w:rPr>
          <w:rFonts w:cs="PFT_Frank" w:hint="eastAsia"/>
          <w:b/>
          <w:bCs/>
          <w:szCs w:val="14"/>
          <w:rtl/>
        </w:rPr>
        <w:t>מדת</w:t>
      </w:r>
      <w:r w:rsidRPr="005E6BC8">
        <w:rPr>
          <w:rFonts w:cs="PFT_Frank"/>
          <w:b/>
          <w:bCs/>
          <w:szCs w:val="14"/>
          <w:rtl/>
        </w:rPr>
        <w:t xml:space="preserve"> </w:t>
      </w:r>
      <w:r w:rsidRPr="005E6BC8">
        <w:rPr>
          <w:rFonts w:cs="PFT_Frank" w:hint="eastAsia"/>
          <w:b/>
          <w:bCs/>
          <w:szCs w:val="14"/>
          <w:rtl/>
        </w:rPr>
        <w:t>יום</w:t>
      </w:r>
      <w:r w:rsidRPr="005E6BC8">
        <w:rPr>
          <w:rFonts w:cs="PFT_Frank"/>
          <w:b/>
          <w:bCs/>
          <w:szCs w:val="14"/>
          <w:rtl/>
        </w:rPr>
        <w:t xml:space="preserve"> </w:t>
      </w:r>
      <w:r w:rsidRPr="005E6BC8">
        <w:rPr>
          <w:rFonts w:cs="PFT_Frank" w:hint="eastAsia"/>
          <w:b/>
          <w:bCs/>
          <w:szCs w:val="14"/>
          <w:rtl/>
        </w:rPr>
        <w:t>ומדת</w:t>
      </w:r>
      <w:r w:rsidRPr="005E6BC8">
        <w:rPr>
          <w:rFonts w:cs="PFT_Frank"/>
          <w:b/>
          <w:bCs/>
          <w:szCs w:val="14"/>
          <w:rtl/>
        </w:rPr>
        <w:t xml:space="preserve"> </w:t>
      </w:r>
      <w:r w:rsidRPr="005E6BC8">
        <w:rPr>
          <w:rFonts w:cs="PFT_Frank" w:hint="eastAsia"/>
          <w:b/>
          <w:bCs/>
          <w:szCs w:val="14"/>
          <w:rtl/>
        </w:rPr>
        <w:t>לילה</w:t>
      </w:r>
      <w:r w:rsidR="004E611D" w:rsidRPr="005E6BC8">
        <w:rPr>
          <w:rStyle w:val="afffd"/>
          <w:rFonts w:ascii="Fb Fontext" w:hAnsi="Fb Fontext" w:cs="PFT_Frank" w:hint="cs"/>
          <w:szCs w:val="14"/>
          <w:rtl/>
        </w:rPr>
        <w:t xml:space="preserve"> -</w:t>
      </w:r>
      <w:r w:rsidRPr="00F92204">
        <w:rPr>
          <w:rStyle w:val="affe"/>
          <w:rtl/>
        </w:rPr>
        <w:t xml:space="preserve"> </w:t>
      </w:r>
      <w:r w:rsidRPr="00F92204">
        <w:rPr>
          <w:rStyle w:val="affe"/>
          <w:rFonts w:hint="eastAsia"/>
          <w:rtl/>
        </w:rPr>
        <w:t>ו</w:t>
      </w:r>
      <w:r w:rsidR="004E611D" w:rsidRPr="00F92204">
        <w:rPr>
          <w:rStyle w:val="affe"/>
          <w:rFonts w:hint="eastAsia"/>
          <w:rtl/>
        </w:rPr>
        <w:t>יקרא</w:t>
      </w:r>
      <w:r w:rsidR="004E611D" w:rsidRPr="00F92204">
        <w:rPr>
          <w:rStyle w:val="affe"/>
          <w:rtl/>
        </w:rPr>
        <w:t xml:space="preserve">.. </w:t>
      </w:r>
      <w:r w:rsidR="004E611D" w:rsidRPr="00F92204">
        <w:rPr>
          <w:rStyle w:val="affe"/>
          <w:rFonts w:hint="eastAsia"/>
          <w:rtl/>
        </w:rPr>
        <w:t>לאור</w:t>
      </w:r>
      <w:r w:rsidR="004E611D" w:rsidRPr="00F92204">
        <w:rPr>
          <w:rStyle w:val="affe"/>
          <w:rtl/>
        </w:rPr>
        <w:t xml:space="preserve"> </w:t>
      </w:r>
      <w:r w:rsidR="004E611D" w:rsidRPr="00F92204">
        <w:rPr>
          <w:rStyle w:val="affe"/>
          <w:rFonts w:hint="eastAsia"/>
          <w:rtl/>
        </w:rPr>
        <w:t>יום</w:t>
      </w:r>
      <w:r w:rsidR="004E611D" w:rsidRPr="00F92204">
        <w:rPr>
          <w:rStyle w:val="affe"/>
          <w:rtl/>
        </w:rPr>
        <w:t xml:space="preserve">.. </w:t>
      </w:r>
      <w:r w:rsidR="004E611D" w:rsidRPr="00F92204">
        <w:rPr>
          <w:rStyle w:val="affe"/>
          <w:rFonts w:hint="eastAsia"/>
          <w:rtl/>
        </w:rPr>
        <w:t>ולחושך</w:t>
      </w:r>
      <w:r w:rsidR="004E611D" w:rsidRPr="00F92204">
        <w:rPr>
          <w:rStyle w:val="affe"/>
          <w:rtl/>
        </w:rPr>
        <w:t>..</w:t>
      </w:r>
      <w:r w:rsidR="004E611D">
        <w:rPr>
          <w:rStyle w:val="affe"/>
          <w:rFonts w:hint="cs"/>
          <w:rtl/>
        </w:rPr>
        <w:t xml:space="preserve"> </w:t>
      </w:r>
      <w:r w:rsidR="004E611D" w:rsidRPr="00F92204">
        <w:rPr>
          <w:rStyle w:val="affe"/>
          <w:rFonts w:hint="eastAsia"/>
          <w:rtl/>
        </w:rPr>
        <w:t>לילה</w:t>
      </w:r>
      <w:r w:rsidRPr="00F92204">
        <w:rPr>
          <w:rStyle w:val="affe"/>
          <w:rtl/>
        </w:rPr>
        <w:t>.</w:t>
      </w:r>
    </w:p>
    <w:p w14:paraId="0D1616F7" w14:textId="195E335F" w:rsidR="00A940D2" w:rsidRDefault="00482049" w:rsidP="00A07C53">
      <w:pPr>
        <w:rPr>
          <w:rStyle w:val="af4"/>
          <w:rtl/>
        </w:rPr>
      </w:pPr>
      <w:r w:rsidRPr="00180389">
        <w:rPr>
          <w:rStyle w:val="af4"/>
          <w:rFonts w:hint="cs"/>
          <w:rtl/>
        </w:rPr>
        <w:t>תהו</w:t>
      </w:r>
      <w:r w:rsidRPr="00180389">
        <w:rPr>
          <w:rStyle w:val="af4"/>
          <w:rtl/>
        </w:rPr>
        <w:t xml:space="preserve"> </w:t>
      </w:r>
      <w:r w:rsidRPr="00F92204">
        <w:rPr>
          <w:rtl/>
        </w:rPr>
        <w:t xml:space="preserve">- </w:t>
      </w:r>
      <w:r w:rsidRPr="006F178A">
        <w:rPr>
          <w:rFonts w:ascii="Fb Fontext" w:hAnsi="Fb Fontext" w:hint="cs"/>
          <w:rtl/>
        </w:rPr>
        <w:t>קו</w:t>
      </w:r>
      <w:r w:rsidRPr="006F178A">
        <w:rPr>
          <w:rFonts w:ascii="Fb Fontext" w:hAnsi="Fb Fontext"/>
          <w:rtl/>
        </w:rPr>
        <w:t xml:space="preserve"> </w:t>
      </w:r>
      <w:r w:rsidRPr="006F178A">
        <w:rPr>
          <w:rFonts w:ascii="Fb Fontext" w:hAnsi="Fb Fontext" w:hint="cs"/>
          <w:rtl/>
        </w:rPr>
        <w:t>ירוק</w:t>
      </w:r>
      <w:r w:rsidRPr="006F178A">
        <w:rPr>
          <w:rFonts w:ascii="Fb Fontext" w:hAnsi="Fb Fontext"/>
          <w:rtl/>
        </w:rPr>
        <w:t xml:space="preserve"> </w:t>
      </w:r>
      <w:r w:rsidRPr="006F178A">
        <w:rPr>
          <w:rFonts w:ascii="Fb Fontext" w:hAnsi="Fb Fontext" w:hint="cs"/>
          <w:rtl/>
        </w:rPr>
        <w:t>שמקיף</w:t>
      </w:r>
      <w:r w:rsidRPr="006F178A">
        <w:rPr>
          <w:rFonts w:ascii="Fb Fontext" w:hAnsi="Fb Fontext"/>
          <w:rtl/>
        </w:rPr>
        <w:t xml:space="preserve"> </w:t>
      </w:r>
      <w:r w:rsidRPr="006F178A">
        <w:rPr>
          <w:rFonts w:ascii="Fb Fontext" w:hAnsi="Fb Fontext" w:hint="cs"/>
          <w:rtl/>
        </w:rPr>
        <w:t>העולם</w:t>
      </w:r>
      <w:r w:rsidRPr="006F178A">
        <w:rPr>
          <w:rFonts w:ascii="Fb Fontext" w:hAnsi="Fb Fontext"/>
          <w:rtl/>
        </w:rPr>
        <w:t xml:space="preserve">, </w:t>
      </w:r>
      <w:r>
        <w:rPr>
          <w:rFonts w:ascii="Fb Fontext" w:hAnsi="Fb Fontext" w:hint="cs"/>
          <w:rtl/>
        </w:rPr>
        <w:t>ו</w:t>
      </w:r>
      <w:r w:rsidRPr="006F178A">
        <w:rPr>
          <w:rFonts w:ascii="Fb Fontext" w:hAnsi="Fb Fontext" w:hint="cs"/>
          <w:rtl/>
        </w:rPr>
        <w:t>ממנו</w:t>
      </w:r>
      <w:r w:rsidRPr="006F178A">
        <w:rPr>
          <w:rFonts w:ascii="Fb Fontext" w:hAnsi="Fb Fontext"/>
          <w:rtl/>
        </w:rPr>
        <w:t xml:space="preserve"> </w:t>
      </w:r>
      <w:r w:rsidRPr="006F178A">
        <w:rPr>
          <w:rFonts w:ascii="Fb Fontext" w:hAnsi="Fb Fontext" w:hint="cs"/>
          <w:rtl/>
        </w:rPr>
        <w:t>ח</w:t>
      </w:r>
      <w:r w:rsidR="00A940D2">
        <w:rPr>
          <w:rFonts w:ascii="Fb Fontext" w:hAnsi="Fb Fontext" w:hint="cs"/>
          <w:rtl/>
        </w:rPr>
        <w:t>ו</w:t>
      </w:r>
      <w:r w:rsidRPr="006F178A">
        <w:rPr>
          <w:rFonts w:ascii="Fb Fontext" w:hAnsi="Fb Fontext" w:hint="cs"/>
          <w:rtl/>
        </w:rPr>
        <w:t>שך</w:t>
      </w:r>
      <w:r w:rsidR="00A940D2">
        <w:rPr>
          <w:rFonts w:ascii="Fb Fontext" w:hAnsi="Fb Fontext" w:hint="cs"/>
          <w:rtl/>
        </w:rPr>
        <w:t>,</w:t>
      </w:r>
      <w:r w:rsidR="00A940D2">
        <w:rPr>
          <w:rStyle w:val="af4"/>
          <w:rFonts w:hint="cs"/>
          <w:rtl/>
        </w:rPr>
        <w:t xml:space="preserve"> </w:t>
      </w:r>
      <w:r w:rsidRPr="00180389">
        <w:rPr>
          <w:rStyle w:val="af4"/>
          <w:rFonts w:hint="cs"/>
          <w:rtl/>
        </w:rPr>
        <w:t>ח</w:t>
      </w:r>
      <w:r w:rsidR="00A940D2">
        <w:rPr>
          <w:rStyle w:val="af4"/>
          <w:rFonts w:hint="cs"/>
          <w:rtl/>
        </w:rPr>
        <w:t>ו</w:t>
      </w:r>
      <w:r w:rsidRPr="00180389">
        <w:rPr>
          <w:rStyle w:val="af4"/>
          <w:rFonts w:hint="cs"/>
          <w:rtl/>
        </w:rPr>
        <w:t>שך</w:t>
      </w:r>
      <w:r w:rsidR="00A940D2">
        <w:rPr>
          <w:rStyle w:val="af4"/>
          <w:rFonts w:hint="cs"/>
          <w:rtl/>
        </w:rPr>
        <w:t>..</w:t>
      </w:r>
      <w:r w:rsidRPr="00180389">
        <w:rPr>
          <w:rStyle w:val="af4"/>
          <w:rtl/>
        </w:rPr>
        <w:t xml:space="preserve"> </w:t>
      </w:r>
      <w:r w:rsidRPr="00180389">
        <w:rPr>
          <w:rStyle w:val="af4"/>
          <w:rFonts w:hint="cs"/>
          <w:rtl/>
        </w:rPr>
        <w:t>סביבותיו</w:t>
      </w:r>
      <w:r w:rsidRPr="00180389">
        <w:rPr>
          <w:rStyle w:val="af4"/>
          <w:rtl/>
        </w:rPr>
        <w:t>,</w:t>
      </w:r>
    </w:p>
    <w:p w14:paraId="2FD6AB9E" w14:textId="26BB433F" w:rsidR="0023357D" w:rsidRDefault="00482049" w:rsidP="0023357D">
      <w:pPr>
        <w:spacing w:after="60"/>
        <w:rPr>
          <w:rStyle w:val="af4"/>
          <w:rtl/>
        </w:rPr>
      </w:pPr>
      <w:r w:rsidRPr="00180389">
        <w:rPr>
          <w:rStyle w:val="af4"/>
          <w:rFonts w:hint="cs"/>
          <w:rtl/>
        </w:rPr>
        <w:t>בהו</w:t>
      </w:r>
      <w:r w:rsidR="00A940D2">
        <w:rPr>
          <w:rFonts w:hint="cs"/>
          <w:rtl/>
        </w:rPr>
        <w:t xml:space="preserve"> </w:t>
      </w:r>
      <w:r w:rsidRPr="00392931">
        <w:rPr>
          <w:rtl/>
        </w:rPr>
        <w:t xml:space="preserve">- </w:t>
      </w:r>
      <w:r w:rsidRPr="00392931">
        <w:rPr>
          <w:rFonts w:hint="cs"/>
          <w:rtl/>
        </w:rPr>
        <w:t>אבנים</w:t>
      </w:r>
      <w:r w:rsidRPr="00392931">
        <w:rPr>
          <w:rtl/>
        </w:rPr>
        <w:t xml:space="preserve"> </w:t>
      </w:r>
      <w:r w:rsidR="00A940D2">
        <w:rPr>
          <w:rFonts w:hint="cs"/>
          <w:rtl/>
        </w:rPr>
        <w:t>לחות</w:t>
      </w:r>
      <w:r w:rsidR="00A940D2" w:rsidRPr="00392931">
        <w:rPr>
          <w:rtl/>
        </w:rPr>
        <w:t xml:space="preserve"> </w:t>
      </w:r>
      <w:r w:rsidR="00A940D2">
        <w:rPr>
          <w:rFonts w:hint="cs"/>
          <w:rtl/>
        </w:rPr>
        <w:t>ש</w:t>
      </w:r>
      <w:r w:rsidRPr="00392931">
        <w:rPr>
          <w:rFonts w:hint="cs"/>
          <w:rtl/>
        </w:rPr>
        <w:t>בתהום</w:t>
      </w:r>
      <w:r w:rsidRPr="00392931">
        <w:rPr>
          <w:rtl/>
        </w:rPr>
        <w:t xml:space="preserve">, </w:t>
      </w:r>
      <w:r w:rsidR="00A940D2">
        <w:rPr>
          <w:rFonts w:hint="cs"/>
          <w:rtl/>
        </w:rPr>
        <w:t>ו</w:t>
      </w:r>
      <w:r w:rsidRPr="00392931">
        <w:rPr>
          <w:rFonts w:hint="cs"/>
          <w:rtl/>
        </w:rPr>
        <w:t>מהן</w:t>
      </w:r>
      <w:r w:rsidRPr="00392931">
        <w:rPr>
          <w:rtl/>
        </w:rPr>
        <w:t xml:space="preserve"> </w:t>
      </w:r>
      <w:r w:rsidRPr="009C1970">
        <w:rPr>
          <w:rFonts w:hint="cs"/>
          <w:rtl/>
        </w:rPr>
        <w:t>מים</w:t>
      </w:r>
      <w:r w:rsidRPr="009C1970">
        <w:rPr>
          <w:rtl/>
        </w:rPr>
        <w:t xml:space="preserve">, </w:t>
      </w:r>
      <w:r w:rsidRPr="00180389">
        <w:rPr>
          <w:rStyle w:val="af4"/>
          <w:rFonts w:hint="eastAsia"/>
          <w:rtl/>
        </w:rPr>
        <w:t>קו</w:t>
      </w:r>
      <w:r w:rsidRPr="00180389">
        <w:rPr>
          <w:rStyle w:val="af4"/>
          <w:rtl/>
        </w:rPr>
        <w:t xml:space="preserve"> </w:t>
      </w:r>
      <w:r w:rsidRPr="00180389">
        <w:rPr>
          <w:rStyle w:val="af4"/>
          <w:rFonts w:hint="eastAsia"/>
          <w:rtl/>
        </w:rPr>
        <w:t>תהו</w:t>
      </w:r>
      <w:r w:rsidRPr="00180389">
        <w:rPr>
          <w:rStyle w:val="af4"/>
          <w:rtl/>
        </w:rPr>
        <w:t xml:space="preserve"> </w:t>
      </w:r>
      <w:r w:rsidRPr="00180389">
        <w:rPr>
          <w:rStyle w:val="af4"/>
          <w:rFonts w:hint="eastAsia"/>
          <w:rtl/>
        </w:rPr>
        <w:t>ואבני</w:t>
      </w:r>
      <w:r w:rsidRPr="00180389">
        <w:rPr>
          <w:rStyle w:val="af4"/>
          <w:rtl/>
        </w:rPr>
        <w:t xml:space="preserve"> </w:t>
      </w:r>
      <w:r w:rsidRPr="00180389">
        <w:rPr>
          <w:rStyle w:val="af4"/>
          <w:rFonts w:hint="eastAsia"/>
          <w:rtl/>
        </w:rPr>
        <w:t>בהו</w:t>
      </w:r>
      <w:r w:rsidRPr="00180389">
        <w:rPr>
          <w:rStyle w:val="af4"/>
          <w:rtl/>
        </w:rPr>
        <w:t>.</w:t>
      </w:r>
    </w:p>
    <w:p w14:paraId="4DB5DF5B" w14:textId="0A19B547" w:rsidR="00731582" w:rsidRDefault="00B72C8E" w:rsidP="00C02F3A">
      <w:pPr>
        <w:pStyle w:val="36"/>
        <w:framePr w:wrap="notBeside"/>
        <w:rPr>
          <w:rtl/>
        </w:rPr>
      </w:pPr>
      <w:r w:rsidRPr="0087008C">
        <w:rPr>
          <w:rFonts w:hint="eastAsia"/>
          <w:rtl/>
        </w:rPr>
        <w:t>וקרא</w:t>
      </w:r>
      <w:r w:rsidR="00731582">
        <w:rPr>
          <w:rFonts w:hint="cs"/>
          <w:rtl/>
        </w:rPr>
        <w:t>:</w:t>
      </w:r>
    </w:p>
    <w:p w14:paraId="30293581" w14:textId="0FDDDEB8" w:rsidR="00B72C8E" w:rsidRDefault="005F7751" w:rsidP="00A07C53">
      <w:pPr>
        <w:rPr>
          <w:rtl/>
        </w:rPr>
      </w:pPr>
      <w:r>
        <w:rPr>
          <w:rFonts w:hint="cs"/>
          <w:rtl/>
        </w:rPr>
        <w:t>שב</w:t>
      </w:r>
      <w:r w:rsidR="00B72C8E">
        <w:rPr>
          <w:rFonts w:hint="cs"/>
          <w:rtl/>
        </w:rPr>
        <w:t xml:space="preserve">יום רביעי </w:t>
      </w:r>
      <w:r>
        <w:rPr>
          <w:rFonts w:hint="cs"/>
          <w:rtl/>
        </w:rPr>
        <w:t>'</w:t>
      </w:r>
      <w:r w:rsidR="00B72C8E" w:rsidRPr="00F92204">
        <w:rPr>
          <w:rStyle w:val="af4"/>
          <w:rFonts w:hint="eastAsia"/>
          <w:rtl/>
        </w:rPr>
        <w:t>ויתן</w:t>
      </w:r>
      <w:r w:rsidR="00B72C8E">
        <w:rPr>
          <w:rStyle w:val="af4"/>
          <w:rFonts w:hint="cs"/>
          <w:rtl/>
        </w:rPr>
        <w:t xml:space="preserve"> אותם א-להים</w:t>
      </w:r>
      <w:r w:rsidR="00B72C8E" w:rsidRPr="00F92204">
        <w:rPr>
          <w:rStyle w:val="af4"/>
          <w:rtl/>
        </w:rPr>
        <w:t xml:space="preserve"> ברקיע השמים להאיר</w:t>
      </w:r>
      <w:r w:rsidR="00B72C8E">
        <w:rPr>
          <w:rStyle w:val="af4"/>
          <w:rFonts w:hint="cs"/>
          <w:rtl/>
        </w:rPr>
        <w:t>..</w:t>
      </w:r>
      <w:r>
        <w:rPr>
          <w:rStyle w:val="af4"/>
          <w:rFonts w:hint="cs"/>
          <w:rtl/>
        </w:rPr>
        <w:t>'</w:t>
      </w:r>
    </w:p>
    <w:p w14:paraId="0EBC142D" w14:textId="5D7CBE8A" w:rsidR="00731582" w:rsidRDefault="00B72C8E" w:rsidP="00C02F3A">
      <w:pPr>
        <w:pStyle w:val="36"/>
        <w:framePr w:wrap="notBeside"/>
        <w:rPr>
          <w:rtl/>
        </w:rPr>
      </w:pPr>
      <w:r w:rsidRPr="0087008C">
        <w:rPr>
          <w:rFonts w:hint="eastAsia"/>
          <w:rtl/>
        </w:rPr>
        <w:t>לר</w:t>
      </w:r>
      <w:r w:rsidRPr="0087008C">
        <w:rPr>
          <w:rtl/>
        </w:rPr>
        <w:t>"א ורי"ע</w:t>
      </w:r>
      <w:r w:rsidR="00731582">
        <w:rPr>
          <w:rtl/>
        </w:rPr>
        <w:t>:</w:t>
      </w:r>
    </w:p>
    <w:p w14:paraId="43F98039" w14:textId="55468DD5" w:rsidR="00B72C8E" w:rsidRPr="00C02F3A" w:rsidRDefault="00482049" w:rsidP="00A07C53">
      <w:pPr>
        <w:rPr>
          <w:rFonts w:ascii="Fb Fontext" w:hAnsi="Fb Fontext"/>
          <w:spacing w:val="-2"/>
          <w:rtl/>
        </w:rPr>
      </w:pPr>
      <w:r w:rsidRPr="00C02F3A">
        <w:rPr>
          <w:rFonts w:hint="cs"/>
          <w:spacing w:val="-2"/>
          <w:rtl/>
        </w:rPr>
        <w:t>אור</w:t>
      </w:r>
      <w:r w:rsidRPr="00C02F3A">
        <w:rPr>
          <w:spacing w:val="-2"/>
          <w:rtl/>
        </w:rPr>
        <w:t xml:space="preserve"> </w:t>
      </w:r>
      <w:r w:rsidR="00B72C8E" w:rsidRPr="00C02F3A">
        <w:rPr>
          <w:rFonts w:hint="cs"/>
          <w:spacing w:val="-2"/>
          <w:rtl/>
        </w:rPr>
        <w:t>ד</w:t>
      </w:r>
      <w:r w:rsidRPr="00C02F3A">
        <w:rPr>
          <w:rFonts w:hint="cs"/>
          <w:spacing w:val="-2"/>
          <w:rtl/>
        </w:rPr>
        <w:t xml:space="preserve">יום ראשון </w:t>
      </w:r>
      <w:r w:rsidR="00F92204" w:rsidRPr="00C02F3A">
        <w:rPr>
          <w:rStyle w:val="affe"/>
          <w:rFonts w:hint="cs"/>
          <w:spacing w:val="-2"/>
          <w:rtl/>
        </w:rPr>
        <w:t>שצפה בו עד סוף</w:t>
      </w:r>
      <w:r w:rsidR="001E3674" w:rsidRPr="00C02F3A">
        <w:rPr>
          <w:rStyle w:val="affe"/>
          <w:rFonts w:hint="cs"/>
          <w:spacing w:val="-2"/>
          <w:rtl/>
        </w:rPr>
        <w:t xml:space="preserve"> </w:t>
      </w:r>
      <w:r w:rsidR="00F92204" w:rsidRPr="00C02F3A">
        <w:rPr>
          <w:rStyle w:val="affe"/>
          <w:rFonts w:hint="cs"/>
          <w:spacing w:val="-2"/>
          <w:rtl/>
        </w:rPr>
        <w:t>העולם</w:t>
      </w:r>
      <w:r w:rsidR="00F92204" w:rsidRPr="00C02F3A">
        <w:rPr>
          <w:rFonts w:hint="cs"/>
          <w:spacing w:val="-2"/>
          <w:rtl/>
        </w:rPr>
        <w:t xml:space="preserve"> </w:t>
      </w:r>
      <w:r w:rsidRPr="00C02F3A">
        <w:rPr>
          <w:rFonts w:hint="cs"/>
          <w:spacing w:val="-2"/>
          <w:rtl/>
        </w:rPr>
        <w:t>גנזו</w:t>
      </w:r>
      <w:r w:rsidRPr="00C02F3A">
        <w:rPr>
          <w:rStyle w:val="af4"/>
          <w:rFonts w:hint="cs"/>
          <w:spacing w:val="-2"/>
          <w:rtl/>
        </w:rPr>
        <w:t xml:space="preserve"> </w:t>
      </w:r>
      <w:r w:rsidRPr="00C02F3A">
        <w:rPr>
          <w:rFonts w:hint="cs"/>
          <w:spacing w:val="-2"/>
          <w:rtl/>
        </w:rPr>
        <w:t>לצדיקים</w:t>
      </w:r>
      <w:r w:rsidRPr="00C02F3A">
        <w:rPr>
          <w:spacing w:val="-2"/>
          <w:rtl/>
        </w:rPr>
        <w:t xml:space="preserve"> </w:t>
      </w:r>
      <w:r w:rsidRPr="00C02F3A">
        <w:rPr>
          <w:rFonts w:hint="cs"/>
          <w:spacing w:val="-2"/>
          <w:rtl/>
        </w:rPr>
        <w:t>לעת</w:t>
      </w:r>
      <w:r w:rsidR="00B72C8E" w:rsidRPr="00C02F3A">
        <w:rPr>
          <w:rFonts w:hint="cs"/>
          <w:spacing w:val="-2"/>
          <w:rtl/>
        </w:rPr>
        <w:t>יד לבוא,</w:t>
      </w:r>
    </w:p>
    <w:p w14:paraId="2C7DB0CF" w14:textId="328FF065" w:rsidR="00731582" w:rsidRDefault="00482049" w:rsidP="00C02F3A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ו</w:t>
      </w:r>
      <w:r w:rsidR="00B72C8E" w:rsidRPr="0087008C">
        <w:rPr>
          <w:rFonts w:hint="cs"/>
          <w:rtl/>
        </w:rPr>
        <w:t>לחכמים</w:t>
      </w:r>
      <w:r w:rsidR="00731582">
        <w:rPr>
          <w:rFonts w:hint="cs"/>
          <w:rtl/>
        </w:rPr>
        <w:t>:</w:t>
      </w:r>
    </w:p>
    <w:p w14:paraId="6715D39C" w14:textId="605EB61F" w:rsidR="00482049" w:rsidRPr="006F178A" w:rsidRDefault="00482049" w:rsidP="00A07C53">
      <w:pPr>
        <w:rPr>
          <w:rtl/>
        </w:rPr>
      </w:pPr>
      <w:r w:rsidRPr="006F178A">
        <w:rPr>
          <w:rFonts w:hint="cs"/>
          <w:rtl/>
        </w:rPr>
        <w:t>ה</w:t>
      </w:r>
      <w:r w:rsidR="00B72C8E">
        <w:rPr>
          <w:rFonts w:hint="cs"/>
          <w:rtl/>
        </w:rPr>
        <w:t>ם</w:t>
      </w:r>
      <w:r w:rsidRPr="006F178A">
        <w:rPr>
          <w:rtl/>
        </w:rPr>
        <w:t xml:space="preserve"> </w:t>
      </w:r>
      <w:r w:rsidR="00B72C8E">
        <w:rPr>
          <w:rFonts w:hint="cs"/>
          <w:rtl/>
        </w:rPr>
        <w:t xml:space="preserve">אותם </w:t>
      </w:r>
      <w:r w:rsidRPr="006F178A">
        <w:rPr>
          <w:rFonts w:hint="cs"/>
          <w:rtl/>
        </w:rPr>
        <w:t>מאורות</w:t>
      </w:r>
      <w:r w:rsidR="00B72C8E">
        <w:rPr>
          <w:rFonts w:hint="cs"/>
          <w:rtl/>
        </w:rPr>
        <w:t>,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שנבראו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בראשון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ונתלו</w:t>
      </w:r>
      <w:r w:rsidRPr="006F178A">
        <w:rPr>
          <w:rtl/>
        </w:rPr>
        <w:t xml:space="preserve"> </w:t>
      </w:r>
      <w:r>
        <w:rPr>
          <w:rFonts w:hint="cs"/>
          <w:rtl/>
        </w:rPr>
        <w:t>ב</w:t>
      </w:r>
      <w:r w:rsidRPr="006F178A">
        <w:rPr>
          <w:rFonts w:hint="cs"/>
          <w:rtl/>
        </w:rPr>
        <w:t>רביעי</w:t>
      </w:r>
      <w:r w:rsidRPr="006F178A">
        <w:rPr>
          <w:rtl/>
        </w:rPr>
        <w:t>.</w:t>
      </w:r>
    </w:p>
    <w:p w14:paraId="38019879" w14:textId="18B1FFFE" w:rsidR="00712F8C" w:rsidRPr="006F178A" w:rsidRDefault="00712F8C" w:rsidP="00A07C53">
      <w:pPr>
        <w:pStyle w:val="afffff"/>
        <w:rPr>
          <w:rtl/>
        </w:rPr>
      </w:pPr>
      <w:r w:rsidRPr="006F178A">
        <w:rPr>
          <w:rFonts w:hint="cs"/>
          <w:rtl/>
        </w:rPr>
        <w:t>בעשרה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דברים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נברא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העולם</w:t>
      </w:r>
    </w:p>
    <w:p w14:paraId="20E1A5A6" w14:textId="77777777" w:rsidR="00C0473D" w:rsidRDefault="00482049" w:rsidP="00A07C53">
      <w:pPr>
        <w:rPr>
          <w:rtl/>
        </w:rPr>
      </w:pPr>
      <w:r w:rsidRPr="006F178A">
        <w:rPr>
          <w:rFonts w:hint="cs"/>
          <w:rtl/>
        </w:rPr>
        <w:t>בחכמה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בתבונה</w:t>
      </w:r>
      <w:r w:rsidR="00712F8C">
        <w:rPr>
          <w:rFonts w:hint="cs"/>
          <w:rtl/>
        </w:rPr>
        <w:t xml:space="preserve"> ו</w:t>
      </w:r>
      <w:r w:rsidRPr="006F178A">
        <w:rPr>
          <w:rFonts w:hint="cs"/>
          <w:rtl/>
        </w:rPr>
        <w:t>בדעת</w:t>
      </w:r>
      <w:r w:rsidR="00712F8C">
        <w:rPr>
          <w:rFonts w:hint="cs"/>
          <w:rtl/>
        </w:rPr>
        <w:t xml:space="preserve">, </w:t>
      </w:r>
      <w:r w:rsidRPr="006F178A">
        <w:rPr>
          <w:rFonts w:hint="cs"/>
          <w:rtl/>
        </w:rPr>
        <w:t>בכח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</w:t>
      </w:r>
      <w:r w:rsidR="00712F8C">
        <w:rPr>
          <w:rFonts w:hint="cs"/>
          <w:rtl/>
        </w:rPr>
        <w:t>ב</w:t>
      </w:r>
      <w:r w:rsidRPr="006F178A">
        <w:rPr>
          <w:rFonts w:hint="cs"/>
          <w:rtl/>
        </w:rPr>
        <w:t>גבורה</w:t>
      </w:r>
      <w:r w:rsidR="00712F8C">
        <w:rPr>
          <w:rFonts w:hint="cs"/>
          <w:rtl/>
        </w:rPr>
        <w:t>, ו</w:t>
      </w:r>
      <w:r w:rsidRPr="006F178A">
        <w:rPr>
          <w:rFonts w:hint="cs"/>
          <w:rtl/>
        </w:rPr>
        <w:t>בגערה</w:t>
      </w:r>
      <w:r w:rsidR="00712F8C">
        <w:rPr>
          <w:rFonts w:hint="cs"/>
          <w:rtl/>
        </w:rPr>
        <w:t>,</w:t>
      </w:r>
    </w:p>
    <w:p w14:paraId="63FACB63" w14:textId="5ADE6550" w:rsidR="00482049" w:rsidRPr="006F178A" w:rsidRDefault="00482049" w:rsidP="00A07C53">
      <w:pPr>
        <w:rPr>
          <w:rtl/>
        </w:rPr>
      </w:pPr>
      <w:r w:rsidRPr="006F178A">
        <w:rPr>
          <w:rFonts w:hint="cs"/>
          <w:rtl/>
        </w:rPr>
        <w:t>בצדק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</w:t>
      </w:r>
      <w:r w:rsidR="00712F8C">
        <w:rPr>
          <w:rFonts w:hint="cs"/>
          <w:rtl/>
        </w:rPr>
        <w:t>ב</w:t>
      </w:r>
      <w:r w:rsidRPr="006F178A">
        <w:rPr>
          <w:rFonts w:hint="cs"/>
          <w:rtl/>
        </w:rPr>
        <w:t>משפט</w:t>
      </w:r>
      <w:r w:rsidR="00712F8C">
        <w:rPr>
          <w:rFonts w:hint="cs"/>
          <w:rtl/>
        </w:rPr>
        <w:t xml:space="preserve">, </w:t>
      </w:r>
      <w:r w:rsidRPr="006F178A">
        <w:rPr>
          <w:rFonts w:hint="cs"/>
          <w:rtl/>
        </w:rPr>
        <w:t>בחסד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</w:t>
      </w:r>
      <w:r w:rsidR="00712F8C">
        <w:rPr>
          <w:rFonts w:hint="cs"/>
          <w:rtl/>
        </w:rPr>
        <w:t>ב</w:t>
      </w:r>
      <w:r w:rsidRPr="006F178A">
        <w:rPr>
          <w:rFonts w:hint="cs"/>
          <w:rtl/>
        </w:rPr>
        <w:t>רחמים</w:t>
      </w:r>
      <w:r w:rsidR="00712F8C">
        <w:rPr>
          <w:rFonts w:hint="cs"/>
          <w:rtl/>
        </w:rPr>
        <w:t xml:space="preserve">, </w:t>
      </w:r>
      <w:r w:rsidR="00712F8C" w:rsidRPr="00F92204">
        <w:rPr>
          <w:rStyle w:val="affe"/>
          <w:rFonts w:hint="eastAsia"/>
          <w:rtl/>
        </w:rPr>
        <w:t>מקראי</w:t>
      </w:r>
      <w:r w:rsidR="00712F8C" w:rsidRPr="00F92204">
        <w:rPr>
          <w:rStyle w:val="affe"/>
          <w:rtl/>
        </w:rPr>
        <w:t>.</w:t>
      </w:r>
    </w:p>
    <w:p w14:paraId="042DE189" w14:textId="23518A4C" w:rsidR="00731582" w:rsidRDefault="00C02F3A" w:rsidP="00C02F3A">
      <w:pPr>
        <w:pStyle w:val="36"/>
        <w:framePr w:wrap="notBeside"/>
      </w:pPr>
      <w:r w:rsidRPr="0087008C">
        <w:rPr>
          <w:rFonts w:hint="cs"/>
          <w:rtl/>
        </w:rPr>
        <w:t>רב</w:t>
      </w:r>
      <w:r w:rsidR="00731582">
        <w:rPr>
          <w:rFonts w:hint="cs"/>
          <w:rtl/>
        </w:rPr>
        <w:t>:</w:t>
      </w:r>
    </w:p>
    <w:p w14:paraId="443CCDCB" w14:textId="6CF4BE1A" w:rsidR="000C6BEE" w:rsidRPr="009F42B2" w:rsidRDefault="000C6BEE" w:rsidP="00A07C53">
      <w:pPr>
        <w:rPr>
          <w:rtl/>
        </w:rPr>
      </w:pPr>
      <w:r w:rsidRPr="00D67AD3">
        <w:rPr>
          <w:rFonts w:cs="PFT_Frank" w:hint="eastAsia"/>
          <w:b/>
          <w:bCs/>
          <w:spacing w:val="-2"/>
          <w:szCs w:val="14"/>
          <w:rtl/>
        </w:rPr>
        <w:t>בגערה</w:t>
      </w:r>
      <w:r w:rsidR="00FE65A7" w:rsidRPr="00D22086">
        <w:rPr>
          <w:rStyle w:val="affc"/>
          <w:rFonts w:hint="cs"/>
          <w:spacing w:val="-2"/>
          <w:rtl/>
        </w:rPr>
        <w:t xml:space="preserve"> </w:t>
      </w:r>
      <w:r w:rsidR="00C02F3A">
        <w:rPr>
          <w:rStyle w:val="affc"/>
          <w:rFonts w:hint="cs"/>
          <w:spacing w:val="-2"/>
          <w:rtl/>
        </w:rPr>
        <w:t xml:space="preserve"> - </w:t>
      </w:r>
      <w:r w:rsidRPr="009F42B2">
        <w:rPr>
          <w:rFonts w:hint="cs"/>
          <w:rtl/>
        </w:rPr>
        <w:t>כש</w:t>
      </w:r>
      <w:r w:rsidR="00482049" w:rsidRPr="009F42B2">
        <w:rPr>
          <w:rFonts w:hint="cs"/>
          <w:rtl/>
        </w:rPr>
        <w:t>ברא</w:t>
      </w:r>
      <w:r w:rsidR="00482049" w:rsidRPr="009F42B2">
        <w:rPr>
          <w:rtl/>
        </w:rPr>
        <w:t xml:space="preserve"> </w:t>
      </w:r>
      <w:r w:rsidR="00482049" w:rsidRPr="009F42B2">
        <w:rPr>
          <w:rFonts w:hint="cs"/>
          <w:rtl/>
        </w:rPr>
        <w:t>העולם</w:t>
      </w:r>
      <w:r w:rsidR="00482049" w:rsidRPr="009F42B2">
        <w:rPr>
          <w:rtl/>
        </w:rPr>
        <w:t xml:space="preserve"> </w:t>
      </w:r>
      <w:r w:rsidR="00482049" w:rsidRPr="009F42B2">
        <w:rPr>
          <w:rFonts w:hint="cs"/>
          <w:rtl/>
        </w:rPr>
        <w:t>היה</w:t>
      </w:r>
      <w:r w:rsidR="00482049" w:rsidRPr="009F42B2">
        <w:rPr>
          <w:rtl/>
        </w:rPr>
        <w:t xml:space="preserve"> </w:t>
      </w:r>
      <w:r w:rsidR="00482049" w:rsidRPr="009F42B2">
        <w:rPr>
          <w:rFonts w:hint="cs"/>
          <w:rtl/>
        </w:rPr>
        <w:t>מרחיב</w:t>
      </w:r>
      <w:r w:rsidR="00482049" w:rsidRPr="009F42B2">
        <w:rPr>
          <w:rtl/>
        </w:rPr>
        <w:t xml:space="preserve"> </w:t>
      </w:r>
      <w:r w:rsidR="00482049" w:rsidRPr="009F42B2">
        <w:rPr>
          <w:rFonts w:hint="cs"/>
          <w:rtl/>
        </w:rPr>
        <w:t>והולך</w:t>
      </w:r>
      <w:r w:rsidRPr="009F42B2">
        <w:rPr>
          <w:rFonts w:hint="cs"/>
          <w:rtl/>
        </w:rPr>
        <w:t>,</w:t>
      </w:r>
      <w:r w:rsidR="00482049" w:rsidRPr="009F42B2">
        <w:rPr>
          <w:rtl/>
        </w:rPr>
        <w:t xml:space="preserve"> </w:t>
      </w:r>
      <w:r w:rsidR="00482049" w:rsidRPr="009F42B2">
        <w:rPr>
          <w:rFonts w:hint="cs"/>
          <w:rtl/>
        </w:rPr>
        <w:t>כפקעיות</w:t>
      </w:r>
      <w:r w:rsidR="00482049" w:rsidRPr="009F42B2">
        <w:rPr>
          <w:rtl/>
        </w:rPr>
        <w:t xml:space="preserve"> </w:t>
      </w:r>
      <w:r w:rsidR="00482049" w:rsidRPr="009F42B2">
        <w:rPr>
          <w:rFonts w:hint="cs"/>
          <w:rtl/>
        </w:rPr>
        <w:t>שתי</w:t>
      </w:r>
      <w:r w:rsidR="00482049" w:rsidRPr="009F42B2">
        <w:rPr>
          <w:rtl/>
        </w:rPr>
        <w:t>,</w:t>
      </w:r>
    </w:p>
    <w:p w14:paraId="37555A16" w14:textId="7C566E71" w:rsidR="000C6BEE" w:rsidRPr="00D22086" w:rsidRDefault="00482049" w:rsidP="00A07C53">
      <w:pPr>
        <w:rPr>
          <w:rFonts w:ascii="Fb Fontext" w:hAnsi="Fb Fontext"/>
          <w:spacing w:val="-2"/>
          <w:rtl/>
        </w:rPr>
      </w:pPr>
      <w:r w:rsidRPr="009F42B2">
        <w:rPr>
          <w:rFonts w:hint="cs"/>
          <w:rtl/>
        </w:rPr>
        <w:t>עד</w:t>
      </w:r>
      <w:r w:rsidRPr="009F42B2">
        <w:rPr>
          <w:rtl/>
        </w:rPr>
        <w:t xml:space="preserve"> </w:t>
      </w:r>
      <w:r w:rsidRPr="009F42B2">
        <w:rPr>
          <w:rFonts w:hint="eastAsia"/>
          <w:rtl/>
        </w:rPr>
        <w:t>שגער</w:t>
      </w:r>
      <w:r w:rsidRPr="009F42B2">
        <w:rPr>
          <w:rtl/>
        </w:rPr>
        <w:t xml:space="preserve"> </w:t>
      </w:r>
      <w:r w:rsidRPr="009F42B2">
        <w:rPr>
          <w:rFonts w:hint="cs"/>
          <w:rtl/>
        </w:rPr>
        <w:t>והעמידו</w:t>
      </w:r>
      <w:r w:rsidRPr="009F42B2">
        <w:rPr>
          <w:rtl/>
        </w:rPr>
        <w:t>,</w:t>
      </w:r>
      <w:r w:rsidRPr="00D22086">
        <w:rPr>
          <w:rFonts w:ascii="Fb Fontext" w:hAnsi="Fb Fontext"/>
          <w:spacing w:val="-2"/>
          <w:rtl/>
        </w:rPr>
        <w:t xml:space="preserve"> </w:t>
      </w:r>
      <w:r w:rsidR="000C6BEE" w:rsidRPr="00D22086">
        <w:rPr>
          <w:rStyle w:val="af4"/>
          <w:rFonts w:hint="eastAsia"/>
          <w:spacing w:val="-2"/>
          <w:rtl/>
        </w:rPr>
        <w:t>עמודי</w:t>
      </w:r>
      <w:r w:rsidR="000C6BEE" w:rsidRPr="00D22086">
        <w:rPr>
          <w:rStyle w:val="af4"/>
          <w:spacing w:val="-2"/>
          <w:rtl/>
        </w:rPr>
        <w:t xml:space="preserve"> </w:t>
      </w:r>
      <w:r w:rsidR="000C6BEE" w:rsidRPr="00D22086">
        <w:rPr>
          <w:rStyle w:val="af4"/>
          <w:rFonts w:hint="eastAsia"/>
          <w:spacing w:val="-2"/>
          <w:rtl/>
        </w:rPr>
        <w:t>שמים</w:t>
      </w:r>
      <w:r w:rsidR="000C6BEE" w:rsidRPr="00D22086">
        <w:rPr>
          <w:rStyle w:val="af4"/>
          <w:spacing w:val="-2"/>
          <w:rtl/>
        </w:rPr>
        <w:t xml:space="preserve"> </w:t>
      </w:r>
      <w:r w:rsidR="000C6BEE" w:rsidRPr="00D22086">
        <w:rPr>
          <w:rStyle w:val="af4"/>
          <w:rFonts w:hint="eastAsia"/>
          <w:spacing w:val="-2"/>
          <w:rtl/>
        </w:rPr>
        <w:t>ירופפו</w:t>
      </w:r>
      <w:r w:rsidR="000C6BEE" w:rsidRPr="00D22086">
        <w:rPr>
          <w:rStyle w:val="af4"/>
          <w:rFonts w:hint="cs"/>
          <w:spacing w:val="-2"/>
          <w:rtl/>
        </w:rPr>
        <w:t>,</w:t>
      </w:r>
      <w:r w:rsidR="000C6BEE" w:rsidRPr="00D22086">
        <w:rPr>
          <w:rStyle w:val="af4"/>
          <w:spacing w:val="-2"/>
          <w:rtl/>
        </w:rPr>
        <w:t xml:space="preserve"> </w:t>
      </w:r>
      <w:r w:rsidR="000C6BEE" w:rsidRPr="00D22086">
        <w:rPr>
          <w:rStyle w:val="af4"/>
          <w:rFonts w:hint="eastAsia"/>
          <w:spacing w:val="-2"/>
          <w:rtl/>
        </w:rPr>
        <w:t>ויתמהו</w:t>
      </w:r>
      <w:r w:rsidR="000C6BEE" w:rsidRPr="00D22086">
        <w:rPr>
          <w:rStyle w:val="af4"/>
          <w:spacing w:val="-2"/>
          <w:rtl/>
        </w:rPr>
        <w:t xml:space="preserve"> </w:t>
      </w:r>
      <w:r w:rsidR="000C6BEE" w:rsidRPr="00D22086">
        <w:rPr>
          <w:rStyle w:val="af4"/>
          <w:rFonts w:hint="eastAsia"/>
          <w:spacing w:val="-2"/>
          <w:rtl/>
        </w:rPr>
        <w:t>מגערתו</w:t>
      </w:r>
      <w:r w:rsidR="000C6BEE" w:rsidRPr="00D22086">
        <w:rPr>
          <w:rFonts w:ascii="Fb Fontext" w:hAnsi="Fb Fontext" w:hint="cs"/>
          <w:spacing w:val="-2"/>
          <w:rtl/>
        </w:rPr>
        <w:t>,</w:t>
      </w:r>
      <w:r w:rsidR="000C6BEE" w:rsidRPr="00D22086">
        <w:rPr>
          <w:rStyle w:val="affe"/>
          <w:spacing w:val="-2"/>
          <w:rtl/>
        </w:rPr>
        <w:t xml:space="preserve"> שאמר </w:t>
      </w:r>
      <w:r w:rsidR="005F7751" w:rsidRPr="00D22086">
        <w:rPr>
          <w:rStyle w:val="affe"/>
          <w:rFonts w:hint="cs"/>
          <w:spacing w:val="-2"/>
          <w:rtl/>
        </w:rPr>
        <w:t>'</w:t>
      </w:r>
      <w:r w:rsidR="000C6BEE" w:rsidRPr="00D22086">
        <w:rPr>
          <w:rStyle w:val="affe"/>
          <w:rFonts w:hint="eastAsia"/>
          <w:spacing w:val="-2"/>
          <w:rtl/>
        </w:rPr>
        <w:t>ד</w:t>
      </w:r>
      <w:r w:rsidR="005F7751" w:rsidRPr="00D22086">
        <w:rPr>
          <w:rStyle w:val="affe"/>
          <w:rFonts w:hint="cs"/>
          <w:spacing w:val="-2"/>
          <w:rtl/>
        </w:rPr>
        <w:t>ַ</w:t>
      </w:r>
      <w:r w:rsidR="000C6BEE" w:rsidRPr="00D22086">
        <w:rPr>
          <w:rStyle w:val="affe"/>
          <w:rFonts w:hint="eastAsia"/>
          <w:spacing w:val="-2"/>
          <w:rtl/>
        </w:rPr>
        <w:t>י</w:t>
      </w:r>
      <w:r w:rsidR="005F7751" w:rsidRPr="00D22086">
        <w:rPr>
          <w:rStyle w:val="affe"/>
          <w:rFonts w:hint="cs"/>
          <w:spacing w:val="-2"/>
          <w:rtl/>
        </w:rPr>
        <w:t>'</w:t>
      </w:r>
      <w:r w:rsidR="000C6BEE" w:rsidRPr="00D22086">
        <w:rPr>
          <w:rStyle w:val="affe"/>
          <w:spacing w:val="-2"/>
          <w:rtl/>
        </w:rPr>
        <w:t>,</w:t>
      </w:r>
    </w:p>
    <w:p w14:paraId="6C9448F8" w14:textId="6A35F1C2" w:rsidR="00731582" w:rsidRDefault="00482049" w:rsidP="00C02F3A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ר</w:t>
      </w:r>
      <w:r w:rsidRPr="0087008C">
        <w:rPr>
          <w:rtl/>
        </w:rPr>
        <w:t>"</w:t>
      </w:r>
      <w:r w:rsidRPr="0087008C">
        <w:rPr>
          <w:rFonts w:hint="cs"/>
          <w:rtl/>
        </w:rPr>
        <w:t>ל</w:t>
      </w:r>
      <w:r w:rsidR="00731582">
        <w:rPr>
          <w:rFonts w:hint="cs"/>
          <w:rtl/>
        </w:rPr>
        <w:t>:</w:t>
      </w:r>
    </w:p>
    <w:p w14:paraId="35D1F133" w14:textId="6F32026F" w:rsidR="00482049" w:rsidRPr="006F178A" w:rsidRDefault="000C6BEE" w:rsidP="00A07C53">
      <w:pPr>
        <w:rPr>
          <w:rtl/>
        </w:rPr>
      </w:pPr>
      <w:r w:rsidRPr="00A71FEF">
        <w:rPr>
          <w:rFonts w:hint="cs"/>
          <w:rtl/>
        </w:rPr>
        <w:t>כשברא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מרחיב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עד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שגער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בו</w:t>
      </w:r>
      <w:r>
        <w:rPr>
          <w:rFonts w:hint="cs"/>
          <w:rtl/>
        </w:rPr>
        <w:t>,</w:t>
      </w:r>
      <w:r w:rsidRPr="006C0349" w:rsidDel="000C6BEE">
        <w:rPr>
          <w:rStyle w:val="af4"/>
          <w:rFonts w:hint="cs"/>
          <w:rtl/>
        </w:rPr>
        <w:t xml:space="preserve"> </w:t>
      </w:r>
      <w:r w:rsidR="00295C36">
        <w:rPr>
          <w:rStyle w:val="af4"/>
          <w:rFonts w:hint="cs"/>
          <w:rtl/>
        </w:rPr>
        <w:t>'</w:t>
      </w:r>
      <w:r w:rsidR="00482049" w:rsidRPr="006C0349">
        <w:rPr>
          <w:rStyle w:val="af4"/>
          <w:rFonts w:hint="cs"/>
          <w:rtl/>
        </w:rPr>
        <w:t>גוער</w:t>
      </w:r>
      <w:r w:rsidR="00482049" w:rsidRPr="006C0349">
        <w:rPr>
          <w:rStyle w:val="af4"/>
          <w:rtl/>
        </w:rPr>
        <w:t xml:space="preserve"> </w:t>
      </w:r>
      <w:r w:rsidR="00482049" w:rsidRPr="006C0349">
        <w:rPr>
          <w:rStyle w:val="af4"/>
          <w:rFonts w:hint="cs"/>
          <w:rtl/>
        </w:rPr>
        <w:t>בים</w:t>
      </w:r>
      <w:r w:rsidR="00482049" w:rsidRPr="006C0349">
        <w:rPr>
          <w:rStyle w:val="af4"/>
          <w:rtl/>
        </w:rPr>
        <w:t xml:space="preserve"> </w:t>
      </w:r>
      <w:r w:rsidR="00482049" w:rsidRPr="006C0349">
        <w:rPr>
          <w:rStyle w:val="af4"/>
          <w:rFonts w:hint="cs"/>
          <w:rtl/>
        </w:rPr>
        <w:t>ויבשהו</w:t>
      </w:r>
      <w:r w:rsidR="00295C36">
        <w:rPr>
          <w:rStyle w:val="af4"/>
          <w:rFonts w:hint="cs"/>
          <w:rtl/>
        </w:rPr>
        <w:t>'</w:t>
      </w:r>
      <w:r w:rsidR="00482049" w:rsidRPr="006C0349">
        <w:rPr>
          <w:rStyle w:val="af4"/>
          <w:rtl/>
        </w:rPr>
        <w:t>.</w:t>
      </w:r>
    </w:p>
    <w:p w14:paraId="521F110F" w14:textId="6BE09530" w:rsidR="00482049" w:rsidRPr="006F178A" w:rsidRDefault="00FE65A7" w:rsidP="00A07C53">
      <w:pPr>
        <w:pStyle w:val="afffff"/>
        <w:rPr>
          <w:rtl/>
        </w:rPr>
      </w:pPr>
      <w:r>
        <w:rPr>
          <w:rFonts w:hint="cs"/>
          <w:rtl/>
        </w:rPr>
        <w:t>שמים וארץ - מי נברא תחילה</w:t>
      </w:r>
    </w:p>
    <w:p w14:paraId="5C95A839" w14:textId="39FEBA73" w:rsidR="00731582" w:rsidRDefault="00482049" w:rsidP="00C02F3A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ב</w:t>
      </w:r>
      <w:r w:rsidRPr="0087008C">
        <w:rPr>
          <w:rtl/>
        </w:rPr>
        <w:t>"</w:t>
      </w:r>
      <w:r w:rsidRPr="0087008C">
        <w:rPr>
          <w:rFonts w:hint="cs"/>
          <w:rtl/>
        </w:rPr>
        <w:t>ש</w:t>
      </w:r>
      <w:r w:rsidR="00731582">
        <w:rPr>
          <w:rFonts w:hint="cs"/>
          <w:rtl/>
        </w:rPr>
        <w:t>:</w:t>
      </w:r>
    </w:p>
    <w:p w14:paraId="49A24F5E" w14:textId="0FC03A9F" w:rsidR="00482049" w:rsidRPr="00392931" w:rsidRDefault="00482049" w:rsidP="00A07C53">
      <w:pPr>
        <w:rPr>
          <w:rtl/>
        </w:rPr>
      </w:pPr>
      <w:r w:rsidRPr="00392931">
        <w:rPr>
          <w:rFonts w:ascii="Fb Fontext" w:hAnsi="Fb Fontext" w:hint="cs"/>
          <w:rtl/>
        </w:rPr>
        <w:t>שמים</w:t>
      </w:r>
      <w:r w:rsidRPr="00392931">
        <w:rPr>
          <w:rFonts w:ascii="Fb Fontext" w:hAnsi="Fb Fontext"/>
          <w:rtl/>
        </w:rPr>
        <w:t xml:space="preserve"> </w:t>
      </w:r>
      <w:r w:rsidRPr="00392931">
        <w:rPr>
          <w:rFonts w:ascii="Fb Fontext" w:hAnsi="Fb Fontext" w:hint="cs"/>
          <w:rtl/>
        </w:rPr>
        <w:t>נבראו</w:t>
      </w:r>
      <w:r w:rsidRPr="00392931">
        <w:rPr>
          <w:rFonts w:ascii="Fb Fontext" w:hAnsi="Fb Fontext"/>
          <w:rtl/>
        </w:rPr>
        <w:t xml:space="preserve"> </w:t>
      </w:r>
      <w:r w:rsidRPr="00392931">
        <w:rPr>
          <w:rFonts w:ascii="Fb Fontext" w:hAnsi="Fb Fontext" w:hint="cs"/>
          <w:rtl/>
        </w:rPr>
        <w:t>תחלה</w:t>
      </w:r>
      <w:r w:rsidRPr="00392931">
        <w:rPr>
          <w:rFonts w:ascii="Fb Fontext" w:hAnsi="Fb Fontext"/>
          <w:rtl/>
        </w:rPr>
        <w:t>,</w:t>
      </w:r>
      <w:r w:rsidR="00FE65A7">
        <w:rPr>
          <w:rStyle w:val="af4"/>
          <w:rFonts w:hint="cs"/>
          <w:rtl/>
        </w:rPr>
        <w:t xml:space="preserve"> </w:t>
      </w:r>
      <w:r w:rsidRPr="006C0349">
        <w:rPr>
          <w:rStyle w:val="af4"/>
          <w:rFonts w:hint="eastAsia"/>
          <w:rtl/>
        </w:rPr>
        <w:t>בראשית</w:t>
      </w:r>
      <w:r w:rsidR="00FE65A7">
        <w:rPr>
          <w:rStyle w:val="af4"/>
          <w:rFonts w:hint="cs"/>
          <w:rtl/>
        </w:rPr>
        <w:t>..</w:t>
      </w:r>
      <w:r w:rsidRPr="006C0349">
        <w:rPr>
          <w:rStyle w:val="af4"/>
          <w:rtl/>
        </w:rPr>
        <w:t xml:space="preserve"> </w:t>
      </w:r>
      <w:r w:rsidRPr="006C0349">
        <w:rPr>
          <w:rStyle w:val="af4"/>
          <w:rFonts w:hint="eastAsia"/>
          <w:rtl/>
        </w:rPr>
        <w:t>את</w:t>
      </w:r>
      <w:r w:rsidRPr="006C0349">
        <w:rPr>
          <w:rStyle w:val="af4"/>
          <w:rtl/>
        </w:rPr>
        <w:t xml:space="preserve"> </w:t>
      </w:r>
      <w:r w:rsidRPr="006C0349">
        <w:rPr>
          <w:rStyle w:val="af4"/>
          <w:rFonts w:hint="eastAsia"/>
          <w:rtl/>
        </w:rPr>
        <w:t>השמים</w:t>
      </w:r>
      <w:r w:rsidRPr="006C0349">
        <w:rPr>
          <w:rStyle w:val="af4"/>
          <w:rtl/>
        </w:rPr>
        <w:t xml:space="preserve"> </w:t>
      </w:r>
      <w:r w:rsidRPr="006C0349">
        <w:rPr>
          <w:rStyle w:val="af4"/>
          <w:rFonts w:hint="eastAsia"/>
          <w:rtl/>
        </w:rPr>
        <w:t>ואת</w:t>
      </w:r>
      <w:r w:rsidRPr="006C0349">
        <w:rPr>
          <w:rStyle w:val="af4"/>
          <w:rtl/>
        </w:rPr>
        <w:t xml:space="preserve"> </w:t>
      </w:r>
      <w:r w:rsidRPr="006C0349">
        <w:rPr>
          <w:rStyle w:val="af4"/>
          <w:rFonts w:hint="eastAsia"/>
          <w:rtl/>
        </w:rPr>
        <w:t>הארץ</w:t>
      </w:r>
      <w:r w:rsidR="00FE65A7">
        <w:rPr>
          <w:rStyle w:val="af4"/>
          <w:rFonts w:hint="cs"/>
          <w:rtl/>
        </w:rPr>
        <w:t>,</w:t>
      </w:r>
    </w:p>
    <w:p w14:paraId="25F1A0E7" w14:textId="4A73CAB7" w:rsidR="00731582" w:rsidRDefault="00482049" w:rsidP="00C02F3A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ב</w:t>
      </w:r>
      <w:r w:rsidRPr="0087008C">
        <w:rPr>
          <w:rtl/>
        </w:rPr>
        <w:t>"</w:t>
      </w:r>
      <w:r w:rsidRPr="0087008C">
        <w:rPr>
          <w:rFonts w:hint="cs"/>
          <w:rtl/>
        </w:rPr>
        <w:t>ה</w:t>
      </w:r>
      <w:r w:rsidR="00731582">
        <w:rPr>
          <w:rFonts w:hint="cs"/>
          <w:rtl/>
        </w:rPr>
        <w:t>:</w:t>
      </w:r>
    </w:p>
    <w:p w14:paraId="13C902D7" w14:textId="77777777" w:rsidR="00C0473D" w:rsidRDefault="00482049" w:rsidP="00A07C53">
      <w:pPr>
        <w:rPr>
          <w:rtl/>
        </w:rPr>
      </w:pPr>
      <w:r w:rsidRPr="006F178A">
        <w:rPr>
          <w:rFonts w:hint="cs"/>
          <w:rtl/>
        </w:rPr>
        <w:t>ארץ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נבראת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תחלה</w:t>
      </w:r>
      <w:r w:rsidRPr="006F178A">
        <w:rPr>
          <w:rtl/>
        </w:rPr>
        <w:t>,</w:t>
      </w:r>
      <w:r w:rsidR="00DE468F">
        <w:rPr>
          <w:rStyle w:val="af4"/>
          <w:rFonts w:hint="cs"/>
          <w:rtl/>
        </w:rPr>
        <w:t xml:space="preserve"> </w:t>
      </w:r>
      <w:r w:rsidRPr="006C0349">
        <w:rPr>
          <w:rStyle w:val="af4"/>
          <w:rFonts w:hint="cs"/>
          <w:rtl/>
        </w:rPr>
        <w:t>ביום</w:t>
      </w:r>
      <w:r w:rsidRPr="006C0349">
        <w:rPr>
          <w:rStyle w:val="af4"/>
          <w:rtl/>
        </w:rPr>
        <w:t xml:space="preserve"> </w:t>
      </w:r>
      <w:r w:rsidRPr="006C0349">
        <w:rPr>
          <w:rStyle w:val="af4"/>
          <w:rFonts w:hint="cs"/>
          <w:rtl/>
        </w:rPr>
        <w:t>עשות</w:t>
      </w:r>
      <w:r w:rsidRPr="006C0349">
        <w:rPr>
          <w:rStyle w:val="af4"/>
          <w:rtl/>
        </w:rPr>
        <w:t xml:space="preserve"> ה' </w:t>
      </w:r>
      <w:r w:rsidRPr="006C0349">
        <w:rPr>
          <w:rStyle w:val="af4"/>
          <w:rFonts w:hint="cs"/>
          <w:rtl/>
        </w:rPr>
        <w:t>א</w:t>
      </w:r>
      <w:r w:rsidR="00DE468F">
        <w:rPr>
          <w:rStyle w:val="af4"/>
          <w:rFonts w:hint="cs"/>
          <w:rtl/>
        </w:rPr>
        <w:t>-</w:t>
      </w:r>
      <w:r w:rsidRPr="006C0349">
        <w:rPr>
          <w:rStyle w:val="af4"/>
          <w:rFonts w:hint="cs"/>
          <w:rtl/>
        </w:rPr>
        <w:t>להים</w:t>
      </w:r>
      <w:r w:rsidRPr="006C0349">
        <w:rPr>
          <w:rStyle w:val="af4"/>
          <w:rtl/>
        </w:rPr>
        <w:t xml:space="preserve"> </w:t>
      </w:r>
      <w:r w:rsidRPr="006C0349">
        <w:rPr>
          <w:rStyle w:val="af4"/>
          <w:rFonts w:hint="cs"/>
          <w:rtl/>
        </w:rPr>
        <w:t>ארץ</w:t>
      </w:r>
      <w:r w:rsidRPr="006C0349">
        <w:rPr>
          <w:rStyle w:val="af4"/>
          <w:rtl/>
        </w:rPr>
        <w:t xml:space="preserve"> </w:t>
      </w:r>
      <w:r w:rsidRPr="006C0349">
        <w:rPr>
          <w:rStyle w:val="af4"/>
          <w:rFonts w:hint="cs"/>
          <w:rtl/>
        </w:rPr>
        <w:t>ושמים</w:t>
      </w:r>
      <w:r w:rsidR="00DE468F">
        <w:rPr>
          <w:rFonts w:hint="cs"/>
          <w:rtl/>
        </w:rPr>
        <w:t>,</w:t>
      </w:r>
    </w:p>
    <w:p w14:paraId="12E9162C" w14:textId="0B9CA740" w:rsidR="00731582" w:rsidRDefault="00A84CE7" w:rsidP="008A3C87">
      <w:pPr>
        <w:pStyle w:val="36"/>
        <w:framePr w:wrap="notBeside"/>
        <w:rPr>
          <w:rtl/>
        </w:rPr>
      </w:pPr>
      <w:r w:rsidRPr="0087008C">
        <w:rPr>
          <w:rFonts w:hint="eastAsia"/>
          <w:rtl/>
        </w:rPr>
        <w:t>וחלקו</w:t>
      </w:r>
      <w:r w:rsidR="00731582">
        <w:rPr>
          <w:rFonts w:hint="cs"/>
          <w:rtl/>
        </w:rPr>
        <w:t>:</w:t>
      </w:r>
    </w:p>
    <w:p w14:paraId="1EEBDE2A" w14:textId="41B68A6C" w:rsidR="00482049" w:rsidRDefault="00A84CE7" w:rsidP="008A3C87">
      <w:pPr>
        <w:spacing w:after="60"/>
        <w:rPr>
          <w:rtl/>
        </w:rPr>
      </w:pPr>
      <w:r>
        <w:rPr>
          <w:rFonts w:hint="cs"/>
          <w:rtl/>
        </w:rPr>
        <w:t>אם</w:t>
      </w:r>
      <w:r w:rsidRPr="006F178A">
        <w:rPr>
          <w:rFonts w:hint="cs"/>
          <w:rtl/>
        </w:rPr>
        <w:t xml:space="preserve"> כסא ואח</w:t>
      </w:r>
      <w:r w:rsidRPr="006F178A">
        <w:rPr>
          <w:rtl/>
        </w:rPr>
        <w:t>"</w:t>
      </w:r>
      <w:r w:rsidRPr="006F178A">
        <w:rPr>
          <w:rFonts w:hint="cs"/>
          <w:rtl/>
        </w:rPr>
        <w:t>כ שרפרף</w:t>
      </w:r>
      <w:r>
        <w:rPr>
          <w:rFonts w:hint="cs"/>
          <w:rtl/>
        </w:rPr>
        <w:t xml:space="preserve">, </w:t>
      </w:r>
      <w:r w:rsidRPr="005E6BC8">
        <w:rPr>
          <w:rFonts w:cs="PFT_Frank" w:hint="eastAsia"/>
          <w:b/>
          <w:bCs/>
          <w:szCs w:val="14"/>
          <w:rtl/>
        </w:rPr>
        <w:t>או</w:t>
      </w:r>
      <w:r>
        <w:rPr>
          <w:rFonts w:hint="cs"/>
          <w:rtl/>
        </w:rPr>
        <w:t xml:space="preserve"> </w:t>
      </w:r>
      <w:r w:rsidR="00482049" w:rsidRPr="006F178A">
        <w:rPr>
          <w:rFonts w:hint="cs"/>
          <w:rtl/>
        </w:rPr>
        <w:t>בית ואח</w:t>
      </w:r>
      <w:r w:rsidR="00482049" w:rsidRPr="006F178A">
        <w:rPr>
          <w:rtl/>
        </w:rPr>
        <w:t>"</w:t>
      </w:r>
      <w:r w:rsidR="00482049" w:rsidRPr="006F178A">
        <w:rPr>
          <w:rFonts w:hint="cs"/>
          <w:rtl/>
        </w:rPr>
        <w:t>כ עלייה</w:t>
      </w:r>
      <w:r>
        <w:rPr>
          <w:rFonts w:hint="cs"/>
          <w:rtl/>
        </w:rPr>
        <w:t>.</w:t>
      </w:r>
    </w:p>
    <w:p w14:paraId="2723FE4C" w14:textId="3BC72BF3" w:rsidR="00731582" w:rsidRDefault="00482049" w:rsidP="00C02F3A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חכמים</w:t>
      </w:r>
      <w:r w:rsidR="00731582">
        <w:rPr>
          <w:rFonts w:hint="cs"/>
          <w:rtl/>
        </w:rPr>
        <w:t>:</w:t>
      </w:r>
    </w:p>
    <w:p w14:paraId="609DDDC3" w14:textId="13044DA9" w:rsidR="00482049" w:rsidRPr="005E6BC8" w:rsidRDefault="00482049" w:rsidP="00A07C53">
      <w:pPr>
        <w:rPr>
          <w:rStyle w:val="afffd"/>
          <w:rFonts w:ascii="Fb Fontext" w:hAnsi="Fb Fontext" w:cs="PFT_Frank"/>
          <w:szCs w:val="14"/>
          <w:rtl/>
        </w:rPr>
      </w:pPr>
      <w:r w:rsidRPr="00392931">
        <w:rPr>
          <w:rFonts w:hint="cs"/>
          <w:rtl/>
        </w:rPr>
        <w:t>כאחת</w:t>
      </w:r>
      <w:r w:rsidRPr="009C1970">
        <w:rPr>
          <w:rtl/>
        </w:rPr>
        <w:t xml:space="preserve"> </w:t>
      </w:r>
      <w:r w:rsidRPr="009C1970">
        <w:rPr>
          <w:rFonts w:hint="cs"/>
          <w:rtl/>
        </w:rPr>
        <w:t>נבראו</w:t>
      </w:r>
      <w:r w:rsidRPr="00392931">
        <w:rPr>
          <w:rtl/>
        </w:rPr>
        <w:t xml:space="preserve">, </w:t>
      </w:r>
      <w:r w:rsidRPr="006C0349">
        <w:rPr>
          <w:rStyle w:val="af4"/>
          <w:rFonts w:hint="eastAsia"/>
          <w:rtl/>
        </w:rPr>
        <w:t>יסדה</w:t>
      </w:r>
      <w:r w:rsidRPr="006C0349">
        <w:rPr>
          <w:rStyle w:val="af4"/>
          <w:rtl/>
        </w:rPr>
        <w:t xml:space="preserve"> </w:t>
      </w:r>
      <w:r w:rsidRPr="006C0349">
        <w:rPr>
          <w:rStyle w:val="af4"/>
          <w:rFonts w:hint="eastAsia"/>
          <w:rtl/>
        </w:rPr>
        <w:t>ארץ</w:t>
      </w:r>
      <w:r w:rsidR="00A84CE7">
        <w:rPr>
          <w:rStyle w:val="af4"/>
          <w:rFonts w:hint="cs"/>
          <w:rtl/>
        </w:rPr>
        <w:t>..</w:t>
      </w:r>
      <w:r w:rsidRPr="006C0349">
        <w:rPr>
          <w:rStyle w:val="af4"/>
          <w:rtl/>
        </w:rPr>
        <w:t xml:space="preserve"> </w:t>
      </w:r>
      <w:r w:rsidRPr="006C0349">
        <w:rPr>
          <w:rStyle w:val="af4"/>
          <w:rFonts w:hint="eastAsia"/>
          <w:rtl/>
        </w:rPr>
        <w:t>טפחה</w:t>
      </w:r>
      <w:r w:rsidRPr="006C0349">
        <w:rPr>
          <w:rStyle w:val="af4"/>
          <w:rtl/>
        </w:rPr>
        <w:t xml:space="preserve"> </w:t>
      </w:r>
      <w:r w:rsidRPr="006C0349">
        <w:rPr>
          <w:rStyle w:val="af4"/>
          <w:rFonts w:hint="eastAsia"/>
          <w:rtl/>
        </w:rPr>
        <w:t>שמים</w:t>
      </w:r>
      <w:r w:rsidR="00A84CE7">
        <w:rPr>
          <w:rStyle w:val="af4"/>
          <w:rFonts w:hint="cs"/>
          <w:rtl/>
        </w:rPr>
        <w:t>..</w:t>
      </w:r>
      <w:r w:rsidRPr="006C0349">
        <w:rPr>
          <w:rStyle w:val="af4"/>
          <w:rtl/>
        </w:rPr>
        <w:t xml:space="preserve"> </w:t>
      </w:r>
      <w:r w:rsidRPr="006C0349">
        <w:rPr>
          <w:rStyle w:val="af4"/>
          <w:rFonts w:hint="eastAsia"/>
          <w:rtl/>
        </w:rPr>
        <w:t>יעמדו</w:t>
      </w:r>
      <w:r w:rsidRPr="006C0349">
        <w:rPr>
          <w:rStyle w:val="af4"/>
          <w:rtl/>
        </w:rPr>
        <w:t xml:space="preserve"> </w:t>
      </w:r>
      <w:r w:rsidRPr="006C0349">
        <w:rPr>
          <w:rStyle w:val="af4"/>
          <w:rFonts w:hint="eastAsia"/>
          <w:rtl/>
        </w:rPr>
        <w:t>יחד</w:t>
      </w:r>
      <w:r w:rsidR="00A84CE7">
        <w:rPr>
          <w:rStyle w:val="af4"/>
          <w:rFonts w:hint="cs"/>
          <w:rtl/>
        </w:rPr>
        <w:t>י</w:t>
      </w:r>
      <w:r w:rsidRPr="006C0349">
        <w:rPr>
          <w:rStyle w:val="af4"/>
          <w:rFonts w:hint="eastAsia"/>
          <w:rtl/>
        </w:rPr>
        <w:t>ו</w:t>
      </w:r>
      <w:r w:rsidRPr="006C0349">
        <w:rPr>
          <w:rStyle w:val="af4"/>
          <w:rtl/>
        </w:rPr>
        <w:t>.</w:t>
      </w:r>
    </w:p>
    <w:p w14:paraId="5B9A6642" w14:textId="5A4E91A8" w:rsidR="00731582" w:rsidRDefault="00A84CE7" w:rsidP="00C02F3A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ו</w:t>
      </w:r>
      <w:r w:rsidRPr="0087008C">
        <w:rPr>
          <w:rFonts w:hint="eastAsia"/>
          <w:rtl/>
        </w:rPr>
        <w:t>תירץ</w:t>
      </w:r>
      <w:r w:rsidRPr="0087008C">
        <w:rPr>
          <w:rtl/>
        </w:rPr>
        <w:t xml:space="preserve"> ר"ל</w:t>
      </w:r>
      <w:r w:rsidR="00731582">
        <w:rPr>
          <w:rFonts w:hint="cs"/>
          <w:rtl/>
        </w:rPr>
        <w:t>:</w:t>
      </w:r>
    </w:p>
    <w:p w14:paraId="6B956BC9" w14:textId="2ADF8267" w:rsidR="00482049" w:rsidRPr="00D22086" w:rsidRDefault="00482049" w:rsidP="00A07C53">
      <w:pPr>
        <w:rPr>
          <w:spacing w:val="-4"/>
          <w:rtl/>
        </w:rPr>
      </w:pPr>
      <w:r w:rsidRPr="00D22086">
        <w:rPr>
          <w:rStyle w:val="affc"/>
          <w:rFonts w:hint="eastAsia"/>
          <w:spacing w:val="-4"/>
          <w:rtl/>
        </w:rPr>
        <w:t>קראי</w:t>
      </w:r>
      <w:r w:rsidR="00DA4578" w:rsidRPr="00D22086">
        <w:rPr>
          <w:rStyle w:val="affc"/>
          <w:rFonts w:hint="cs"/>
          <w:spacing w:val="-4"/>
          <w:rtl/>
        </w:rPr>
        <w:t xml:space="preserve"> </w:t>
      </w:r>
      <w:r w:rsidR="00DA4578" w:rsidRPr="00D22086">
        <w:rPr>
          <w:rStyle w:val="affe"/>
          <w:rFonts w:hint="cs"/>
          <w:spacing w:val="-4"/>
          <w:rtl/>
        </w:rPr>
        <w:t>לב"ש</w:t>
      </w:r>
      <w:r w:rsidR="00A84CE7" w:rsidRPr="00D22086">
        <w:rPr>
          <w:rStyle w:val="affc"/>
          <w:spacing w:val="-4"/>
          <w:rtl/>
        </w:rPr>
        <w:t>:</w:t>
      </w:r>
      <w:r w:rsidRPr="00D22086">
        <w:rPr>
          <w:rStyle w:val="affc"/>
          <w:spacing w:val="-4"/>
          <w:rtl/>
        </w:rPr>
        <w:t xml:space="preserve"> </w:t>
      </w:r>
      <w:r w:rsidRPr="00D22086">
        <w:rPr>
          <w:rStyle w:val="afffd"/>
          <w:rFonts w:ascii="Fb Fontext" w:hAnsi="Fb Fontext" w:cs="PFT_Frank" w:hint="cs"/>
          <w:spacing w:val="-4"/>
          <w:szCs w:val="14"/>
          <w:rtl/>
        </w:rPr>
        <w:t>כש</w:t>
      </w:r>
      <w:r w:rsidR="00A84CE7" w:rsidRPr="00D22086">
        <w:rPr>
          <w:rStyle w:val="afffd"/>
          <w:rFonts w:ascii="Fb Fontext" w:hAnsi="Fb Fontext" w:cs="PFT_Frank" w:hint="cs"/>
          <w:spacing w:val="-4"/>
          <w:szCs w:val="14"/>
          <w:rtl/>
        </w:rPr>
        <w:t>ברא</w:t>
      </w:r>
      <w:r w:rsidRPr="00D22086">
        <w:rPr>
          <w:spacing w:val="-4"/>
          <w:rtl/>
        </w:rPr>
        <w:t xml:space="preserve"> </w:t>
      </w:r>
      <w:r w:rsidR="00A84CE7" w:rsidRPr="00D22086">
        <w:rPr>
          <w:rFonts w:hint="cs"/>
          <w:spacing w:val="-4"/>
          <w:rtl/>
        </w:rPr>
        <w:t>-</w:t>
      </w:r>
      <w:r w:rsidR="00A84CE7" w:rsidRPr="00D22086">
        <w:rPr>
          <w:spacing w:val="-4"/>
          <w:rtl/>
        </w:rPr>
        <w:t xml:space="preserve"> </w:t>
      </w:r>
      <w:r w:rsidRPr="00D22086">
        <w:rPr>
          <w:rFonts w:hint="cs"/>
          <w:spacing w:val="-4"/>
          <w:rtl/>
        </w:rPr>
        <w:t>שמים</w:t>
      </w:r>
      <w:r w:rsidRPr="00D22086">
        <w:rPr>
          <w:spacing w:val="-4"/>
          <w:rtl/>
        </w:rPr>
        <w:t xml:space="preserve"> </w:t>
      </w:r>
      <w:r w:rsidR="00A84CE7" w:rsidRPr="00D22086">
        <w:rPr>
          <w:rFonts w:hint="cs"/>
          <w:spacing w:val="-4"/>
          <w:rtl/>
        </w:rPr>
        <w:t>קודם,</w:t>
      </w:r>
      <w:r w:rsidR="00A84CE7" w:rsidRPr="00D22086">
        <w:rPr>
          <w:rFonts w:cs="PFT_Frank" w:hint="cs"/>
          <w:b/>
          <w:bCs/>
          <w:spacing w:val="-4"/>
          <w:szCs w:val="14"/>
          <w:rtl/>
        </w:rPr>
        <w:t xml:space="preserve"> </w:t>
      </w:r>
      <w:r w:rsidRPr="00D22086">
        <w:rPr>
          <w:rFonts w:cs="PFT_Frank" w:hint="cs"/>
          <w:b/>
          <w:bCs/>
          <w:spacing w:val="-4"/>
          <w:szCs w:val="14"/>
          <w:rtl/>
        </w:rPr>
        <w:t>כשנטה</w:t>
      </w:r>
      <w:r w:rsidRPr="00D22086">
        <w:rPr>
          <w:rFonts w:cs="PFT_Frank"/>
          <w:b/>
          <w:bCs/>
          <w:spacing w:val="-4"/>
          <w:szCs w:val="14"/>
          <w:rtl/>
        </w:rPr>
        <w:t xml:space="preserve"> -</w:t>
      </w:r>
      <w:r w:rsidRPr="00D22086">
        <w:rPr>
          <w:rFonts w:ascii="Fb Fontext" w:hAnsi="Fb Fontext" w:cs="PFT_Frank"/>
          <w:b/>
          <w:bCs/>
          <w:spacing w:val="-4"/>
          <w:sz w:val="20"/>
          <w:szCs w:val="14"/>
          <w:rtl/>
        </w:rPr>
        <w:t xml:space="preserve"> </w:t>
      </w:r>
      <w:r w:rsidRPr="00D22086">
        <w:rPr>
          <w:rFonts w:ascii="Fb Fontext" w:hAnsi="Fb Fontext" w:hint="cs"/>
          <w:spacing w:val="-4"/>
          <w:sz w:val="20"/>
          <w:rtl/>
        </w:rPr>
        <w:t>ארץ</w:t>
      </w:r>
      <w:r w:rsidRPr="00D22086">
        <w:rPr>
          <w:rFonts w:ascii="Fb Fontext" w:hAnsi="Fb Fontext"/>
          <w:spacing w:val="-4"/>
          <w:sz w:val="20"/>
          <w:rtl/>
        </w:rPr>
        <w:t xml:space="preserve"> </w:t>
      </w:r>
      <w:r w:rsidR="00DA4578" w:rsidRPr="00D22086">
        <w:rPr>
          <w:rFonts w:ascii="Fb Fontext" w:hAnsi="Fb Fontext" w:hint="cs"/>
          <w:spacing w:val="-4"/>
          <w:sz w:val="20"/>
          <w:rtl/>
        </w:rPr>
        <w:t>קודם.</w:t>
      </w:r>
    </w:p>
    <w:p w14:paraId="58D94202" w14:textId="36BBAB5F" w:rsidR="00731582" w:rsidRDefault="009172B1" w:rsidP="00C02F3A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ר</w:t>
      </w:r>
      <w:r w:rsidR="00482049" w:rsidRPr="0087008C">
        <w:rPr>
          <w:rtl/>
        </w:rPr>
        <w:t>"</w:t>
      </w:r>
      <w:r w:rsidR="00482049" w:rsidRPr="0087008C">
        <w:rPr>
          <w:rFonts w:hint="eastAsia"/>
          <w:rtl/>
        </w:rPr>
        <w:t>ע</w:t>
      </w:r>
      <w:r w:rsidR="00731582">
        <w:rPr>
          <w:rFonts w:hint="cs"/>
          <w:rtl/>
        </w:rPr>
        <w:t>:</w:t>
      </w:r>
    </w:p>
    <w:p w14:paraId="555283CE" w14:textId="4D51DEB2" w:rsidR="00482049" w:rsidRPr="00D22086" w:rsidRDefault="00482049" w:rsidP="00A07C53">
      <w:pPr>
        <w:rPr>
          <w:spacing w:val="-2"/>
          <w:rtl/>
        </w:rPr>
      </w:pPr>
      <w:r w:rsidRPr="00D22086">
        <w:rPr>
          <w:rStyle w:val="af4"/>
          <w:rFonts w:hint="eastAsia"/>
          <w:b/>
          <w:bCs/>
          <w:spacing w:val="-2"/>
          <w:rtl/>
        </w:rPr>
        <w:t>את</w:t>
      </w:r>
      <w:r w:rsidRPr="00D22086">
        <w:rPr>
          <w:rStyle w:val="af4"/>
          <w:spacing w:val="-2"/>
          <w:rtl/>
        </w:rPr>
        <w:t xml:space="preserve"> </w:t>
      </w:r>
      <w:r w:rsidRPr="00D22086">
        <w:rPr>
          <w:rStyle w:val="af4"/>
          <w:rFonts w:hint="cs"/>
          <w:spacing w:val="-2"/>
          <w:rtl/>
        </w:rPr>
        <w:t>השמים</w:t>
      </w:r>
      <w:r w:rsidRPr="00D22086">
        <w:rPr>
          <w:spacing w:val="-2"/>
          <w:rtl/>
        </w:rPr>
        <w:t xml:space="preserve"> </w:t>
      </w:r>
      <w:r w:rsidR="009172B1" w:rsidRPr="00D22086">
        <w:rPr>
          <w:spacing w:val="-2"/>
          <w:rtl/>
        </w:rPr>
        <w:t xml:space="preserve">- </w:t>
      </w:r>
      <w:r w:rsidR="00073284" w:rsidRPr="00D22086">
        <w:rPr>
          <w:rFonts w:hint="cs"/>
          <w:spacing w:val="-2"/>
          <w:rtl/>
        </w:rPr>
        <w:t>ש</w:t>
      </w:r>
      <w:r w:rsidRPr="00D22086">
        <w:rPr>
          <w:rFonts w:hint="cs"/>
          <w:spacing w:val="-2"/>
          <w:rtl/>
        </w:rPr>
        <w:t>לא ש</w:t>
      </w:r>
      <w:r w:rsidR="009172B1" w:rsidRPr="00D22086">
        <w:rPr>
          <w:rFonts w:hint="cs"/>
          <w:spacing w:val="-2"/>
          <w:rtl/>
        </w:rPr>
        <w:t>ֵ</w:t>
      </w:r>
      <w:r w:rsidRPr="00D22086">
        <w:rPr>
          <w:rFonts w:hint="cs"/>
          <w:spacing w:val="-2"/>
          <w:rtl/>
        </w:rPr>
        <w:t>מו</w:t>
      </w:r>
      <w:r w:rsidR="009172B1" w:rsidRPr="00D22086">
        <w:rPr>
          <w:rFonts w:hint="cs"/>
          <w:spacing w:val="-2"/>
          <w:rtl/>
        </w:rPr>
        <w:t>ת</w:t>
      </w:r>
      <w:r w:rsidRPr="00D22086">
        <w:rPr>
          <w:rFonts w:hint="cs"/>
          <w:spacing w:val="-2"/>
          <w:rtl/>
        </w:rPr>
        <w:t xml:space="preserve"> ה</w:t>
      </w:r>
      <w:r w:rsidR="009172B1" w:rsidRPr="00D22086">
        <w:rPr>
          <w:rFonts w:hint="cs"/>
          <w:spacing w:val="-2"/>
          <w:rtl/>
        </w:rPr>
        <w:t>'</w:t>
      </w:r>
      <w:r w:rsidR="009172B1" w:rsidRPr="00D22086">
        <w:rPr>
          <w:rStyle w:val="af4"/>
          <w:rFonts w:hint="cs"/>
          <w:spacing w:val="-2"/>
          <w:rtl/>
        </w:rPr>
        <w:t xml:space="preserve">, </w:t>
      </w:r>
      <w:r w:rsidRPr="00D22086">
        <w:rPr>
          <w:rStyle w:val="af4"/>
          <w:rFonts w:hint="eastAsia"/>
          <w:b/>
          <w:bCs/>
          <w:spacing w:val="-2"/>
          <w:rtl/>
        </w:rPr>
        <w:t>את</w:t>
      </w:r>
      <w:r w:rsidRPr="00D22086">
        <w:rPr>
          <w:rStyle w:val="af4"/>
          <w:spacing w:val="-2"/>
          <w:rtl/>
        </w:rPr>
        <w:t xml:space="preserve"> </w:t>
      </w:r>
      <w:r w:rsidRPr="00D22086">
        <w:rPr>
          <w:rStyle w:val="af4"/>
          <w:rFonts w:hint="cs"/>
          <w:spacing w:val="-2"/>
          <w:rtl/>
        </w:rPr>
        <w:t>הארץ</w:t>
      </w:r>
      <w:r w:rsidRPr="00D22086">
        <w:rPr>
          <w:spacing w:val="-2"/>
          <w:rtl/>
        </w:rPr>
        <w:t xml:space="preserve"> </w:t>
      </w:r>
      <w:r w:rsidR="009172B1" w:rsidRPr="00D22086">
        <w:rPr>
          <w:spacing w:val="-2"/>
          <w:rtl/>
        </w:rPr>
        <w:t>-</w:t>
      </w:r>
      <w:r w:rsidR="009172B1" w:rsidRPr="00D22086">
        <w:rPr>
          <w:spacing w:val="-2"/>
        </w:rPr>
        <w:t xml:space="preserve"> </w:t>
      </w:r>
      <w:r w:rsidRPr="00D22086">
        <w:rPr>
          <w:rFonts w:hint="cs"/>
          <w:spacing w:val="-2"/>
          <w:rtl/>
        </w:rPr>
        <w:t>להקדים</w:t>
      </w:r>
      <w:r w:rsidRPr="00D22086">
        <w:rPr>
          <w:spacing w:val="-2"/>
          <w:rtl/>
        </w:rPr>
        <w:t xml:space="preserve"> </w:t>
      </w:r>
      <w:r w:rsidRPr="00D22086">
        <w:rPr>
          <w:rFonts w:hint="cs"/>
          <w:spacing w:val="-2"/>
          <w:rtl/>
        </w:rPr>
        <w:t>שמים</w:t>
      </w:r>
      <w:r w:rsidR="009172B1" w:rsidRPr="00D22086">
        <w:rPr>
          <w:rStyle w:val="affe"/>
          <w:spacing w:val="-2"/>
          <w:rtl/>
        </w:rPr>
        <w:t xml:space="preserve"> כב"ש</w:t>
      </w:r>
      <w:r w:rsidR="009172B1" w:rsidRPr="00D22086">
        <w:rPr>
          <w:rStyle w:val="affe"/>
          <w:rFonts w:hint="cs"/>
          <w:spacing w:val="-2"/>
          <w:rtl/>
        </w:rPr>
        <w:t>.</w:t>
      </w:r>
    </w:p>
    <w:p w14:paraId="486371C7" w14:textId="139CDD14" w:rsidR="00731582" w:rsidRDefault="009172B1" w:rsidP="00C02F3A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ת</w:t>
      </w:r>
      <w:r w:rsidRPr="0087008C">
        <w:rPr>
          <w:rFonts w:hint="eastAsia"/>
          <w:rtl/>
        </w:rPr>
        <w:t>נא</w:t>
      </w:r>
      <w:r w:rsidRPr="0087008C">
        <w:rPr>
          <w:rtl/>
        </w:rPr>
        <w:t xml:space="preserve"> דברי"ש</w:t>
      </w:r>
      <w:r w:rsidR="00731582">
        <w:rPr>
          <w:rtl/>
        </w:rPr>
        <w:t>:</w:t>
      </w:r>
    </w:p>
    <w:p w14:paraId="59974F26" w14:textId="21C61D6C" w:rsidR="00482049" w:rsidRDefault="00482049" w:rsidP="00A07C53">
      <w:pPr>
        <w:rPr>
          <w:rtl/>
        </w:rPr>
      </w:pPr>
      <w:r w:rsidRPr="006C0349">
        <w:rPr>
          <w:rStyle w:val="af4"/>
          <w:rFonts w:hint="cs"/>
          <w:rtl/>
        </w:rPr>
        <w:t>והארץ</w:t>
      </w:r>
      <w:r w:rsidRPr="006C0349">
        <w:rPr>
          <w:rStyle w:val="af4"/>
          <w:rtl/>
        </w:rPr>
        <w:t xml:space="preserve"> </w:t>
      </w:r>
      <w:r w:rsidRPr="006C0349">
        <w:rPr>
          <w:rStyle w:val="af4"/>
          <w:rFonts w:hint="cs"/>
          <w:rtl/>
        </w:rPr>
        <w:t>היתה</w:t>
      </w:r>
      <w:r w:rsidRPr="006C0349">
        <w:rPr>
          <w:rStyle w:val="af4"/>
          <w:rtl/>
        </w:rPr>
        <w:t xml:space="preserve"> </w:t>
      </w:r>
      <w:r w:rsidRPr="006C0349">
        <w:rPr>
          <w:rStyle w:val="af4"/>
          <w:rFonts w:hint="cs"/>
          <w:rtl/>
        </w:rPr>
        <w:t>תהו</w:t>
      </w:r>
      <w:r w:rsidR="009172B1">
        <w:rPr>
          <w:rStyle w:val="af4"/>
          <w:rFonts w:hint="cs"/>
          <w:rtl/>
        </w:rPr>
        <w:t>..</w:t>
      </w:r>
      <w:r w:rsidRPr="006F178A">
        <w:rPr>
          <w:rtl/>
        </w:rPr>
        <w:t xml:space="preserve"> </w:t>
      </w:r>
      <w:r w:rsidR="009172B1">
        <w:rPr>
          <w:rFonts w:hint="cs"/>
          <w:rtl/>
        </w:rPr>
        <w:t>הקדי</w:t>
      </w:r>
      <w:r w:rsidR="009172B1" w:rsidRPr="002B55CA">
        <w:rPr>
          <w:rFonts w:hint="cs"/>
          <w:rtl/>
        </w:rPr>
        <w:t>ם</w:t>
      </w:r>
      <w:r w:rsidRPr="002B55CA">
        <w:rPr>
          <w:rFonts w:hint="cs"/>
          <w:rtl/>
        </w:rPr>
        <w:t xml:space="preserve"> מעשה ארץ</w:t>
      </w:r>
      <w:r w:rsidR="009172B1" w:rsidRPr="002B55CA">
        <w:rPr>
          <w:rFonts w:hint="cs"/>
          <w:rtl/>
        </w:rPr>
        <w:t>,</w:t>
      </w:r>
      <w:r w:rsidRPr="002B55CA">
        <w:rPr>
          <w:rFonts w:hint="cs"/>
          <w:rtl/>
        </w:rPr>
        <w:t xml:space="preserve"> </w:t>
      </w:r>
      <w:r w:rsidR="009172B1" w:rsidRPr="002B55CA">
        <w:rPr>
          <w:rFonts w:hint="cs"/>
          <w:rtl/>
        </w:rPr>
        <w:t>כ</w:t>
      </w:r>
      <w:r w:rsidRPr="002B55CA">
        <w:rPr>
          <w:rFonts w:hint="cs"/>
          <w:rtl/>
        </w:rPr>
        <w:t>מלך שמשבח למי שאין דרכו להשכים</w:t>
      </w:r>
      <w:r w:rsidR="009172B1" w:rsidRPr="002B55CA">
        <w:rPr>
          <w:rFonts w:hint="cs"/>
          <w:rtl/>
        </w:rPr>
        <w:t xml:space="preserve"> והשכי</w:t>
      </w:r>
      <w:r w:rsidR="009172B1" w:rsidRPr="00D22086">
        <w:rPr>
          <w:rFonts w:hint="cs"/>
          <w:spacing w:val="-2"/>
          <w:rtl/>
        </w:rPr>
        <w:t>ם</w:t>
      </w:r>
      <w:r w:rsidR="009172B1" w:rsidRPr="00D22086">
        <w:rPr>
          <w:rStyle w:val="affe"/>
          <w:spacing w:val="-2"/>
          <w:rtl/>
        </w:rPr>
        <w:t xml:space="preserve"> </w:t>
      </w:r>
      <w:r w:rsidR="009172B1" w:rsidRPr="002B55CA">
        <w:rPr>
          <w:rStyle w:val="affe"/>
          <w:rFonts w:hint="cs"/>
          <w:rtl/>
        </w:rPr>
        <w:t>ש</w:t>
      </w:r>
      <w:r w:rsidR="009172B1" w:rsidRPr="002B55CA">
        <w:rPr>
          <w:rStyle w:val="affe"/>
          <w:rFonts w:hint="eastAsia"/>
          <w:rtl/>
        </w:rPr>
        <w:t>כאחת</w:t>
      </w:r>
      <w:r w:rsidR="009172B1" w:rsidRPr="002B55CA">
        <w:rPr>
          <w:rStyle w:val="affe"/>
          <w:rtl/>
        </w:rPr>
        <w:t xml:space="preserve"> </w:t>
      </w:r>
      <w:r w:rsidR="009172B1" w:rsidRPr="002B55CA">
        <w:rPr>
          <w:rStyle w:val="affe"/>
          <w:rFonts w:hint="eastAsia"/>
          <w:rtl/>
        </w:rPr>
        <w:t>נבראו</w:t>
      </w:r>
      <w:r w:rsidR="009172B1" w:rsidRPr="002B55CA">
        <w:rPr>
          <w:rStyle w:val="affe"/>
          <w:rtl/>
        </w:rPr>
        <w:t xml:space="preserve">, </w:t>
      </w:r>
      <w:r w:rsidR="009172B1" w:rsidRPr="002B55CA">
        <w:rPr>
          <w:rStyle w:val="affe"/>
          <w:rFonts w:hint="eastAsia"/>
          <w:rtl/>
        </w:rPr>
        <w:t>כחכמים</w:t>
      </w:r>
      <w:r w:rsidR="009172B1" w:rsidRPr="002B55CA">
        <w:rPr>
          <w:rStyle w:val="affe"/>
          <w:rtl/>
        </w:rPr>
        <w:t>.</w:t>
      </w:r>
    </w:p>
    <w:p w14:paraId="1A479524" w14:textId="232B8D7B" w:rsidR="00790C86" w:rsidRPr="006F178A" w:rsidRDefault="00790C86" w:rsidP="00A07C53">
      <w:pPr>
        <w:rPr>
          <w:rtl/>
        </w:rPr>
      </w:pPr>
      <w:r w:rsidRPr="005E6BC8">
        <w:rPr>
          <w:rFonts w:cs="PFT_Frank" w:hint="eastAsia"/>
          <w:b/>
          <w:bCs/>
          <w:szCs w:val="14"/>
          <w:rtl/>
        </w:rPr>
        <w:t>שמים</w:t>
      </w:r>
      <w:r>
        <w:rPr>
          <w:rFonts w:hint="cs"/>
          <w:rtl/>
        </w:rPr>
        <w:t xml:space="preserve"> - שָׁם מים, </w:t>
      </w:r>
      <w:r w:rsidRPr="005E6BC8">
        <w:rPr>
          <w:rFonts w:cs="PFT_Frank" w:hint="eastAsia"/>
          <w:b/>
          <w:bCs/>
          <w:szCs w:val="14"/>
          <w:rtl/>
        </w:rPr>
        <w:t>או</w:t>
      </w:r>
      <w:r w:rsidRPr="005E6BC8">
        <w:rPr>
          <w:rFonts w:cs="PFT_Frank" w:hint="cs"/>
          <w:b/>
          <w:bCs/>
          <w:szCs w:val="14"/>
          <w:rtl/>
        </w:rPr>
        <w:t xml:space="preserve"> </w:t>
      </w:r>
      <w:r w:rsidRPr="00F92204">
        <w:rPr>
          <w:rStyle w:val="affe"/>
          <w:rFonts w:hint="eastAsia"/>
          <w:rtl/>
        </w:rPr>
        <w:t>עשויים</w:t>
      </w:r>
      <w:r>
        <w:rPr>
          <w:rStyle w:val="affe"/>
          <w:rFonts w:hint="cs"/>
          <w:rtl/>
        </w:rPr>
        <w:t xml:space="preserve"> </w:t>
      </w:r>
      <w:r w:rsidRPr="00F92204">
        <w:rPr>
          <w:rFonts w:hint="eastAsia"/>
          <w:rtl/>
        </w:rPr>
        <w:t>מאש</w:t>
      </w:r>
      <w:r w:rsidRPr="00F92204">
        <w:rPr>
          <w:rtl/>
        </w:rPr>
        <w:t xml:space="preserve"> </w:t>
      </w:r>
      <w:r w:rsidRPr="00F92204">
        <w:rPr>
          <w:rFonts w:hint="eastAsia"/>
          <w:rtl/>
        </w:rPr>
        <w:t>ומים</w:t>
      </w:r>
      <w:r>
        <w:rPr>
          <w:rFonts w:hint="cs"/>
          <w:rtl/>
        </w:rPr>
        <w:t>.</w:t>
      </w:r>
    </w:p>
    <w:p w14:paraId="00BD1654" w14:textId="11EAD4DD" w:rsidR="00754C7E" w:rsidRPr="00F92204" w:rsidRDefault="00754C7E" w:rsidP="00A07C53">
      <w:pPr>
        <w:pStyle w:val="afffff"/>
        <w:rPr>
          <w:rFonts w:cs="Arial"/>
          <w:rtl/>
        </w:rPr>
      </w:pPr>
      <w:r>
        <w:rPr>
          <w:rFonts w:hint="cs"/>
          <w:rtl/>
        </w:rPr>
        <w:t>יסודות הבריאה</w:t>
      </w:r>
    </w:p>
    <w:p w14:paraId="617AFDEA" w14:textId="5EC360DD" w:rsidR="00731582" w:rsidRDefault="00482049" w:rsidP="00C02F3A">
      <w:pPr>
        <w:pStyle w:val="36"/>
        <w:framePr w:wrap="notBeside"/>
        <w:rPr>
          <w:rtl/>
        </w:rPr>
      </w:pPr>
      <w:r w:rsidRPr="0087008C">
        <w:rPr>
          <w:rFonts w:hint="eastAsia"/>
          <w:rtl/>
        </w:rPr>
        <w:t>רי</w:t>
      </w:r>
      <w:r w:rsidR="00754C7E" w:rsidRPr="0087008C">
        <w:rPr>
          <w:rFonts w:hint="cs"/>
          <w:rtl/>
        </w:rPr>
        <w:t>ו"ס</w:t>
      </w:r>
      <w:r w:rsidR="00731582">
        <w:rPr>
          <w:rFonts w:hint="cs"/>
          <w:rtl/>
        </w:rPr>
        <w:t>:</w:t>
      </w:r>
    </w:p>
    <w:p w14:paraId="329AEF79" w14:textId="2A10CC51" w:rsidR="00482049" w:rsidRPr="006F178A" w:rsidRDefault="00482049" w:rsidP="00A07C53">
      <w:pPr>
        <w:rPr>
          <w:rtl/>
        </w:rPr>
      </w:pPr>
      <w:r w:rsidRPr="006F178A">
        <w:rPr>
          <w:rFonts w:ascii="Fb Fontext" w:hAnsi="Fb Fontext" w:hint="cs"/>
          <w:rtl/>
        </w:rPr>
        <w:t>אוי</w:t>
      </w:r>
      <w:r w:rsidRPr="006F178A">
        <w:rPr>
          <w:rFonts w:ascii="Fb Fontext" w:hAnsi="Fb Fontext"/>
          <w:rtl/>
        </w:rPr>
        <w:t xml:space="preserve"> </w:t>
      </w:r>
      <w:r w:rsidRPr="006F178A">
        <w:rPr>
          <w:rFonts w:ascii="Fb Fontext" w:hAnsi="Fb Fontext" w:hint="cs"/>
          <w:rtl/>
        </w:rPr>
        <w:t>לבריות</w:t>
      </w:r>
      <w:r w:rsidR="00754C7E">
        <w:rPr>
          <w:rFonts w:ascii="Fb Fontext" w:hAnsi="Fb Fontext" w:hint="cs"/>
          <w:rtl/>
        </w:rPr>
        <w:t>,</w:t>
      </w:r>
      <w:r w:rsidRPr="006F178A">
        <w:rPr>
          <w:rFonts w:ascii="Fb Fontext" w:hAnsi="Fb Fontext"/>
          <w:rtl/>
        </w:rPr>
        <w:t xml:space="preserve"> </w:t>
      </w:r>
      <w:r w:rsidR="00754C7E">
        <w:rPr>
          <w:rFonts w:ascii="Fb Fontext" w:hAnsi="Fb Fontext" w:hint="cs"/>
          <w:rtl/>
        </w:rPr>
        <w:t>שלא</w:t>
      </w:r>
      <w:r w:rsidRPr="006F178A">
        <w:rPr>
          <w:rFonts w:ascii="Fb Fontext" w:hAnsi="Fb Fontext"/>
          <w:rtl/>
        </w:rPr>
        <w:t xml:space="preserve"> </w:t>
      </w:r>
      <w:r w:rsidRPr="006F178A">
        <w:rPr>
          <w:rFonts w:ascii="Fb Fontext" w:hAnsi="Fb Fontext" w:hint="cs"/>
          <w:rtl/>
        </w:rPr>
        <w:t>יודעות</w:t>
      </w:r>
      <w:r w:rsidRPr="006F178A">
        <w:rPr>
          <w:rFonts w:ascii="Fb Fontext" w:hAnsi="Fb Fontext"/>
          <w:rtl/>
        </w:rPr>
        <w:t xml:space="preserve"> </w:t>
      </w:r>
      <w:r w:rsidR="00754C7E">
        <w:rPr>
          <w:rFonts w:ascii="Fb Fontext" w:hAnsi="Fb Fontext" w:hint="cs"/>
          <w:rtl/>
        </w:rPr>
        <w:t>מה רואות, ו</w:t>
      </w:r>
      <w:r w:rsidRPr="006F178A">
        <w:rPr>
          <w:rFonts w:ascii="Fb Fontext" w:hAnsi="Fb Fontext" w:hint="cs"/>
          <w:rtl/>
        </w:rPr>
        <w:t>על</w:t>
      </w:r>
      <w:r w:rsidRPr="006F178A">
        <w:rPr>
          <w:rFonts w:ascii="Fb Fontext" w:hAnsi="Fb Fontext"/>
          <w:rtl/>
        </w:rPr>
        <w:t xml:space="preserve"> </w:t>
      </w:r>
      <w:r w:rsidRPr="006F178A">
        <w:rPr>
          <w:rFonts w:ascii="Fb Fontext" w:hAnsi="Fb Fontext" w:hint="cs"/>
          <w:rtl/>
        </w:rPr>
        <w:t>מה</w:t>
      </w:r>
      <w:r w:rsidRPr="006F178A">
        <w:rPr>
          <w:rFonts w:ascii="Fb Fontext" w:hAnsi="Fb Fontext"/>
          <w:rtl/>
        </w:rPr>
        <w:t xml:space="preserve"> </w:t>
      </w:r>
      <w:r w:rsidRPr="006F178A">
        <w:rPr>
          <w:rFonts w:ascii="Fb Fontext" w:hAnsi="Fb Fontext" w:hint="cs"/>
          <w:rtl/>
        </w:rPr>
        <w:t>עומדות</w:t>
      </w:r>
      <w:r w:rsidR="00D8555A">
        <w:rPr>
          <w:rFonts w:hint="cs"/>
          <w:rtl/>
        </w:rPr>
        <w:t>,</w:t>
      </w:r>
    </w:p>
    <w:p w14:paraId="49D74197" w14:textId="7159FC42" w:rsidR="00754C7E" w:rsidRDefault="00482049" w:rsidP="00A07C53">
      <w:pPr>
        <w:rPr>
          <w:rtl/>
        </w:rPr>
      </w:pPr>
      <w:r w:rsidRPr="00D67AD3">
        <w:rPr>
          <w:rFonts w:cs="PFT_Frank"/>
          <w:b/>
          <w:bCs/>
          <w:szCs w:val="14"/>
          <w:rtl/>
        </w:rPr>
        <w:t>אר</w:t>
      </w:r>
      <w:r w:rsidRPr="00D67AD3">
        <w:rPr>
          <w:rFonts w:cs="PFT_Frank" w:hint="cs"/>
          <w:b/>
          <w:bCs/>
          <w:szCs w:val="14"/>
          <w:rtl/>
        </w:rPr>
        <w:t>ץ</w:t>
      </w:r>
      <w:r w:rsidRPr="006F178A">
        <w:rPr>
          <w:rFonts w:hint="cs"/>
          <w:rtl/>
        </w:rPr>
        <w:t xml:space="preserve"> עומדת על </w:t>
      </w:r>
      <w:r w:rsidRPr="00F92204">
        <w:rPr>
          <w:rStyle w:val="afffd"/>
          <w:rFonts w:ascii="Fb Fontext" w:hAnsi="Fb Fontext" w:hint="eastAsia"/>
          <w:b/>
          <w:bCs w:val="0"/>
          <w:rtl/>
        </w:rPr>
        <w:t>עמודים</w:t>
      </w:r>
      <w:r w:rsidRPr="00F92204">
        <w:rPr>
          <w:rStyle w:val="afffd"/>
          <w:rFonts w:ascii="Fb Fontext" w:hAnsi="Fb Fontext"/>
          <w:b/>
          <w:bCs w:val="0"/>
          <w:rtl/>
        </w:rPr>
        <w:t>,</w:t>
      </w:r>
      <w:r w:rsidRPr="005E6BC8">
        <w:rPr>
          <w:rStyle w:val="afffd"/>
          <w:rFonts w:ascii="Fb Fontext" w:hAnsi="Fb Fontext" w:cs="PFT_Frank"/>
          <w:szCs w:val="14"/>
          <w:rtl/>
        </w:rPr>
        <w:t xml:space="preserve"> </w:t>
      </w:r>
      <w:r w:rsidR="00754C7E">
        <w:rPr>
          <w:rFonts w:hint="cs"/>
          <w:rtl/>
        </w:rPr>
        <w:t>והם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מים</w:t>
      </w:r>
      <w:r w:rsidRPr="006F178A">
        <w:rPr>
          <w:rtl/>
        </w:rPr>
        <w:t>,</w:t>
      </w:r>
      <w:r w:rsidR="00754C7E">
        <w:rPr>
          <w:rFonts w:hint="cs"/>
          <w:rtl/>
        </w:rPr>
        <w:t xml:space="preserve"> והם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הרים</w:t>
      </w:r>
      <w:r w:rsidRPr="006F178A">
        <w:rPr>
          <w:rtl/>
        </w:rPr>
        <w:t>,</w:t>
      </w:r>
    </w:p>
    <w:p w14:paraId="5B4EF988" w14:textId="03A67625" w:rsidR="00482049" w:rsidRPr="00D22086" w:rsidRDefault="00754C7E" w:rsidP="00A07C53">
      <w:pPr>
        <w:rPr>
          <w:spacing w:val="-2"/>
          <w:rtl/>
        </w:rPr>
      </w:pPr>
      <w:r w:rsidRPr="00D22086">
        <w:rPr>
          <w:rFonts w:hint="cs"/>
          <w:spacing w:val="-2"/>
          <w:rtl/>
        </w:rPr>
        <w:t>והם</w:t>
      </w:r>
      <w:r w:rsidR="00482049" w:rsidRPr="00D22086">
        <w:rPr>
          <w:spacing w:val="-2"/>
          <w:rtl/>
        </w:rPr>
        <w:t xml:space="preserve"> </w:t>
      </w:r>
      <w:r w:rsidR="00482049" w:rsidRPr="00D22086">
        <w:rPr>
          <w:rFonts w:hint="cs"/>
          <w:spacing w:val="-2"/>
          <w:rtl/>
        </w:rPr>
        <w:t>ברוח</w:t>
      </w:r>
      <w:r w:rsidR="00482049" w:rsidRPr="00D22086">
        <w:rPr>
          <w:spacing w:val="-2"/>
          <w:rtl/>
        </w:rPr>
        <w:t xml:space="preserve">, </w:t>
      </w:r>
      <w:r w:rsidR="00E16EDC" w:rsidRPr="00D22086">
        <w:rPr>
          <w:rFonts w:hint="cs"/>
          <w:spacing w:val="-2"/>
          <w:rtl/>
        </w:rPr>
        <w:t>והיא</w:t>
      </w:r>
      <w:r w:rsidR="00482049" w:rsidRPr="00D22086">
        <w:rPr>
          <w:spacing w:val="-2"/>
          <w:rtl/>
        </w:rPr>
        <w:t xml:space="preserve"> </w:t>
      </w:r>
      <w:r w:rsidR="00482049" w:rsidRPr="00D22086">
        <w:rPr>
          <w:rFonts w:hint="cs"/>
          <w:spacing w:val="-2"/>
          <w:rtl/>
        </w:rPr>
        <w:t>בסערה</w:t>
      </w:r>
      <w:r w:rsidR="00482049" w:rsidRPr="00D22086">
        <w:rPr>
          <w:spacing w:val="-2"/>
          <w:rtl/>
        </w:rPr>
        <w:t xml:space="preserve">, </w:t>
      </w:r>
      <w:r w:rsidR="00E16EDC" w:rsidRPr="00D22086">
        <w:rPr>
          <w:rFonts w:hint="cs"/>
          <w:spacing w:val="-2"/>
          <w:rtl/>
        </w:rPr>
        <w:t>ו</w:t>
      </w:r>
      <w:r w:rsidR="00482049" w:rsidRPr="00D22086">
        <w:rPr>
          <w:rFonts w:hint="cs"/>
          <w:spacing w:val="-2"/>
          <w:rtl/>
        </w:rPr>
        <w:t>סערה</w:t>
      </w:r>
      <w:r w:rsidR="00482049" w:rsidRPr="00D22086">
        <w:rPr>
          <w:spacing w:val="-2"/>
          <w:rtl/>
        </w:rPr>
        <w:t xml:space="preserve"> </w:t>
      </w:r>
      <w:r w:rsidR="00482049" w:rsidRPr="00D22086">
        <w:rPr>
          <w:rFonts w:hint="cs"/>
          <w:spacing w:val="-2"/>
          <w:rtl/>
        </w:rPr>
        <w:t>בזרוע</w:t>
      </w:r>
      <w:r w:rsidR="00482049" w:rsidRPr="00D22086">
        <w:rPr>
          <w:spacing w:val="-2"/>
          <w:rtl/>
        </w:rPr>
        <w:t xml:space="preserve"> </w:t>
      </w:r>
      <w:r w:rsidR="00E16EDC" w:rsidRPr="00D22086">
        <w:rPr>
          <w:rFonts w:hint="cs"/>
          <w:spacing w:val="-2"/>
          <w:rtl/>
        </w:rPr>
        <w:t>ה'</w:t>
      </w:r>
      <w:r w:rsidR="00482049" w:rsidRPr="00D22086">
        <w:rPr>
          <w:spacing w:val="-2"/>
          <w:rtl/>
        </w:rPr>
        <w:t xml:space="preserve">, </w:t>
      </w:r>
      <w:r w:rsidR="00482049" w:rsidRPr="00D22086">
        <w:rPr>
          <w:rStyle w:val="af4"/>
          <w:rFonts w:hint="cs"/>
          <w:spacing w:val="-2"/>
          <w:rtl/>
        </w:rPr>
        <w:t>ומתחת</w:t>
      </w:r>
      <w:r w:rsidR="00482049" w:rsidRPr="00D22086">
        <w:rPr>
          <w:rStyle w:val="af4"/>
          <w:spacing w:val="-2"/>
          <w:rtl/>
        </w:rPr>
        <w:t xml:space="preserve"> </w:t>
      </w:r>
      <w:r w:rsidR="00482049" w:rsidRPr="00D22086">
        <w:rPr>
          <w:rStyle w:val="af4"/>
          <w:rFonts w:hint="cs"/>
          <w:spacing w:val="-2"/>
          <w:rtl/>
        </w:rPr>
        <w:t>זר</w:t>
      </w:r>
      <w:r w:rsidR="00E16EDC" w:rsidRPr="00D22086">
        <w:rPr>
          <w:rStyle w:val="af4"/>
          <w:rFonts w:hint="cs"/>
          <w:spacing w:val="-2"/>
          <w:rtl/>
        </w:rPr>
        <w:t>ו</w:t>
      </w:r>
      <w:r w:rsidR="00482049" w:rsidRPr="00D22086">
        <w:rPr>
          <w:rStyle w:val="af4"/>
          <w:rFonts w:hint="cs"/>
          <w:spacing w:val="-2"/>
          <w:rtl/>
        </w:rPr>
        <w:t>ע</w:t>
      </w:r>
      <w:r w:rsidR="00E16EDC" w:rsidRPr="00D22086">
        <w:rPr>
          <w:rStyle w:val="af4"/>
          <w:rFonts w:hint="cs"/>
          <w:spacing w:val="-2"/>
          <w:rtl/>
        </w:rPr>
        <w:t>ו</w:t>
      </w:r>
      <w:r w:rsidR="00482049" w:rsidRPr="00D22086">
        <w:rPr>
          <w:rStyle w:val="af4"/>
          <w:rFonts w:hint="cs"/>
          <w:spacing w:val="-2"/>
          <w:rtl/>
        </w:rPr>
        <w:t>ת</w:t>
      </w:r>
      <w:r w:rsidR="00482049" w:rsidRPr="00D22086">
        <w:rPr>
          <w:rStyle w:val="af4"/>
          <w:spacing w:val="-2"/>
          <w:rtl/>
        </w:rPr>
        <w:t xml:space="preserve"> </w:t>
      </w:r>
      <w:r w:rsidR="00482049" w:rsidRPr="00D22086">
        <w:rPr>
          <w:rStyle w:val="af4"/>
          <w:rFonts w:hint="cs"/>
          <w:spacing w:val="-2"/>
          <w:rtl/>
        </w:rPr>
        <w:t>עולם</w:t>
      </w:r>
      <w:r w:rsidR="00482049" w:rsidRPr="00D22086">
        <w:rPr>
          <w:rStyle w:val="af4"/>
          <w:spacing w:val="-2"/>
          <w:rtl/>
        </w:rPr>
        <w:t>.</w:t>
      </w:r>
    </w:p>
    <w:p w14:paraId="5A906CB4" w14:textId="363ADC76" w:rsidR="00F47B68" w:rsidRDefault="00482049" w:rsidP="00A7758B">
      <w:pPr>
        <w:rPr>
          <w:rFonts w:cs="PFT_Frank"/>
          <w:b/>
          <w:bCs/>
          <w:spacing w:val="4"/>
          <w:sz w:val="14"/>
          <w:szCs w:val="15"/>
          <w:rtl/>
        </w:rPr>
      </w:pPr>
      <w:r w:rsidRPr="00D22086">
        <w:rPr>
          <w:rStyle w:val="affc"/>
          <w:rFonts w:hint="eastAsia"/>
          <w:spacing w:val="-4"/>
          <w:rtl/>
        </w:rPr>
        <w:t>חכ</w:t>
      </w:r>
      <w:r w:rsidR="00E16EDC" w:rsidRPr="00D22086">
        <w:rPr>
          <w:rStyle w:val="affc"/>
          <w:rFonts w:hint="eastAsia"/>
          <w:spacing w:val="-4"/>
          <w:rtl/>
        </w:rPr>
        <w:t>מים</w:t>
      </w:r>
      <w:r w:rsidR="00E16EDC" w:rsidRPr="00D22086">
        <w:rPr>
          <w:rStyle w:val="affc"/>
          <w:spacing w:val="-4"/>
          <w:rtl/>
        </w:rPr>
        <w:t>:</w:t>
      </w:r>
      <w:r w:rsidRPr="00D22086">
        <w:rPr>
          <w:spacing w:val="-4"/>
          <w:rtl/>
        </w:rPr>
        <w:t xml:space="preserve"> </w:t>
      </w:r>
      <w:r w:rsidRPr="00D22086">
        <w:rPr>
          <w:rFonts w:cs="PFT_Frank" w:hint="eastAsia"/>
          <w:b/>
          <w:bCs/>
          <w:spacing w:val="-4"/>
          <w:szCs w:val="14"/>
          <w:rtl/>
        </w:rPr>
        <w:t>י</w:t>
      </w:r>
      <w:r w:rsidRPr="00D22086">
        <w:rPr>
          <w:rFonts w:cs="PFT_Frank"/>
          <w:b/>
          <w:bCs/>
          <w:spacing w:val="-4"/>
          <w:szCs w:val="14"/>
          <w:rtl/>
        </w:rPr>
        <w:t>"</w:t>
      </w:r>
      <w:r w:rsidRPr="00D22086">
        <w:rPr>
          <w:rFonts w:cs="PFT_Frank" w:hint="eastAsia"/>
          <w:b/>
          <w:bCs/>
          <w:spacing w:val="-4"/>
          <w:szCs w:val="14"/>
          <w:rtl/>
        </w:rPr>
        <w:t>ב</w:t>
      </w:r>
      <w:r w:rsidRPr="00D22086">
        <w:rPr>
          <w:rFonts w:hint="cs"/>
          <w:spacing w:val="-4"/>
          <w:rtl/>
        </w:rPr>
        <w:t xml:space="preserve"> עמודים</w:t>
      </w:r>
      <w:r w:rsidR="00E16EDC" w:rsidRPr="00D22086">
        <w:rPr>
          <w:rFonts w:hint="cs"/>
          <w:spacing w:val="-4"/>
          <w:rtl/>
        </w:rPr>
        <w:t>,</w:t>
      </w:r>
      <w:r w:rsidR="00E16EDC" w:rsidRPr="00D22086">
        <w:rPr>
          <w:rStyle w:val="affc"/>
          <w:rFonts w:hint="cs"/>
          <w:spacing w:val="-4"/>
          <w:rtl/>
        </w:rPr>
        <w:t xml:space="preserve"> </w:t>
      </w:r>
      <w:r w:rsidRPr="00D22086">
        <w:rPr>
          <w:rStyle w:val="affc"/>
          <w:rFonts w:hint="eastAsia"/>
          <w:spacing w:val="-4"/>
          <w:rtl/>
        </w:rPr>
        <w:t>וי</w:t>
      </w:r>
      <w:r w:rsidRPr="00D22086">
        <w:rPr>
          <w:rStyle w:val="affc"/>
          <w:spacing w:val="-4"/>
          <w:rtl/>
        </w:rPr>
        <w:t>"</w:t>
      </w:r>
      <w:r w:rsidRPr="00D22086">
        <w:rPr>
          <w:rStyle w:val="affc"/>
          <w:rFonts w:hint="eastAsia"/>
          <w:spacing w:val="-4"/>
          <w:rtl/>
        </w:rPr>
        <w:t>א</w:t>
      </w:r>
      <w:r w:rsidR="00E16EDC" w:rsidRPr="00D22086">
        <w:rPr>
          <w:rStyle w:val="affc"/>
          <w:rFonts w:hint="cs"/>
          <w:spacing w:val="-4"/>
          <w:rtl/>
        </w:rPr>
        <w:t>:</w:t>
      </w:r>
      <w:r w:rsidRPr="00D22086">
        <w:rPr>
          <w:rFonts w:hint="cs"/>
          <w:spacing w:val="-4"/>
          <w:rtl/>
        </w:rPr>
        <w:t xml:space="preserve"> </w:t>
      </w:r>
      <w:r w:rsidR="00E16EDC" w:rsidRPr="00D22086">
        <w:rPr>
          <w:rFonts w:cs="PFT_Frank" w:hint="cs"/>
          <w:b/>
          <w:bCs/>
          <w:spacing w:val="-4"/>
          <w:szCs w:val="14"/>
          <w:rtl/>
        </w:rPr>
        <w:t>שבעה</w:t>
      </w:r>
      <w:r w:rsidR="00E16EDC" w:rsidRPr="00D22086">
        <w:rPr>
          <w:rStyle w:val="affc"/>
          <w:rFonts w:hint="cs"/>
          <w:spacing w:val="-4"/>
          <w:rtl/>
        </w:rPr>
        <w:t>,</w:t>
      </w:r>
      <w:r w:rsidR="008A3C87">
        <w:rPr>
          <w:rStyle w:val="affc"/>
          <w:rFonts w:hint="cs"/>
          <w:spacing w:val="-4"/>
          <w:rtl/>
        </w:rPr>
        <w:t xml:space="preserve"> </w:t>
      </w:r>
      <w:r w:rsidRPr="008A3C87">
        <w:rPr>
          <w:rStyle w:val="affc"/>
          <w:rFonts w:hint="eastAsia"/>
          <w:rtl/>
        </w:rPr>
        <w:t>ראב</w:t>
      </w:r>
      <w:r w:rsidRPr="008A3C87">
        <w:rPr>
          <w:rStyle w:val="affc"/>
          <w:rtl/>
        </w:rPr>
        <w:t>"</w:t>
      </w:r>
      <w:r w:rsidRPr="008A3C87">
        <w:rPr>
          <w:rStyle w:val="affc"/>
          <w:rFonts w:hint="eastAsia"/>
          <w:rtl/>
        </w:rPr>
        <w:t>ש</w:t>
      </w:r>
      <w:r w:rsidR="00E16EDC" w:rsidRPr="008A3C87">
        <w:rPr>
          <w:rStyle w:val="affc"/>
          <w:rFonts w:hint="cs"/>
          <w:rtl/>
        </w:rPr>
        <w:t>:</w:t>
      </w:r>
      <w:r w:rsidRPr="00D22086">
        <w:rPr>
          <w:spacing w:val="-4"/>
          <w:rtl/>
        </w:rPr>
        <w:t xml:space="preserve"> </w:t>
      </w:r>
      <w:r w:rsidRPr="00D22086">
        <w:rPr>
          <w:rFonts w:cs="PFT_Frank" w:hint="eastAsia"/>
          <w:b/>
          <w:bCs/>
          <w:spacing w:val="-4"/>
          <w:szCs w:val="14"/>
          <w:rtl/>
        </w:rPr>
        <w:t>אחד</w:t>
      </w:r>
      <w:r w:rsidRPr="00D22086">
        <w:rPr>
          <w:spacing w:val="-4"/>
          <w:rtl/>
        </w:rPr>
        <w:t xml:space="preserve">, </w:t>
      </w:r>
      <w:r w:rsidRPr="00D22086">
        <w:rPr>
          <w:rStyle w:val="af4"/>
          <w:rFonts w:hint="cs"/>
          <w:spacing w:val="-4"/>
          <w:rtl/>
        </w:rPr>
        <w:t>וצדיק</w:t>
      </w:r>
      <w:r w:rsidRPr="00D22086">
        <w:rPr>
          <w:rStyle w:val="af4"/>
          <w:spacing w:val="-4"/>
          <w:rtl/>
        </w:rPr>
        <w:t xml:space="preserve"> </w:t>
      </w:r>
      <w:r w:rsidRPr="00D22086">
        <w:rPr>
          <w:rStyle w:val="af4"/>
          <w:rFonts w:hint="cs"/>
          <w:spacing w:val="-4"/>
          <w:rtl/>
        </w:rPr>
        <w:t>יסוד</w:t>
      </w:r>
      <w:r w:rsidRPr="00D22086">
        <w:rPr>
          <w:rStyle w:val="af4"/>
          <w:spacing w:val="-4"/>
          <w:rtl/>
        </w:rPr>
        <w:t xml:space="preserve"> </w:t>
      </w:r>
      <w:r w:rsidRPr="00D22086">
        <w:rPr>
          <w:rStyle w:val="af4"/>
          <w:rFonts w:hint="cs"/>
          <w:spacing w:val="-4"/>
          <w:rtl/>
        </w:rPr>
        <w:t>עולם</w:t>
      </w:r>
      <w:r w:rsidRPr="00D22086">
        <w:rPr>
          <w:rStyle w:val="af4"/>
          <w:spacing w:val="-4"/>
          <w:rtl/>
        </w:rPr>
        <w:t>.</w:t>
      </w:r>
    </w:p>
    <w:p w14:paraId="00E34BFD" w14:textId="72705597" w:rsidR="00482049" w:rsidRPr="006F178A" w:rsidRDefault="00DC2EAD" w:rsidP="00A07C53">
      <w:pPr>
        <w:pStyle w:val="afffff"/>
        <w:rPr>
          <w:rtl/>
        </w:rPr>
      </w:pPr>
      <w:r>
        <w:rPr>
          <w:rFonts w:hint="cs"/>
          <w:rtl/>
        </w:rPr>
        <w:t>מנין הרקיעים, ועניינם</w:t>
      </w:r>
    </w:p>
    <w:p w14:paraId="34799D2C" w14:textId="14F1BD3F" w:rsidR="00731582" w:rsidRDefault="00482049" w:rsidP="00C02F3A">
      <w:pPr>
        <w:pStyle w:val="36"/>
        <w:framePr w:wrap="notBeside"/>
        <w:rPr>
          <w:rtl/>
        </w:rPr>
      </w:pPr>
      <w:r w:rsidRPr="0087008C">
        <w:rPr>
          <w:rFonts w:hint="eastAsia"/>
          <w:rtl/>
        </w:rPr>
        <w:t>ר</w:t>
      </w:r>
      <w:r w:rsidRPr="0087008C">
        <w:rPr>
          <w:rtl/>
        </w:rPr>
        <w:t>"</w:t>
      </w:r>
      <w:r w:rsidRPr="0087008C">
        <w:rPr>
          <w:rFonts w:hint="eastAsia"/>
          <w:rtl/>
        </w:rPr>
        <w:t>י</w:t>
      </w:r>
      <w:r w:rsidR="00731582">
        <w:rPr>
          <w:rtl/>
        </w:rPr>
        <w:t>:</w:t>
      </w:r>
    </w:p>
    <w:p w14:paraId="2AE6C828" w14:textId="466BE694" w:rsidR="00482049" w:rsidRPr="006F178A" w:rsidRDefault="00482049" w:rsidP="00A07C53">
      <w:pPr>
        <w:rPr>
          <w:rtl/>
        </w:rPr>
      </w:pPr>
      <w:r w:rsidRPr="005E6BC8">
        <w:rPr>
          <w:rFonts w:ascii="Fb Fontext" w:hAnsi="Fb Fontext" w:cs="PFT_Frank" w:hint="eastAsia"/>
          <w:b/>
          <w:bCs/>
          <w:szCs w:val="14"/>
          <w:rtl/>
        </w:rPr>
        <w:t>שני</w:t>
      </w:r>
      <w:r w:rsidR="00DC2EAD" w:rsidRPr="005E6BC8">
        <w:rPr>
          <w:rFonts w:ascii="Fb Fontext" w:hAnsi="Fb Fontext" w:cs="PFT_Frank" w:hint="eastAsia"/>
          <w:b/>
          <w:bCs/>
          <w:szCs w:val="14"/>
          <w:rtl/>
        </w:rPr>
        <w:t>ם</w:t>
      </w:r>
      <w:r w:rsidR="00C02F3A">
        <w:rPr>
          <w:rFonts w:ascii="Fb Fontext" w:hAnsi="Fb Fontext" w:hint="cs"/>
          <w:rtl/>
        </w:rPr>
        <w:t>:</w:t>
      </w:r>
      <w:r w:rsidRPr="006F178A">
        <w:rPr>
          <w:rFonts w:ascii="Fb Fontext" w:hAnsi="Fb Fontext"/>
          <w:rtl/>
        </w:rPr>
        <w:t xml:space="preserve"> </w:t>
      </w:r>
      <w:r w:rsidRPr="00B26FEB">
        <w:rPr>
          <w:rStyle w:val="af4"/>
          <w:rFonts w:hint="cs"/>
          <w:rtl/>
        </w:rPr>
        <w:t>לה</w:t>
      </w:r>
      <w:r w:rsidRPr="00B26FEB">
        <w:rPr>
          <w:rStyle w:val="af4"/>
          <w:rtl/>
        </w:rPr>
        <w:t xml:space="preserve">' </w:t>
      </w:r>
      <w:r w:rsidRPr="00B26FEB">
        <w:rPr>
          <w:rStyle w:val="af4"/>
          <w:rFonts w:hint="cs"/>
          <w:rtl/>
        </w:rPr>
        <w:t>א</w:t>
      </w:r>
      <w:r w:rsidR="00DC2EAD">
        <w:rPr>
          <w:rStyle w:val="af4"/>
          <w:rFonts w:hint="cs"/>
          <w:rtl/>
        </w:rPr>
        <w:t>-</w:t>
      </w:r>
      <w:r w:rsidRPr="00B26FEB">
        <w:rPr>
          <w:rStyle w:val="af4"/>
          <w:rFonts w:hint="cs"/>
          <w:rtl/>
        </w:rPr>
        <w:t>להיך</w:t>
      </w:r>
      <w:r w:rsidRPr="00B26FEB">
        <w:rPr>
          <w:rStyle w:val="af4"/>
          <w:rtl/>
        </w:rPr>
        <w:t xml:space="preserve"> </w:t>
      </w:r>
      <w:r w:rsidRPr="00B26FEB">
        <w:rPr>
          <w:rStyle w:val="af4"/>
          <w:rFonts w:hint="cs"/>
          <w:rtl/>
        </w:rPr>
        <w:t>השמים</w:t>
      </w:r>
      <w:r w:rsidRPr="00B26FEB">
        <w:rPr>
          <w:rStyle w:val="af4"/>
          <w:rtl/>
        </w:rPr>
        <w:t xml:space="preserve"> </w:t>
      </w:r>
      <w:r w:rsidRPr="00B26FEB">
        <w:rPr>
          <w:rStyle w:val="af4"/>
          <w:rFonts w:hint="cs"/>
          <w:rtl/>
        </w:rPr>
        <w:t>ושמי</w:t>
      </w:r>
      <w:r w:rsidRPr="00B26FEB">
        <w:rPr>
          <w:rStyle w:val="af4"/>
          <w:rtl/>
        </w:rPr>
        <w:t xml:space="preserve"> </w:t>
      </w:r>
      <w:r w:rsidRPr="00B26FEB">
        <w:rPr>
          <w:rStyle w:val="af4"/>
          <w:rFonts w:hint="cs"/>
          <w:rtl/>
        </w:rPr>
        <w:t>השמים</w:t>
      </w:r>
      <w:r w:rsidR="00DC2EAD">
        <w:rPr>
          <w:rFonts w:hint="cs"/>
          <w:rtl/>
        </w:rPr>
        <w:t>,</w:t>
      </w:r>
    </w:p>
    <w:p w14:paraId="742B3987" w14:textId="28DFB9F1" w:rsidR="00731582" w:rsidRDefault="00482049" w:rsidP="00C02F3A">
      <w:pPr>
        <w:pStyle w:val="36"/>
        <w:framePr w:wrap="notBeside"/>
        <w:rPr>
          <w:rtl/>
        </w:rPr>
      </w:pPr>
      <w:r w:rsidRPr="0087008C">
        <w:rPr>
          <w:rFonts w:hint="eastAsia"/>
          <w:rtl/>
        </w:rPr>
        <w:t>ר</w:t>
      </w:r>
      <w:r w:rsidRPr="0087008C">
        <w:rPr>
          <w:rtl/>
        </w:rPr>
        <w:t>"</w:t>
      </w:r>
      <w:r w:rsidRPr="0087008C">
        <w:rPr>
          <w:rFonts w:hint="eastAsia"/>
          <w:rtl/>
        </w:rPr>
        <w:t>ל</w:t>
      </w:r>
      <w:r w:rsidR="00731582">
        <w:rPr>
          <w:rtl/>
        </w:rPr>
        <w:t>:</w:t>
      </w:r>
    </w:p>
    <w:p w14:paraId="7299768E" w14:textId="388F7FEB" w:rsidR="00482049" w:rsidRPr="00C02F3A" w:rsidRDefault="00482049" w:rsidP="008A3C87">
      <w:pPr>
        <w:spacing w:after="60"/>
        <w:rPr>
          <w:rtl/>
        </w:rPr>
      </w:pPr>
      <w:r w:rsidRPr="00C02F3A">
        <w:rPr>
          <w:rFonts w:ascii="Fb Fontext" w:hAnsi="Fb Fontext" w:cs="PFT_Frank" w:hint="eastAsia"/>
          <w:b/>
          <w:bCs/>
          <w:sz w:val="20"/>
          <w:szCs w:val="14"/>
          <w:rtl/>
        </w:rPr>
        <w:t>שבעה</w:t>
      </w:r>
      <w:r w:rsidR="00DC2EAD" w:rsidRPr="00C02F3A">
        <w:rPr>
          <w:rFonts w:ascii="Fb Fontext" w:hAnsi="Fb Fontext" w:hint="cs"/>
          <w:sz w:val="20"/>
          <w:rtl/>
        </w:rPr>
        <w:t>:</w:t>
      </w:r>
      <w:r w:rsidRPr="00C02F3A">
        <w:rPr>
          <w:rFonts w:ascii="Fb Fontext" w:hAnsi="Fb Fontext"/>
          <w:sz w:val="20"/>
          <w:rtl/>
        </w:rPr>
        <w:t xml:space="preserve"> </w:t>
      </w:r>
      <w:r w:rsidRPr="00C02F3A">
        <w:rPr>
          <w:rFonts w:ascii="Fb Fontext" w:hAnsi="Fb Fontext" w:hint="cs"/>
          <w:sz w:val="20"/>
          <w:rtl/>
        </w:rPr>
        <w:t>וילון</w:t>
      </w:r>
      <w:r w:rsidRPr="00C02F3A">
        <w:rPr>
          <w:rFonts w:ascii="Fb Fontext" w:hAnsi="Fb Fontext"/>
          <w:sz w:val="20"/>
          <w:rtl/>
        </w:rPr>
        <w:t xml:space="preserve">, </w:t>
      </w:r>
      <w:r w:rsidRPr="00C02F3A">
        <w:rPr>
          <w:rFonts w:ascii="Fb Fontext" w:hAnsi="Fb Fontext" w:hint="cs"/>
          <w:sz w:val="20"/>
          <w:rtl/>
        </w:rPr>
        <w:t>רקיע</w:t>
      </w:r>
      <w:r w:rsidRPr="00C02F3A">
        <w:rPr>
          <w:rFonts w:ascii="Fb Fontext" w:hAnsi="Fb Fontext"/>
          <w:sz w:val="20"/>
          <w:rtl/>
        </w:rPr>
        <w:t xml:space="preserve">, </w:t>
      </w:r>
      <w:r w:rsidRPr="00C02F3A">
        <w:rPr>
          <w:rFonts w:ascii="Fb Fontext" w:hAnsi="Fb Fontext" w:hint="cs"/>
          <w:sz w:val="20"/>
          <w:rtl/>
        </w:rPr>
        <w:t>שחקים</w:t>
      </w:r>
      <w:r w:rsidRPr="00C02F3A">
        <w:rPr>
          <w:rFonts w:ascii="Fb Fontext" w:hAnsi="Fb Fontext"/>
          <w:sz w:val="20"/>
          <w:rtl/>
        </w:rPr>
        <w:t xml:space="preserve">, </w:t>
      </w:r>
      <w:r w:rsidRPr="00C02F3A">
        <w:rPr>
          <w:rFonts w:ascii="Fb Fontext" w:hAnsi="Fb Fontext" w:hint="cs"/>
          <w:sz w:val="20"/>
          <w:rtl/>
        </w:rPr>
        <w:t>זבול</w:t>
      </w:r>
      <w:r w:rsidRPr="00C02F3A">
        <w:rPr>
          <w:rFonts w:ascii="Fb Fontext" w:hAnsi="Fb Fontext"/>
          <w:sz w:val="20"/>
          <w:rtl/>
        </w:rPr>
        <w:t xml:space="preserve">, </w:t>
      </w:r>
      <w:r w:rsidRPr="00C02F3A">
        <w:rPr>
          <w:rFonts w:ascii="Fb Fontext" w:hAnsi="Fb Fontext" w:hint="cs"/>
          <w:sz w:val="20"/>
          <w:rtl/>
        </w:rPr>
        <w:t>מעון</w:t>
      </w:r>
      <w:r w:rsidRPr="00C02F3A">
        <w:rPr>
          <w:rFonts w:ascii="Fb Fontext" w:hAnsi="Fb Fontext"/>
          <w:sz w:val="20"/>
          <w:rtl/>
        </w:rPr>
        <w:t xml:space="preserve">, </w:t>
      </w:r>
      <w:r w:rsidRPr="00C02F3A">
        <w:rPr>
          <w:rFonts w:ascii="Fb Fontext" w:hAnsi="Fb Fontext" w:hint="cs"/>
          <w:sz w:val="20"/>
          <w:rtl/>
        </w:rPr>
        <w:t>מכון</w:t>
      </w:r>
      <w:r w:rsidRPr="00C02F3A">
        <w:rPr>
          <w:rFonts w:ascii="Fb Fontext" w:hAnsi="Fb Fontext"/>
          <w:sz w:val="20"/>
          <w:rtl/>
        </w:rPr>
        <w:t xml:space="preserve">, </w:t>
      </w:r>
      <w:r w:rsidRPr="00C02F3A">
        <w:rPr>
          <w:rFonts w:ascii="Fb Fontext" w:hAnsi="Fb Fontext" w:hint="cs"/>
          <w:sz w:val="20"/>
          <w:rtl/>
        </w:rPr>
        <w:t>ערבות</w:t>
      </w:r>
      <w:r w:rsidR="00DC2EAD" w:rsidRPr="00C02F3A">
        <w:rPr>
          <w:rFonts w:hint="cs"/>
          <w:rtl/>
        </w:rPr>
        <w:t xml:space="preserve">, </w:t>
      </w:r>
      <w:r w:rsidR="00DC2EAD" w:rsidRPr="00C02F3A">
        <w:rPr>
          <w:rStyle w:val="affe"/>
          <w:rFonts w:hint="eastAsia"/>
          <w:rtl/>
        </w:rPr>
        <w:t>מקראי</w:t>
      </w:r>
      <w:r w:rsidR="00DC2EAD" w:rsidRPr="00C02F3A">
        <w:rPr>
          <w:rStyle w:val="affe"/>
          <w:rtl/>
        </w:rPr>
        <w:t>.</w:t>
      </w:r>
    </w:p>
    <w:p w14:paraId="78134F6A" w14:textId="7D97B2EC" w:rsidR="00DC2EAD" w:rsidRDefault="00482049" w:rsidP="008A3C87">
      <w:pPr>
        <w:rPr>
          <w:rStyle w:val="af4"/>
          <w:rtl/>
        </w:rPr>
      </w:pPr>
      <w:r w:rsidRPr="00F92204">
        <w:rPr>
          <w:rStyle w:val="affff1"/>
          <w:rFonts w:hint="eastAsia"/>
          <w:rtl/>
        </w:rPr>
        <w:t>וילון</w:t>
      </w:r>
      <w:r w:rsidRPr="006F178A">
        <w:rPr>
          <w:rFonts w:ascii="Fb Fontext" w:hAnsi="Fb Fontext"/>
          <w:rtl/>
        </w:rPr>
        <w:t xml:space="preserve"> </w:t>
      </w:r>
      <w:r w:rsidR="00DC2EAD">
        <w:rPr>
          <w:rFonts w:ascii="Fb Fontext" w:hAnsi="Fb Fontext" w:hint="cs"/>
          <w:rtl/>
        </w:rPr>
        <w:t>-</w:t>
      </w:r>
      <w:r w:rsidRPr="006F178A">
        <w:rPr>
          <w:rFonts w:ascii="Fb Fontext" w:hAnsi="Fb Fontext"/>
          <w:rtl/>
        </w:rPr>
        <w:t xml:space="preserve"> </w:t>
      </w:r>
      <w:r w:rsidRPr="006F178A">
        <w:rPr>
          <w:rFonts w:ascii="Fb Fontext" w:hAnsi="Fb Fontext" w:hint="cs"/>
          <w:rtl/>
        </w:rPr>
        <w:t>נכנס</w:t>
      </w:r>
      <w:r w:rsidRPr="006F178A">
        <w:rPr>
          <w:rFonts w:ascii="Fb Fontext" w:hAnsi="Fb Fontext"/>
          <w:rtl/>
        </w:rPr>
        <w:t xml:space="preserve"> </w:t>
      </w:r>
      <w:r w:rsidRPr="006F178A">
        <w:rPr>
          <w:rFonts w:ascii="Fb Fontext" w:hAnsi="Fb Fontext" w:hint="cs"/>
          <w:rtl/>
        </w:rPr>
        <w:t>שחרית</w:t>
      </w:r>
      <w:r w:rsidRPr="006F178A">
        <w:rPr>
          <w:rFonts w:ascii="Fb Fontext" w:hAnsi="Fb Fontext"/>
          <w:rtl/>
        </w:rPr>
        <w:t xml:space="preserve"> </w:t>
      </w:r>
      <w:r w:rsidRPr="006F178A">
        <w:rPr>
          <w:rFonts w:ascii="Fb Fontext" w:hAnsi="Fb Fontext" w:hint="cs"/>
          <w:rtl/>
        </w:rPr>
        <w:t>ויוצא</w:t>
      </w:r>
      <w:r w:rsidRPr="006F178A">
        <w:rPr>
          <w:rFonts w:ascii="Fb Fontext" w:hAnsi="Fb Fontext"/>
          <w:rtl/>
        </w:rPr>
        <w:t xml:space="preserve"> </w:t>
      </w:r>
      <w:r w:rsidRPr="006F178A">
        <w:rPr>
          <w:rFonts w:ascii="Fb Fontext" w:hAnsi="Fb Fontext" w:hint="cs"/>
          <w:rtl/>
        </w:rPr>
        <w:t>ערבית</w:t>
      </w:r>
      <w:r w:rsidRPr="006F178A">
        <w:rPr>
          <w:rFonts w:ascii="Fb Fontext" w:hAnsi="Fb Fontext"/>
          <w:rtl/>
        </w:rPr>
        <w:t>,</w:t>
      </w:r>
      <w:r w:rsidR="00DC2EAD">
        <w:rPr>
          <w:rFonts w:hint="cs"/>
          <w:rtl/>
        </w:rPr>
        <w:t xml:space="preserve"> </w:t>
      </w:r>
      <w:r w:rsidRPr="00F92204">
        <w:rPr>
          <w:rStyle w:val="af4"/>
          <w:rFonts w:hint="eastAsia"/>
          <w:rtl/>
        </w:rPr>
        <w:t>הנוטה</w:t>
      </w:r>
      <w:r w:rsidRPr="00F92204">
        <w:rPr>
          <w:rStyle w:val="af4"/>
          <w:rtl/>
        </w:rPr>
        <w:t xml:space="preserve"> </w:t>
      </w:r>
      <w:r w:rsidRPr="00F92204">
        <w:rPr>
          <w:rStyle w:val="af4"/>
          <w:rFonts w:hint="eastAsia"/>
          <w:rtl/>
        </w:rPr>
        <w:t>כד</w:t>
      </w:r>
      <w:r w:rsidR="00BA3D8F">
        <w:rPr>
          <w:rStyle w:val="af4"/>
          <w:rFonts w:hint="cs"/>
          <w:rtl/>
        </w:rPr>
        <w:t>ו</w:t>
      </w:r>
      <w:r w:rsidRPr="00F92204">
        <w:rPr>
          <w:rStyle w:val="af4"/>
          <w:rFonts w:hint="eastAsia"/>
          <w:rtl/>
        </w:rPr>
        <w:t>ק</w:t>
      </w:r>
      <w:r w:rsidRPr="00F92204">
        <w:rPr>
          <w:rStyle w:val="af4"/>
          <w:rtl/>
        </w:rPr>
        <w:t xml:space="preserve"> </w:t>
      </w:r>
      <w:r w:rsidRPr="00F92204">
        <w:rPr>
          <w:rStyle w:val="af4"/>
          <w:rFonts w:hint="eastAsia"/>
          <w:rtl/>
        </w:rPr>
        <w:t>שמים</w:t>
      </w:r>
      <w:r w:rsidRPr="00F92204">
        <w:rPr>
          <w:rStyle w:val="af4"/>
          <w:rtl/>
        </w:rPr>
        <w:t xml:space="preserve"> </w:t>
      </w:r>
      <w:r w:rsidRPr="00F92204">
        <w:rPr>
          <w:rStyle w:val="af4"/>
          <w:rFonts w:hint="eastAsia"/>
          <w:rtl/>
        </w:rPr>
        <w:t>וימתחם</w:t>
      </w:r>
      <w:r w:rsidR="00DC2EAD">
        <w:rPr>
          <w:rStyle w:val="af4"/>
          <w:rFonts w:hint="cs"/>
          <w:rtl/>
        </w:rPr>
        <w:t>..</w:t>
      </w:r>
    </w:p>
    <w:p w14:paraId="30F3B8EB" w14:textId="27C4A773" w:rsidR="00482049" w:rsidRPr="00D22086" w:rsidRDefault="00BA3D8F" w:rsidP="00A07C53">
      <w:pPr>
        <w:rPr>
          <w:rStyle w:val="af4"/>
          <w:spacing w:val="-2"/>
          <w:rtl/>
        </w:rPr>
      </w:pPr>
      <w:r w:rsidRPr="00D22086">
        <w:rPr>
          <w:rStyle w:val="affff1"/>
          <w:rFonts w:hint="cs"/>
          <w:spacing w:val="-2"/>
          <w:rtl/>
        </w:rPr>
        <w:t>רק</w:t>
      </w:r>
      <w:r w:rsidR="00482049" w:rsidRPr="00D22086">
        <w:rPr>
          <w:rStyle w:val="affff1"/>
          <w:rFonts w:hint="eastAsia"/>
          <w:spacing w:val="-2"/>
          <w:rtl/>
        </w:rPr>
        <w:t>יע</w:t>
      </w:r>
      <w:r w:rsidR="00482049" w:rsidRPr="00D22086">
        <w:rPr>
          <w:rFonts w:ascii="Fb Fontext" w:hAnsi="Fb Fontext"/>
          <w:spacing w:val="-2"/>
          <w:rtl/>
        </w:rPr>
        <w:t xml:space="preserve"> </w:t>
      </w:r>
      <w:r w:rsidR="00DC2EAD" w:rsidRPr="00D22086">
        <w:rPr>
          <w:rFonts w:ascii="Fb Fontext" w:hAnsi="Fb Fontext" w:hint="cs"/>
          <w:spacing w:val="-2"/>
          <w:rtl/>
        </w:rPr>
        <w:t xml:space="preserve">- </w:t>
      </w:r>
      <w:r w:rsidR="00482049" w:rsidRPr="00D22086">
        <w:rPr>
          <w:rFonts w:ascii="Fb Fontext" w:hAnsi="Fb Fontext" w:hint="cs"/>
          <w:spacing w:val="-2"/>
          <w:rtl/>
        </w:rPr>
        <w:t>בו</w:t>
      </w:r>
      <w:r w:rsidR="00482049" w:rsidRPr="00D22086">
        <w:rPr>
          <w:rFonts w:ascii="Fb Fontext" w:hAnsi="Fb Fontext"/>
          <w:spacing w:val="-2"/>
          <w:rtl/>
        </w:rPr>
        <w:t xml:space="preserve"> </w:t>
      </w:r>
      <w:r w:rsidR="00482049" w:rsidRPr="00D22086">
        <w:rPr>
          <w:rFonts w:ascii="Fb Fontext" w:hAnsi="Fb Fontext" w:hint="cs"/>
          <w:spacing w:val="-2"/>
          <w:rtl/>
        </w:rPr>
        <w:t>חמה</w:t>
      </w:r>
      <w:r w:rsidR="00482049" w:rsidRPr="00D22086">
        <w:rPr>
          <w:rFonts w:ascii="Fb Fontext" w:hAnsi="Fb Fontext"/>
          <w:spacing w:val="-2"/>
          <w:rtl/>
        </w:rPr>
        <w:t xml:space="preserve"> </w:t>
      </w:r>
      <w:r w:rsidR="00482049" w:rsidRPr="00D22086">
        <w:rPr>
          <w:rFonts w:ascii="Fb Fontext" w:hAnsi="Fb Fontext" w:hint="cs"/>
          <w:spacing w:val="-2"/>
          <w:rtl/>
        </w:rPr>
        <w:t>ולבנה</w:t>
      </w:r>
      <w:r w:rsidR="00482049" w:rsidRPr="00D22086">
        <w:rPr>
          <w:rFonts w:ascii="Fb Fontext" w:hAnsi="Fb Fontext"/>
          <w:spacing w:val="-2"/>
          <w:rtl/>
        </w:rPr>
        <w:t xml:space="preserve"> </w:t>
      </w:r>
      <w:r w:rsidR="00482049" w:rsidRPr="00D22086">
        <w:rPr>
          <w:rFonts w:ascii="Fb Fontext" w:hAnsi="Fb Fontext" w:hint="cs"/>
          <w:spacing w:val="-2"/>
          <w:rtl/>
        </w:rPr>
        <w:t>כוכבים</w:t>
      </w:r>
      <w:r w:rsidR="00482049" w:rsidRPr="00D22086">
        <w:rPr>
          <w:rFonts w:ascii="Fb Fontext" w:hAnsi="Fb Fontext"/>
          <w:spacing w:val="-2"/>
          <w:rtl/>
        </w:rPr>
        <w:t xml:space="preserve"> </w:t>
      </w:r>
      <w:r w:rsidR="00482049" w:rsidRPr="00D22086">
        <w:rPr>
          <w:rFonts w:ascii="Fb Fontext" w:hAnsi="Fb Fontext" w:hint="cs"/>
          <w:spacing w:val="-2"/>
          <w:rtl/>
        </w:rPr>
        <w:t>ומזלות</w:t>
      </w:r>
      <w:r w:rsidR="00482049" w:rsidRPr="00D22086">
        <w:rPr>
          <w:rFonts w:ascii="Fb Fontext" w:hAnsi="Fb Fontext"/>
          <w:spacing w:val="-2"/>
          <w:rtl/>
        </w:rPr>
        <w:t xml:space="preserve">, </w:t>
      </w:r>
      <w:r w:rsidR="00482049" w:rsidRPr="00D22086">
        <w:rPr>
          <w:rStyle w:val="af4"/>
          <w:rFonts w:hint="cs"/>
          <w:spacing w:val="-2"/>
          <w:rtl/>
        </w:rPr>
        <w:t>ויתן</w:t>
      </w:r>
      <w:r w:rsidR="00482049" w:rsidRPr="00D22086">
        <w:rPr>
          <w:rStyle w:val="af4"/>
          <w:spacing w:val="-2"/>
          <w:rtl/>
        </w:rPr>
        <w:t xml:space="preserve"> </w:t>
      </w:r>
      <w:r w:rsidR="00482049" w:rsidRPr="00D22086">
        <w:rPr>
          <w:rStyle w:val="af4"/>
          <w:rFonts w:hint="cs"/>
          <w:spacing w:val="-2"/>
          <w:rtl/>
        </w:rPr>
        <w:t>א</w:t>
      </w:r>
      <w:r w:rsidR="00D44AD9" w:rsidRPr="00D22086">
        <w:rPr>
          <w:rStyle w:val="af4"/>
          <w:rFonts w:hint="cs"/>
          <w:spacing w:val="-2"/>
          <w:rtl/>
        </w:rPr>
        <w:t>ו</w:t>
      </w:r>
      <w:r w:rsidR="00482049" w:rsidRPr="00D22086">
        <w:rPr>
          <w:rStyle w:val="af4"/>
          <w:rFonts w:hint="cs"/>
          <w:spacing w:val="-2"/>
          <w:rtl/>
        </w:rPr>
        <w:t>תם</w:t>
      </w:r>
      <w:r w:rsidR="00D44AD9" w:rsidRPr="00D22086">
        <w:rPr>
          <w:rStyle w:val="af4"/>
          <w:rFonts w:hint="cs"/>
          <w:spacing w:val="-2"/>
          <w:rtl/>
        </w:rPr>
        <w:t>..</w:t>
      </w:r>
      <w:r w:rsidR="00482049" w:rsidRPr="00D22086">
        <w:rPr>
          <w:rStyle w:val="af4"/>
          <w:spacing w:val="-2"/>
          <w:rtl/>
        </w:rPr>
        <w:t xml:space="preserve"> </w:t>
      </w:r>
      <w:r w:rsidR="00482049" w:rsidRPr="00D22086">
        <w:rPr>
          <w:rStyle w:val="af4"/>
          <w:rFonts w:hint="cs"/>
          <w:spacing w:val="-2"/>
          <w:rtl/>
        </w:rPr>
        <w:t>ברקיע</w:t>
      </w:r>
      <w:r w:rsidR="00482049" w:rsidRPr="00D22086">
        <w:rPr>
          <w:rStyle w:val="af4"/>
          <w:spacing w:val="-2"/>
          <w:rtl/>
        </w:rPr>
        <w:t xml:space="preserve"> </w:t>
      </w:r>
      <w:r w:rsidR="00482049" w:rsidRPr="00D22086">
        <w:rPr>
          <w:rStyle w:val="af4"/>
          <w:rFonts w:hint="cs"/>
          <w:spacing w:val="-2"/>
          <w:rtl/>
        </w:rPr>
        <w:t>השמים</w:t>
      </w:r>
      <w:r w:rsidR="00482049" w:rsidRPr="00D22086">
        <w:rPr>
          <w:rStyle w:val="af4"/>
          <w:spacing w:val="-2"/>
          <w:rtl/>
        </w:rPr>
        <w:t>.</w:t>
      </w:r>
    </w:p>
    <w:p w14:paraId="04A33B84" w14:textId="614DA2AF" w:rsidR="00C30375" w:rsidRPr="00D22086" w:rsidRDefault="00482049" w:rsidP="00A07C53">
      <w:pPr>
        <w:rPr>
          <w:rStyle w:val="af4"/>
          <w:spacing w:val="-2"/>
          <w:rtl/>
        </w:rPr>
      </w:pPr>
      <w:r w:rsidRPr="00D22086">
        <w:rPr>
          <w:rStyle w:val="affff1"/>
          <w:rFonts w:hint="eastAsia"/>
          <w:spacing w:val="-2"/>
          <w:rtl/>
        </w:rPr>
        <w:t>שחקים</w:t>
      </w:r>
      <w:r w:rsidRPr="00D22086">
        <w:rPr>
          <w:spacing w:val="-2"/>
          <w:rtl/>
        </w:rPr>
        <w:t xml:space="preserve"> </w:t>
      </w:r>
      <w:r w:rsidR="00D44AD9" w:rsidRPr="00D22086">
        <w:rPr>
          <w:rFonts w:hint="cs"/>
          <w:spacing w:val="-2"/>
          <w:rtl/>
        </w:rPr>
        <w:t xml:space="preserve">- </w:t>
      </w:r>
      <w:r w:rsidRPr="00D22086">
        <w:rPr>
          <w:rFonts w:hint="cs"/>
          <w:spacing w:val="-2"/>
          <w:rtl/>
        </w:rPr>
        <w:t>בו</w:t>
      </w:r>
      <w:r w:rsidRPr="00D22086">
        <w:rPr>
          <w:spacing w:val="-2"/>
          <w:rtl/>
        </w:rPr>
        <w:t xml:space="preserve"> </w:t>
      </w:r>
      <w:r w:rsidRPr="00D22086">
        <w:rPr>
          <w:rFonts w:hint="cs"/>
          <w:spacing w:val="-2"/>
          <w:rtl/>
        </w:rPr>
        <w:t>רחיים</w:t>
      </w:r>
      <w:r w:rsidRPr="00D22086">
        <w:rPr>
          <w:spacing w:val="-2"/>
          <w:rtl/>
        </w:rPr>
        <w:t xml:space="preserve"> </w:t>
      </w:r>
      <w:r w:rsidRPr="00D22086">
        <w:rPr>
          <w:rFonts w:hint="cs"/>
          <w:spacing w:val="-2"/>
          <w:rtl/>
        </w:rPr>
        <w:t>טוחנות</w:t>
      </w:r>
      <w:r w:rsidRPr="00D22086">
        <w:rPr>
          <w:spacing w:val="-2"/>
          <w:rtl/>
        </w:rPr>
        <w:t xml:space="preserve"> </w:t>
      </w:r>
      <w:r w:rsidRPr="00D22086">
        <w:rPr>
          <w:rFonts w:hint="cs"/>
          <w:spacing w:val="-2"/>
          <w:rtl/>
        </w:rPr>
        <w:t>מן</w:t>
      </w:r>
      <w:r w:rsidRPr="00D22086">
        <w:rPr>
          <w:spacing w:val="-2"/>
          <w:rtl/>
        </w:rPr>
        <w:t xml:space="preserve"> </w:t>
      </w:r>
      <w:r w:rsidRPr="00D22086">
        <w:rPr>
          <w:rFonts w:hint="cs"/>
          <w:spacing w:val="-2"/>
          <w:rtl/>
        </w:rPr>
        <w:t>לצדיקים</w:t>
      </w:r>
      <w:r w:rsidRPr="00D22086">
        <w:rPr>
          <w:spacing w:val="-2"/>
          <w:rtl/>
        </w:rPr>
        <w:t xml:space="preserve">, </w:t>
      </w:r>
      <w:r w:rsidRPr="00D22086">
        <w:rPr>
          <w:rStyle w:val="af4"/>
          <w:rFonts w:hint="eastAsia"/>
          <w:spacing w:val="-2"/>
          <w:rtl/>
        </w:rPr>
        <w:t>ויצו</w:t>
      </w:r>
      <w:r w:rsidRPr="00D22086">
        <w:rPr>
          <w:rStyle w:val="af4"/>
          <w:spacing w:val="-2"/>
          <w:rtl/>
        </w:rPr>
        <w:t xml:space="preserve"> </w:t>
      </w:r>
      <w:r w:rsidRPr="00D22086">
        <w:rPr>
          <w:rStyle w:val="af4"/>
          <w:rFonts w:hint="eastAsia"/>
          <w:spacing w:val="-2"/>
          <w:rtl/>
        </w:rPr>
        <w:t>שחקים</w:t>
      </w:r>
      <w:r w:rsidR="00D44AD9" w:rsidRPr="00D22086">
        <w:rPr>
          <w:rStyle w:val="af4"/>
          <w:rFonts w:hint="cs"/>
          <w:spacing w:val="-2"/>
          <w:rtl/>
        </w:rPr>
        <w:t>..</w:t>
      </w:r>
      <w:r w:rsidR="00C30375" w:rsidRPr="00D22086">
        <w:rPr>
          <w:rStyle w:val="af4"/>
          <w:rFonts w:hint="cs"/>
          <w:spacing w:val="-2"/>
          <w:rtl/>
        </w:rPr>
        <w:t xml:space="preserve"> וימטר..</w:t>
      </w:r>
      <w:r w:rsidRPr="00D22086">
        <w:rPr>
          <w:rStyle w:val="af4"/>
          <w:spacing w:val="-2"/>
          <w:rtl/>
        </w:rPr>
        <w:t xml:space="preserve"> </w:t>
      </w:r>
      <w:r w:rsidRPr="00D22086">
        <w:rPr>
          <w:rStyle w:val="af4"/>
          <w:rFonts w:hint="eastAsia"/>
          <w:spacing w:val="-2"/>
          <w:rtl/>
        </w:rPr>
        <w:t>מן</w:t>
      </w:r>
      <w:r w:rsidR="00C30375" w:rsidRPr="00D22086">
        <w:rPr>
          <w:rStyle w:val="af4"/>
          <w:rFonts w:hint="cs"/>
          <w:spacing w:val="-2"/>
          <w:rtl/>
        </w:rPr>
        <w:t>..</w:t>
      </w:r>
    </w:p>
    <w:p w14:paraId="562A2557" w14:textId="6B274897" w:rsidR="00482049" w:rsidRPr="00D22086" w:rsidRDefault="00BA3D8F" w:rsidP="00A07C53">
      <w:pPr>
        <w:rPr>
          <w:spacing w:val="-2"/>
          <w:rtl/>
        </w:rPr>
      </w:pPr>
      <w:r w:rsidRPr="00D22086">
        <w:rPr>
          <w:rStyle w:val="affff1"/>
          <w:rFonts w:hint="cs"/>
          <w:spacing w:val="-2"/>
          <w:rtl/>
        </w:rPr>
        <w:t>ז</w:t>
      </w:r>
      <w:r w:rsidR="00482049" w:rsidRPr="00D22086">
        <w:rPr>
          <w:rStyle w:val="affff1"/>
          <w:rFonts w:hint="eastAsia"/>
          <w:spacing w:val="-2"/>
          <w:rtl/>
        </w:rPr>
        <w:t>בול</w:t>
      </w:r>
      <w:r w:rsidR="00482049" w:rsidRPr="00D22086">
        <w:rPr>
          <w:rFonts w:ascii="Fb Fontext" w:hAnsi="Fb Fontext"/>
          <w:spacing w:val="-2"/>
          <w:rtl/>
        </w:rPr>
        <w:t xml:space="preserve"> </w:t>
      </w:r>
      <w:r w:rsidR="00C30375" w:rsidRPr="00D22086">
        <w:rPr>
          <w:rFonts w:ascii="Fb Fontext" w:hAnsi="Fb Fontext" w:hint="cs"/>
          <w:spacing w:val="-2"/>
          <w:rtl/>
        </w:rPr>
        <w:t xml:space="preserve">- </w:t>
      </w:r>
      <w:r w:rsidR="00482049" w:rsidRPr="00D22086">
        <w:rPr>
          <w:rFonts w:ascii="Fb Fontext" w:hAnsi="Fb Fontext" w:hint="cs"/>
          <w:spacing w:val="-2"/>
          <w:rtl/>
        </w:rPr>
        <w:t>בו</w:t>
      </w:r>
      <w:r w:rsidR="00482049" w:rsidRPr="00D22086">
        <w:rPr>
          <w:rFonts w:ascii="Fb Fontext" w:hAnsi="Fb Fontext"/>
          <w:spacing w:val="-2"/>
          <w:rtl/>
        </w:rPr>
        <w:t xml:space="preserve"> </w:t>
      </w:r>
      <w:r w:rsidR="00482049" w:rsidRPr="00D22086">
        <w:rPr>
          <w:rFonts w:ascii="Fb Fontext" w:hAnsi="Fb Fontext" w:hint="cs"/>
          <w:spacing w:val="-2"/>
          <w:rtl/>
        </w:rPr>
        <w:t>ירושלים</w:t>
      </w:r>
      <w:r w:rsidR="00482049" w:rsidRPr="00D22086">
        <w:rPr>
          <w:rFonts w:ascii="Fb Fontext" w:hAnsi="Fb Fontext"/>
          <w:spacing w:val="-2"/>
          <w:rtl/>
        </w:rPr>
        <w:t xml:space="preserve"> </w:t>
      </w:r>
      <w:r w:rsidR="00482049" w:rsidRPr="00D22086">
        <w:rPr>
          <w:rFonts w:ascii="Fb Fontext" w:hAnsi="Fb Fontext" w:hint="cs"/>
          <w:spacing w:val="-2"/>
          <w:rtl/>
        </w:rPr>
        <w:t>ובית</w:t>
      </w:r>
      <w:r w:rsidR="00482049" w:rsidRPr="00D22086">
        <w:rPr>
          <w:rFonts w:ascii="Fb Fontext" w:hAnsi="Fb Fontext"/>
          <w:spacing w:val="-2"/>
          <w:rtl/>
        </w:rPr>
        <w:t xml:space="preserve"> </w:t>
      </w:r>
      <w:r w:rsidR="00482049" w:rsidRPr="00D22086">
        <w:rPr>
          <w:rFonts w:ascii="Fb Fontext" w:hAnsi="Fb Fontext" w:hint="cs"/>
          <w:spacing w:val="-2"/>
          <w:rtl/>
        </w:rPr>
        <w:t>המקדש</w:t>
      </w:r>
      <w:r w:rsidR="00482049" w:rsidRPr="00D22086">
        <w:rPr>
          <w:rFonts w:ascii="Fb Fontext" w:hAnsi="Fb Fontext"/>
          <w:spacing w:val="-2"/>
          <w:rtl/>
        </w:rPr>
        <w:t xml:space="preserve">, </w:t>
      </w:r>
      <w:r w:rsidR="00482049" w:rsidRPr="00D22086">
        <w:rPr>
          <w:rFonts w:ascii="Fb Fontext" w:hAnsi="Fb Fontext" w:hint="cs"/>
          <w:spacing w:val="-2"/>
          <w:rtl/>
        </w:rPr>
        <w:t>ומזבח</w:t>
      </w:r>
      <w:r w:rsidR="00482049" w:rsidRPr="00D22086">
        <w:rPr>
          <w:rFonts w:ascii="Fb Fontext" w:hAnsi="Fb Fontext"/>
          <w:spacing w:val="-2"/>
          <w:rtl/>
        </w:rPr>
        <w:t xml:space="preserve">, </w:t>
      </w:r>
      <w:r w:rsidR="00482049" w:rsidRPr="00D22086">
        <w:rPr>
          <w:rStyle w:val="af4"/>
          <w:rFonts w:hint="eastAsia"/>
          <w:spacing w:val="-2"/>
          <w:rtl/>
        </w:rPr>
        <w:t>בנה</w:t>
      </w:r>
      <w:r w:rsidR="00482049" w:rsidRPr="00D22086">
        <w:rPr>
          <w:rStyle w:val="af4"/>
          <w:spacing w:val="-2"/>
          <w:rtl/>
        </w:rPr>
        <w:t xml:space="preserve"> </w:t>
      </w:r>
      <w:r w:rsidR="00482049" w:rsidRPr="00D22086">
        <w:rPr>
          <w:rStyle w:val="af4"/>
          <w:rFonts w:hint="eastAsia"/>
          <w:spacing w:val="-2"/>
          <w:rtl/>
        </w:rPr>
        <w:t>בניתי</w:t>
      </w:r>
      <w:r w:rsidR="00482049" w:rsidRPr="00D22086">
        <w:rPr>
          <w:rStyle w:val="af4"/>
          <w:spacing w:val="-2"/>
          <w:rtl/>
        </w:rPr>
        <w:t xml:space="preserve"> </w:t>
      </w:r>
      <w:r w:rsidR="00482049" w:rsidRPr="00D22086">
        <w:rPr>
          <w:rStyle w:val="af4"/>
          <w:rFonts w:hint="eastAsia"/>
          <w:spacing w:val="-2"/>
          <w:rtl/>
        </w:rPr>
        <w:t>בית</w:t>
      </w:r>
      <w:r w:rsidR="00482049" w:rsidRPr="00D22086">
        <w:rPr>
          <w:rStyle w:val="af4"/>
          <w:spacing w:val="-2"/>
          <w:rtl/>
        </w:rPr>
        <w:t xml:space="preserve"> </w:t>
      </w:r>
      <w:r w:rsidR="00482049" w:rsidRPr="00D22086">
        <w:rPr>
          <w:rStyle w:val="af4"/>
          <w:rFonts w:hint="eastAsia"/>
          <w:spacing w:val="-2"/>
          <w:rtl/>
        </w:rPr>
        <w:t>זב</w:t>
      </w:r>
      <w:r w:rsidR="00983C8B" w:rsidRPr="00D22086">
        <w:rPr>
          <w:rStyle w:val="af4"/>
          <w:rFonts w:hint="cs"/>
          <w:spacing w:val="-2"/>
          <w:rtl/>
        </w:rPr>
        <w:t>ו</w:t>
      </w:r>
      <w:r w:rsidR="00482049" w:rsidRPr="00D22086">
        <w:rPr>
          <w:rStyle w:val="af4"/>
          <w:rFonts w:hint="eastAsia"/>
          <w:spacing w:val="-2"/>
          <w:rtl/>
        </w:rPr>
        <w:t>ל</w:t>
      </w:r>
      <w:r w:rsidR="00482049" w:rsidRPr="00D22086">
        <w:rPr>
          <w:spacing w:val="-2"/>
          <w:rtl/>
        </w:rPr>
        <w:t xml:space="preserve"> </w:t>
      </w:r>
      <w:r w:rsidR="00482049" w:rsidRPr="00D22086">
        <w:rPr>
          <w:rStyle w:val="af4"/>
          <w:rFonts w:hint="eastAsia"/>
          <w:spacing w:val="-2"/>
          <w:rtl/>
        </w:rPr>
        <w:t>לך</w:t>
      </w:r>
      <w:r w:rsidR="00983C8B" w:rsidRPr="00D22086">
        <w:rPr>
          <w:rStyle w:val="af4"/>
          <w:rFonts w:hint="cs"/>
          <w:spacing w:val="-2"/>
          <w:rtl/>
        </w:rPr>
        <w:t>.</w:t>
      </w:r>
    </w:p>
    <w:p w14:paraId="15F030C8" w14:textId="77777777" w:rsidR="00C0473D" w:rsidRDefault="00BA3D8F" w:rsidP="00A07C53">
      <w:pPr>
        <w:rPr>
          <w:rtl/>
        </w:rPr>
      </w:pPr>
      <w:r>
        <w:rPr>
          <w:rStyle w:val="affff1"/>
          <w:rFonts w:hint="cs"/>
          <w:rtl/>
        </w:rPr>
        <w:t>מ</w:t>
      </w:r>
      <w:r w:rsidR="00482049" w:rsidRPr="00F92204">
        <w:rPr>
          <w:rStyle w:val="affff1"/>
          <w:rFonts w:hint="eastAsia"/>
          <w:rtl/>
        </w:rPr>
        <w:t>עון</w:t>
      </w:r>
      <w:r w:rsidR="00482049" w:rsidRPr="00BA3D8F">
        <w:rPr>
          <w:rtl/>
        </w:rPr>
        <w:t xml:space="preserve"> </w:t>
      </w:r>
      <w:r w:rsidR="008A3C87">
        <w:rPr>
          <w:rFonts w:hint="cs"/>
          <w:rtl/>
        </w:rPr>
        <w:t>-</w:t>
      </w:r>
      <w:r w:rsidR="00482049" w:rsidRPr="006F178A">
        <w:rPr>
          <w:rFonts w:hint="cs"/>
          <w:rtl/>
        </w:rPr>
        <w:t>בו</w:t>
      </w:r>
      <w:r w:rsidR="00482049" w:rsidRPr="006F178A">
        <w:rPr>
          <w:rtl/>
        </w:rPr>
        <w:t xml:space="preserve"> </w:t>
      </w:r>
      <w:r w:rsidR="00482049" w:rsidRPr="006F178A">
        <w:rPr>
          <w:rFonts w:hint="cs"/>
          <w:rtl/>
        </w:rPr>
        <w:t>מלאכי</w:t>
      </w:r>
      <w:r w:rsidR="00482049" w:rsidRPr="006F178A">
        <w:rPr>
          <w:rtl/>
        </w:rPr>
        <w:t xml:space="preserve"> </w:t>
      </w:r>
      <w:r w:rsidR="00482049" w:rsidRPr="006F178A">
        <w:rPr>
          <w:rFonts w:hint="cs"/>
          <w:rtl/>
        </w:rPr>
        <w:t>השרת</w:t>
      </w:r>
      <w:r w:rsidR="00482049" w:rsidRPr="006F178A">
        <w:rPr>
          <w:rtl/>
        </w:rPr>
        <w:t xml:space="preserve">, </w:t>
      </w:r>
      <w:r w:rsidR="00983C8B">
        <w:rPr>
          <w:rFonts w:hint="cs"/>
          <w:rtl/>
        </w:rPr>
        <w:t>ו</w:t>
      </w:r>
      <w:r w:rsidR="00482049" w:rsidRPr="006F178A">
        <w:rPr>
          <w:rFonts w:hint="cs"/>
          <w:rtl/>
        </w:rPr>
        <w:t>שירה</w:t>
      </w:r>
      <w:r w:rsidR="00482049" w:rsidRPr="006F178A">
        <w:rPr>
          <w:rtl/>
        </w:rPr>
        <w:t xml:space="preserve"> </w:t>
      </w:r>
      <w:r w:rsidR="00482049" w:rsidRPr="005E6BC8">
        <w:rPr>
          <w:rFonts w:cs="PFT_Frank" w:hint="eastAsia"/>
          <w:b/>
          <w:bCs/>
          <w:szCs w:val="14"/>
          <w:rtl/>
        </w:rPr>
        <w:t>בלילה</w:t>
      </w:r>
      <w:r w:rsidR="00983C8B">
        <w:rPr>
          <w:rFonts w:hint="cs"/>
          <w:rtl/>
        </w:rPr>
        <w:t xml:space="preserve">, </w:t>
      </w:r>
      <w:r w:rsidR="00983C8B" w:rsidRPr="00B26FEB">
        <w:rPr>
          <w:rStyle w:val="af4"/>
          <w:rFonts w:hint="cs"/>
          <w:rtl/>
        </w:rPr>
        <w:t>ממעון</w:t>
      </w:r>
      <w:r w:rsidR="00983C8B" w:rsidRPr="00B26FEB">
        <w:rPr>
          <w:rStyle w:val="af4"/>
          <w:rtl/>
        </w:rPr>
        <w:t xml:space="preserve"> </w:t>
      </w:r>
      <w:r w:rsidR="00983C8B" w:rsidRPr="00B26FEB">
        <w:rPr>
          <w:rStyle w:val="af4"/>
          <w:rFonts w:hint="cs"/>
          <w:rtl/>
        </w:rPr>
        <w:t>קדשך</w:t>
      </w:r>
      <w:r w:rsidR="00983C8B" w:rsidRPr="00B26FEB">
        <w:rPr>
          <w:rStyle w:val="af4"/>
          <w:rtl/>
        </w:rPr>
        <w:t xml:space="preserve"> </w:t>
      </w:r>
      <w:r w:rsidR="00983C8B" w:rsidRPr="00B26FEB">
        <w:rPr>
          <w:rStyle w:val="af4"/>
          <w:rFonts w:hint="cs"/>
          <w:rtl/>
        </w:rPr>
        <w:t>מן</w:t>
      </w:r>
      <w:r w:rsidR="00983C8B" w:rsidRPr="00B26FEB">
        <w:rPr>
          <w:rStyle w:val="af4"/>
          <w:rtl/>
        </w:rPr>
        <w:t xml:space="preserve"> </w:t>
      </w:r>
      <w:r w:rsidR="00983C8B" w:rsidRPr="00B26FEB">
        <w:rPr>
          <w:rStyle w:val="af4"/>
          <w:rFonts w:hint="cs"/>
          <w:rtl/>
        </w:rPr>
        <w:t>השמים</w:t>
      </w:r>
      <w:r w:rsidR="00531173">
        <w:rPr>
          <w:rStyle w:val="af4"/>
          <w:rFonts w:hint="cs"/>
          <w:rtl/>
        </w:rPr>
        <w:t>.</w:t>
      </w:r>
    </w:p>
    <w:p w14:paraId="32FA2F27" w14:textId="217EBB9D" w:rsidR="00531173" w:rsidRDefault="00BA3D8F" w:rsidP="00A07C53">
      <w:pPr>
        <w:pStyle w:val="affd"/>
        <w:rPr>
          <w:rStyle w:val="af4"/>
          <w:rtl/>
        </w:rPr>
      </w:pPr>
      <w:r>
        <w:rPr>
          <w:rStyle w:val="af4"/>
          <w:rFonts w:hint="cs"/>
          <w:rtl/>
        </w:rPr>
        <w:t>'</w:t>
      </w:r>
      <w:r w:rsidR="00482049" w:rsidRPr="00B26FEB">
        <w:rPr>
          <w:rStyle w:val="af4"/>
          <w:rFonts w:hint="cs"/>
          <w:rtl/>
        </w:rPr>
        <w:t>יומם</w:t>
      </w:r>
      <w:r w:rsidR="00482049" w:rsidRPr="00B26FEB">
        <w:rPr>
          <w:rStyle w:val="af4"/>
          <w:rtl/>
        </w:rPr>
        <w:t xml:space="preserve"> </w:t>
      </w:r>
      <w:r w:rsidR="00482049" w:rsidRPr="00B26FEB">
        <w:rPr>
          <w:rStyle w:val="af4"/>
          <w:rFonts w:hint="cs"/>
          <w:rtl/>
        </w:rPr>
        <w:t>יצוה</w:t>
      </w:r>
      <w:r w:rsidR="00482049" w:rsidRPr="00B26FEB">
        <w:rPr>
          <w:rStyle w:val="af4"/>
          <w:rtl/>
        </w:rPr>
        <w:t xml:space="preserve"> ה' </w:t>
      </w:r>
      <w:r w:rsidR="00482049" w:rsidRPr="00B26FEB">
        <w:rPr>
          <w:rStyle w:val="af4"/>
          <w:rFonts w:hint="cs"/>
          <w:rtl/>
        </w:rPr>
        <w:t>חסדו</w:t>
      </w:r>
      <w:r w:rsidR="008C1B8E">
        <w:rPr>
          <w:rStyle w:val="af4"/>
          <w:rFonts w:hint="cs"/>
          <w:rtl/>
        </w:rPr>
        <w:t>,</w:t>
      </w:r>
      <w:r w:rsidR="00482049" w:rsidRPr="00B26FEB">
        <w:rPr>
          <w:rStyle w:val="af4"/>
          <w:rtl/>
        </w:rPr>
        <w:t xml:space="preserve"> </w:t>
      </w:r>
      <w:r w:rsidR="00482049" w:rsidRPr="00B26FEB">
        <w:rPr>
          <w:rStyle w:val="af4"/>
          <w:rFonts w:hint="cs"/>
          <w:rtl/>
        </w:rPr>
        <w:t>ובלילה</w:t>
      </w:r>
      <w:r w:rsidR="00482049" w:rsidRPr="00B26FEB">
        <w:rPr>
          <w:rStyle w:val="af4"/>
          <w:rtl/>
        </w:rPr>
        <w:t xml:space="preserve"> </w:t>
      </w:r>
      <w:r w:rsidR="00482049" w:rsidRPr="00B26FEB">
        <w:rPr>
          <w:rStyle w:val="af4"/>
          <w:rFonts w:hint="cs"/>
          <w:rtl/>
        </w:rPr>
        <w:t>שירה</w:t>
      </w:r>
      <w:r w:rsidR="00482049" w:rsidRPr="00B26FEB">
        <w:rPr>
          <w:rStyle w:val="af4"/>
          <w:rtl/>
        </w:rPr>
        <w:t xml:space="preserve"> </w:t>
      </w:r>
      <w:r w:rsidR="00482049" w:rsidRPr="00B26FEB">
        <w:rPr>
          <w:rStyle w:val="af4"/>
          <w:rFonts w:hint="cs"/>
          <w:rtl/>
        </w:rPr>
        <w:t>עמי</w:t>
      </w:r>
      <w:r>
        <w:rPr>
          <w:rStyle w:val="af4"/>
          <w:rFonts w:hint="cs"/>
          <w:rtl/>
        </w:rPr>
        <w:t>'</w:t>
      </w:r>
      <w:r w:rsidR="00482049" w:rsidRPr="00B26FEB">
        <w:rPr>
          <w:rStyle w:val="af4"/>
          <w:rFonts w:hint="cs"/>
          <w:rtl/>
        </w:rPr>
        <w:t xml:space="preserve"> </w:t>
      </w:r>
      <w:r w:rsidR="008C1B8E">
        <w:rPr>
          <w:rFonts w:hint="cs"/>
          <w:rtl/>
        </w:rPr>
        <w:t>-</w:t>
      </w:r>
      <w:r w:rsidR="00531173">
        <w:rPr>
          <w:rFonts w:hint="cs"/>
          <w:rtl/>
        </w:rPr>
        <w:t xml:space="preserve"> שותקים </w:t>
      </w:r>
      <w:r w:rsidR="00531173" w:rsidRPr="00F92204">
        <w:rPr>
          <w:rFonts w:hint="eastAsia"/>
          <w:b/>
          <w:bCs/>
          <w:rtl/>
        </w:rPr>
        <w:t>ביום</w:t>
      </w:r>
      <w:r w:rsidR="00531173" w:rsidRPr="008C1B8E">
        <w:rPr>
          <w:rFonts w:hint="cs"/>
          <w:rtl/>
        </w:rPr>
        <w:t>, לכבוד</w:t>
      </w:r>
      <w:r w:rsidR="008C1B8E" w:rsidRPr="00F92204">
        <w:rPr>
          <w:rtl/>
        </w:rPr>
        <w:t xml:space="preserve"> ישראל</w:t>
      </w:r>
      <w:r w:rsidR="008C1B8E">
        <w:rPr>
          <w:rFonts w:hint="cs"/>
          <w:rtl/>
        </w:rPr>
        <w:t>.</w:t>
      </w:r>
    </w:p>
    <w:p w14:paraId="091DC797" w14:textId="0843273B" w:rsidR="00731582" w:rsidRDefault="008C1B8E" w:rsidP="00C02F3A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 xml:space="preserve">ב. </w:t>
      </w:r>
      <w:r w:rsidR="00482049" w:rsidRPr="0087008C">
        <w:rPr>
          <w:rFonts w:hint="cs"/>
          <w:rtl/>
        </w:rPr>
        <w:t>ר</w:t>
      </w:r>
      <w:r w:rsidR="00482049" w:rsidRPr="0087008C">
        <w:rPr>
          <w:rtl/>
        </w:rPr>
        <w:t>"</w:t>
      </w:r>
      <w:r w:rsidR="00482049" w:rsidRPr="0087008C">
        <w:rPr>
          <w:rFonts w:hint="cs"/>
          <w:rtl/>
        </w:rPr>
        <w:t>ל</w:t>
      </w:r>
      <w:r w:rsidR="00731582">
        <w:rPr>
          <w:rFonts w:hint="cs"/>
          <w:rtl/>
        </w:rPr>
        <w:t>:</w:t>
      </w:r>
    </w:p>
    <w:p w14:paraId="65F7DA73" w14:textId="394AE41C" w:rsidR="00482049" w:rsidRPr="00A54DF1" w:rsidRDefault="00482049" w:rsidP="00A54DF1">
      <w:pPr>
        <w:rPr>
          <w:rtl/>
        </w:rPr>
      </w:pPr>
      <w:r w:rsidRPr="00A54DF1">
        <w:rPr>
          <w:rFonts w:hint="cs"/>
          <w:rtl/>
        </w:rPr>
        <w:t>העוסק</w:t>
      </w:r>
      <w:r w:rsidRPr="00A54DF1">
        <w:rPr>
          <w:rtl/>
        </w:rPr>
        <w:t xml:space="preserve"> </w:t>
      </w:r>
      <w:r w:rsidRPr="00A54DF1">
        <w:rPr>
          <w:rFonts w:hint="cs"/>
          <w:rtl/>
        </w:rPr>
        <w:t>בתורה</w:t>
      </w:r>
      <w:r w:rsidRPr="00A54DF1">
        <w:rPr>
          <w:rtl/>
        </w:rPr>
        <w:t xml:space="preserve"> </w:t>
      </w:r>
      <w:r w:rsidRPr="002B5C38">
        <w:rPr>
          <w:rStyle w:val="af4"/>
          <w:rFonts w:hint="eastAsia"/>
          <w:rtl/>
        </w:rPr>
        <w:t>בלילה</w:t>
      </w:r>
      <w:r w:rsidR="008C1B8E" w:rsidRPr="002B5C38">
        <w:rPr>
          <w:rStyle w:val="af4"/>
          <w:rFonts w:hint="cs"/>
          <w:rtl/>
        </w:rPr>
        <w:t>,</w:t>
      </w:r>
      <w:r w:rsidRPr="00A54DF1">
        <w:rPr>
          <w:rtl/>
        </w:rPr>
        <w:t xml:space="preserve"> </w:t>
      </w:r>
      <w:r w:rsidR="008C1B8E" w:rsidRPr="00A54DF1">
        <w:rPr>
          <w:rFonts w:hint="cs"/>
          <w:rtl/>
        </w:rPr>
        <w:t>ה'</w:t>
      </w:r>
      <w:r w:rsidRPr="00A54DF1">
        <w:rPr>
          <w:rtl/>
        </w:rPr>
        <w:t xml:space="preserve"> </w:t>
      </w:r>
      <w:r w:rsidRPr="00A54DF1">
        <w:rPr>
          <w:rFonts w:hint="cs"/>
          <w:rtl/>
        </w:rPr>
        <w:t>מושך</w:t>
      </w:r>
      <w:r w:rsidRPr="00A54DF1">
        <w:rPr>
          <w:rtl/>
        </w:rPr>
        <w:t xml:space="preserve"> </w:t>
      </w:r>
      <w:r w:rsidRPr="00A54DF1">
        <w:rPr>
          <w:rFonts w:hint="cs"/>
          <w:rtl/>
        </w:rPr>
        <w:t>עליו</w:t>
      </w:r>
      <w:r w:rsidRPr="00A54DF1">
        <w:rPr>
          <w:rtl/>
        </w:rPr>
        <w:t xml:space="preserve"> </w:t>
      </w:r>
      <w:r w:rsidRPr="00A54DF1">
        <w:rPr>
          <w:rFonts w:hint="cs"/>
          <w:rtl/>
        </w:rPr>
        <w:t>חוט</w:t>
      </w:r>
      <w:r w:rsidRPr="00A54DF1">
        <w:rPr>
          <w:rtl/>
        </w:rPr>
        <w:t xml:space="preserve"> </w:t>
      </w:r>
      <w:r w:rsidRPr="00A54DF1">
        <w:rPr>
          <w:rFonts w:hint="cs"/>
          <w:rtl/>
        </w:rPr>
        <w:t>חסד</w:t>
      </w:r>
      <w:r w:rsidRPr="00A54DF1">
        <w:rPr>
          <w:rtl/>
        </w:rPr>
        <w:t xml:space="preserve"> </w:t>
      </w:r>
      <w:r w:rsidRPr="002B5C38">
        <w:rPr>
          <w:rStyle w:val="af4"/>
          <w:rFonts w:hint="eastAsia"/>
          <w:rtl/>
        </w:rPr>
        <w:t>ביום</w:t>
      </w:r>
      <w:r w:rsidR="008C1B8E" w:rsidRPr="00A54DF1">
        <w:rPr>
          <w:rFonts w:hint="cs"/>
          <w:rtl/>
        </w:rPr>
        <w:t>.</w:t>
      </w:r>
    </w:p>
    <w:p w14:paraId="503DCDDF" w14:textId="4F8A6BBA" w:rsidR="00731582" w:rsidRDefault="008C1B8E" w:rsidP="00C02F3A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ג.</w:t>
      </w:r>
      <w:r w:rsidR="00482049" w:rsidRPr="0087008C">
        <w:rPr>
          <w:rFonts w:hint="cs"/>
          <w:rtl/>
        </w:rPr>
        <w:t xml:space="preserve"> ר</w:t>
      </w:r>
      <w:r w:rsidR="00482049" w:rsidRPr="0087008C">
        <w:rPr>
          <w:rtl/>
        </w:rPr>
        <w:t>"</w:t>
      </w:r>
      <w:r w:rsidR="00482049" w:rsidRPr="0087008C">
        <w:rPr>
          <w:rFonts w:hint="cs"/>
          <w:rtl/>
        </w:rPr>
        <w:t>ל</w:t>
      </w:r>
      <w:r w:rsidR="00731582">
        <w:rPr>
          <w:rFonts w:hint="cs"/>
          <w:rtl/>
        </w:rPr>
        <w:t>:</w:t>
      </w:r>
    </w:p>
    <w:p w14:paraId="2E75FB20" w14:textId="77777777" w:rsidR="00C0473D" w:rsidRDefault="00482049" w:rsidP="00A54DF1">
      <w:pPr>
        <w:rPr>
          <w:spacing w:val="-4"/>
          <w:rtl/>
        </w:rPr>
      </w:pPr>
      <w:r w:rsidRPr="00225E66">
        <w:rPr>
          <w:rFonts w:hint="cs"/>
          <w:spacing w:val="-4"/>
          <w:rtl/>
        </w:rPr>
        <w:t>עוסק</w:t>
      </w:r>
      <w:r w:rsidRPr="00225E66">
        <w:rPr>
          <w:spacing w:val="-4"/>
          <w:rtl/>
        </w:rPr>
        <w:t xml:space="preserve"> </w:t>
      </w:r>
      <w:r w:rsidRPr="00225E66">
        <w:rPr>
          <w:rFonts w:hint="cs"/>
          <w:spacing w:val="-4"/>
          <w:rtl/>
        </w:rPr>
        <w:t>בתורה</w:t>
      </w:r>
      <w:r w:rsidRPr="00225E66">
        <w:rPr>
          <w:spacing w:val="-4"/>
          <w:rtl/>
        </w:rPr>
        <w:t xml:space="preserve"> </w:t>
      </w:r>
      <w:r w:rsidRPr="00225E66">
        <w:rPr>
          <w:rFonts w:hint="eastAsia"/>
          <w:spacing w:val="-4"/>
          <w:rtl/>
        </w:rPr>
        <w:t>בע</w:t>
      </w:r>
      <w:r w:rsidR="008C1B8E" w:rsidRPr="00225E66">
        <w:rPr>
          <w:rFonts w:hint="eastAsia"/>
          <w:spacing w:val="-4"/>
          <w:rtl/>
        </w:rPr>
        <w:t>ו</w:t>
      </w:r>
      <w:r w:rsidRPr="00225E66">
        <w:rPr>
          <w:rFonts w:hint="eastAsia"/>
          <w:spacing w:val="-4"/>
          <w:rtl/>
        </w:rPr>
        <w:t>ה</w:t>
      </w:r>
      <w:r w:rsidRPr="00225E66">
        <w:rPr>
          <w:spacing w:val="-4"/>
          <w:rtl/>
        </w:rPr>
        <w:t>"</w:t>
      </w:r>
      <w:r w:rsidRPr="00225E66">
        <w:rPr>
          <w:rFonts w:hint="eastAsia"/>
          <w:spacing w:val="-4"/>
          <w:rtl/>
        </w:rPr>
        <w:t>ז</w:t>
      </w:r>
      <w:r w:rsidR="008C1B8E" w:rsidRPr="00225E66">
        <w:rPr>
          <w:rFonts w:hint="cs"/>
          <w:spacing w:val="-4"/>
          <w:rtl/>
        </w:rPr>
        <w:t xml:space="preserve"> </w:t>
      </w:r>
      <w:r w:rsidR="008C1B8E" w:rsidRPr="00225E66">
        <w:rPr>
          <w:rStyle w:val="affe"/>
          <w:rFonts w:hint="cs"/>
          <w:spacing w:val="-4"/>
          <w:rtl/>
        </w:rPr>
        <w:t>כלילה</w:t>
      </w:r>
      <w:r w:rsidRPr="00225E66">
        <w:rPr>
          <w:spacing w:val="-4"/>
          <w:rtl/>
        </w:rPr>
        <w:t xml:space="preserve"> </w:t>
      </w:r>
      <w:r w:rsidR="008C1B8E" w:rsidRPr="00225E66">
        <w:rPr>
          <w:rFonts w:hint="cs"/>
          <w:spacing w:val="-4"/>
          <w:rtl/>
        </w:rPr>
        <w:t>ה'</w:t>
      </w:r>
      <w:r w:rsidRPr="00225E66">
        <w:rPr>
          <w:spacing w:val="-4"/>
          <w:rtl/>
        </w:rPr>
        <w:t xml:space="preserve"> </w:t>
      </w:r>
      <w:r w:rsidRPr="00225E66">
        <w:rPr>
          <w:rFonts w:hint="cs"/>
          <w:spacing w:val="-4"/>
          <w:rtl/>
        </w:rPr>
        <w:t>מושך</w:t>
      </w:r>
      <w:r w:rsidRPr="00225E66">
        <w:rPr>
          <w:spacing w:val="-4"/>
          <w:rtl/>
        </w:rPr>
        <w:t xml:space="preserve"> </w:t>
      </w:r>
      <w:r w:rsidRPr="00225E66">
        <w:rPr>
          <w:rFonts w:hint="cs"/>
          <w:spacing w:val="-4"/>
          <w:rtl/>
        </w:rPr>
        <w:t>עליו</w:t>
      </w:r>
      <w:r w:rsidRPr="00225E66">
        <w:rPr>
          <w:spacing w:val="-4"/>
          <w:rtl/>
        </w:rPr>
        <w:t xml:space="preserve"> </w:t>
      </w:r>
      <w:r w:rsidRPr="00225E66">
        <w:rPr>
          <w:rFonts w:hint="cs"/>
          <w:spacing w:val="-4"/>
          <w:rtl/>
        </w:rPr>
        <w:t>חוט</w:t>
      </w:r>
      <w:r w:rsidRPr="00225E66">
        <w:rPr>
          <w:spacing w:val="-4"/>
          <w:rtl/>
        </w:rPr>
        <w:t xml:space="preserve"> </w:t>
      </w:r>
      <w:r w:rsidRPr="00225E66">
        <w:rPr>
          <w:rFonts w:hint="cs"/>
          <w:spacing w:val="-4"/>
          <w:rtl/>
        </w:rPr>
        <w:t>חסד</w:t>
      </w:r>
      <w:r w:rsidRPr="00225E66">
        <w:rPr>
          <w:spacing w:val="-4"/>
          <w:rtl/>
        </w:rPr>
        <w:t xml:space="preserve"> </w:t>
      </w:r>
      <w:r w:rsidR="008C1B8E" w:rsidRPr="00225E66">
        <w:rPr>
          <w:rFonts w:hint="eastAsia"/>
          <w:spacing w:val="-4"/>
          <w:rtl/>
        </w:rPr>
        <w:t>ל</w:t>
      </w:r>
      <w:r w:rsidRPr="00225E66">
        <w:rPr>
          <w:rFonts w:hint="eastAsia"/>
          <w:spacing w:val="-4"/>
          <w:rtl/>
        </w:rPr>
        <w:t>ע</w:t>
      </w:r>
      <w:r w:rsidR="008C1B8E" w:rsidRPr="00225E66">
        <w:rPr>
          <w:rFonts w:hint="eastAsia"/>
          <w:spacing w:val="-4"/>
          <w:rtl/>
        </w:rPr>
        <w:t>ו</w:t>
      </w:r>
      <w:r w:rsidRPr="00225E66">
        <w:rPr>
          <w:rFonts w:hint="eastAsia"/>
          <w:spacing w:val="-4"/>
          <w:rtl/>
        </w:rPr>
        <w:t>ה</w:t>
      </w:r>
      <w:r w:rsidRPr="00225E66">
        <w:rPr>
          <w:spacing w:val="-4"/>
          <w:rtl/>
        </w:rPr>
        <w:t>"</w:t>
      </w:r>
      <w:r w:rsidRPr="00225E66">
        <w:rPr>
          <w:rFonts w:hint="eastAsia"/>
          <w:spacing w:val="-4"/>
          <w:rtl/>
        </w:rPr>
        <w:t>ב</w:t>
      </w:r>
      <w:r w:rsidR="008C1B8E" w:rsidRPr="00225E66">
        <w:rPr>
          <w:rFonts w:hint="cs"/>
          <w:spacing w:val="-4"/>
          <w:rtl/>
        </w:rPr>
        <w:t xml:space="preserve"> </w:t>
      </w:r>
      <w:r w:rsidR="008C1B8E" w:rsidRPr="00225E66">
        <w:rPr>
          <w:rStyle w:val="affe"/>
          <w:rFonts w:hint="cs"/>
          <w:spacing w:val="-4"/>
          <w:rtl/>
        </w:rPr>
        <w:t>כ</w:t>
      </w:r>
      <w:r w:rsidRPr="00225E66">
        <w:rPr>
          <w:rStyle w:val="affe"/>
          <w:rFonts w:hint="cs"/>
          <w:spacing w:val="-4"/>
          <w:rtl/>
        </w:rPr>
        <w:t>יום</w:t>
      </w:r>
      <w:r w:rsidR="008C1B8E" w:rsidRPr="00225E66">
        <w:rPr>
          <w:rFonts w:hint="cs"/>
          <w:spacing w:val="-4"/>
          <w:rtl/>
        </w:rPr>
        <w:t>.</w:t>
      </w:r>
    </w:p>
    <w:p w14:paraId="6FE723DA" w14:textId="3A8C2BB8" w:rsidR="00731582" w:rsidRDefault="00482049" w:rsidP="00C02F3A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ר</w:t>
      </w:r>
      <w:r w:rsidR="00D97283" w:rsidRPr="0087008C">
        <w:rPr>
          <w:rFonts w:hint="cs"/>
          <w:rtl/>
        </w:rPr>
        <w:t>'</w:t>
      </w:r>
      <w:r w:rsidRPr="0087008C">
        <w:rPr>
          <w:rFonts w:hint="cs"/>
          <w:rtl/>
        </w:rPr>
        <w:t xml:space="preserve"> לוי</w:t>
      </w:r>
      <w:r w:rsidR="00731582">
        <w:rPr>
          <w:rFonts w:hint="cs"/>
          <w:rtl/>
        </w:rPr>
        <w:t>:</w:t>
      </w:r>
    </w:p>
    <w:p w14:paraId="1F741649" w14:textId="6E0FD18E" w:rsidR="00482049" w:rsidRPr="00225E66" w:rsidRDefault="00482049" w:rsidP="002B5C38">
      <w:pPr>
        <w:spacing w:after="60"/>
        <w:rPr>
          <w:rStyle w:val="af4"/>
          <w:rtl/>
        </w:rPr>
      </w:pPr>
      <w:r w:rsidRPr="00225E66">
        <w:rPr>
          <w:rFonts w:hint="cs"/>
          <w:rtl/>
        </w:rPr>
        <w:t>הפוסק</w:t>
      </w:r>
      <w:r w:rsidRPr="00225E66">
        <w:rPr>
          <w:rtl/>
        </w:rPr>
        <w:t xml:space="preserve"> </w:t>
      </w:r>
      <w:r w:rsidRPr="00225E66">
        <w:rPr>
          <w:rFonts w:hint="cs"/>
          <w:rtl/>
        </w:rPr>
        <w:t>מד"ת</w:t>
      </w:r>
      <w:r w:rsidRPr="00225E66">
        <w:rPr>
          <w:rtl/>
        </w:rPr>
        <w:t xml:space="preserve"> </w:t>
      </w:r>
      <w:r w:rsidRPr="00225E66">
        <w:rPr>
          <w:rFonts w:hint="cs"/>
          <w:rtl/>
        </w:rPr>
        <w:t>מאכילין</w:t>
      </w:r>
      <w:r w:rsidRPr="00225E66">
        <w:rPr>
          <w:rtl/>
        </w:rPr>
        <w:t xml:space="preserve"> </w:t>
      </w:r>
      <w:r w:rsidRPr="00225E66">
        <w:rPr>
          <w:rFonts w:hint="cs"/>
          <w:rtl/>
        </w:rPr>
        <w:t>אותו</w:t>
      </w:r>
      <w:r w:rsidRPr="00225E66">
        <w:rPr>
          <w:rtl/>
        </w:rPr>
        <w:t xml:space="preserve"> </w:t>
      </w:r>
      <w:r w:rsidRPr="00225E66">
        <w:rPr>
          <w:rFonts w:hint="cs"/>
          <w:rtl/>
        </w:rPr>
        <w:t>גחלי</w:t>
      </w:r>
      <w:r w:rsidRPr="00225E66">
        <w:rPr>
          <w:rtl/>
        </w:rPr>
        <w:t xml:space="preserve"> </w:t>
      </w:r>
      <w:r w:rsidRPr="00225E66">
        <w:rPr>
          <w:rFonts w:hint="cs"/>
          <w:rtl/>
        </w:rPr>
        <w:t>רתמים</w:t>
      </w:r>
      <w:r w:rsidRPr="00225E66">
        <w:rPr>
          <w:rtl/>
        </w:rPr>
        <w:t>,</w:t>
      </w:r>
      <w:r w:rsidRPr="00225E66">
        <w:rPr>
          <w:rStyle w:val="af4"/>
          <w:rtl/>
        </w:rPr>
        <w:t xml:space="preserve"> </w:t>
      </w:r>
      <w:r w:rsidRPr="00225E66">
        <w:rPr>
          <w:rStyle w:val="af4"/>
          <w:rFonts w:hint="eastAsia"/>
          <w:rtl/>
        </w:rPr>
        <w:t>ש</w:t>
      </w:r>
      <w:r w:rsidR="008C1B8E" w:rsidRPr="00225E66">
        <w:rPr>
          <w:rStyle w:val="af4"/>
          <w:rFonts w:hint="cs"/>
          <w:rtl/>
        </w:rPr>
        <w:t>ו</w:t>
      </w:r>
      <w:r w:rsidRPr="00225E66">
        <w:rPr>
          <w:rStyle w:val="af4"/>
          <w:rFonts w:hint="eastAsia"/>
          <w:rtl/>
        </w:rPr>
        <w:t>רש</w:t>
      </w:r>
      <w:r w:rsidRPr="00225E66">
        <w:rPr>
          <w:rStyle w:val="af4"/>
          <w:rtl/>
        </w:rPr>
        <w:t xml:space="preserve"> </w:t>
      </w:r>
      <w:r w:rsidRPr="00225E66">
        <w:rPr>
          <w:rStyle w:val="af4"/>
          <w:rFonts w:hint="eastAsia"/>
          <w:rtl/>
        </w:rPr>
        <w:t>רתמ</w:t>
      </w:r>
      <w:r w:rsidR="008C1B8E" w:rsidRPr="00225E66">
        <w:rPr>
          <w:rStyle w:val="af4"/>
          <w:rFonts w:hint="cs"/>
          <w:rtl/>
        </w:rPr>
        <w:t>י</w:t>
      </w:r>
      <w:r w:rsidRPr="00225E66">
        <w:rPr>
          <w:rStyle w:val="af4"/>
          <w:rFonts w:hint="eastAsia"/>
          <w:rtl/>
        </w:rPr>
        <w:t>ם</w:t>
      </w:r>
      <w:r w:rsidRPr="00225E66">
        <w:rPr>
          <w:rStyle w:val="af4"/>
          <w:rtl/>
        </w:rPr>
        <w:t xml:space="preserve"> </w:t>
      </w:r>
      <w:r w:rsidRPr="00225E66">
        <w:rPr>
          <w:rStyle w:val="af4"/>
          <w:rFonts w:hint="eastAsia"/>
          <w:rtl/>
        </w:rPr>
        <w:t>לחמם</w:t>
      </w:r>
      <w:r w:rsidR="00D97283" w:rsidRPr="00225E66">
        <w:rPr>
          <w:rStyle w:val="af4"/>
          <w:rFonts w:hint="cs"/>
          <w:rtl/>
        </w:rPr>
        <w:t>.</w:t>
      </w:r>
    </w:p>
    <w:p w14:paraId="488EE094" w14:textId="487B2C8E" w:rsidR="00482049" w:rsidRPr="00B26FEB" w:rsidRDefault="00BA3D8F" w:rsidP="00A07C53">
      <w:pPr>
        <w:rPr>
          <w:rStyle w:val="af4"/>
          <w:rtl/>
        </w:rPr>
      </w:pPr>
      <w:r>
        <w:rPr>
          <w:rStyle w:val="affff1"/>
          <w:rFonts w:hint="cs"/>
          <w:rtl/>
        </w:rPr>
        <w:lastRenderedPageBreak/>
        <w:t>מ</w:t>
      </w:r>
      <w:r w:rsidR="00482049" w:rsidRPr="00F92204">
        <w:rPr>
          <w:rStyle w:val="affff1"/>
          <w:rFonts w:hint="eastAsia"/>
          <w:rtl/>
        </w:rPr>
        <w:t>כון</w:t>
      </w:r>
      <w:r w:rsidR="00482049" w:rsidRPr="006F178A">
        <w:rPr>
          <w:rtl/>
        </w:rPr>
        <w:t xml:space="preserve"> - </w:t>
      </w:r>
      <w:r w:rsidR="00482049" w:rsidRPr="006F178A">
        <w:rPr>
          <w:rFonts w:hint="cs"/>
          <w:rtl/>
        </w:rPr>
        <w:t>בו</w:t>
      </w:r>
      <w:r w:rsidR="00482049" w:rsidRPr="006F178A">
        <w:rPr>
          <w:rtl/>
        </w:rPr>
        <w:t xml:space="preserve"> </w:t>
      </w:r>
      <w:r w:rsidR="00482049" w:rsidRPr="006F178A">
        <w:rPr>
          <w:rFonts w:hint="cs"/>
          <w:rtl/>
        </w:rPr>
        <w:t>אוצרות</w:t>
      </w:r>
      <w:r w:rsidR="00482049" w:rsidRPr="006F178A">
        <w:rPr>
          <w:rtl/>
        </w:rPr>
        <w:t xml:space="preserve"> </w:t>
      </w:r>
      <w:r w:rsidR="00482049" w:rsidRPr="006F178A">
        <w:rPr>
          <w:rFonts w:hint="cs"/>
          <w:rtl/>
        </w:rPr>
        <w:t>שלג</w:t>
      </w:r>
      <w:r w:rsidR="00482049" w:rsidRPr="006F178A">
        <w:rPr>
          <w:rtl/>
        </w:rPr>
        <w:t xml:space="preserve"> </w:t>
      </w:r>
      <w:r w:rsidR="00D97283">
        <w:rPr>
          <w:rFonts w:hint="cs"/>
          <w:rtl/>
        </w:rPr>
        <w:t>ו</w:t>
      </w:r>
      <w:r w:rsidR="00482049" w:rsidRPr="006F178A">
        <w:rPr>
          <w:rFonts w:hint="cs"/>
          <w:rtl/>
        </w:rPr>
        <w:t>ברד</w:t>
      </w:r>
      <w:r w:rsidR="00482049" w:rsidRPr="006F178A">
        <w:rPr>
          <w:rtl/>
        </w:rPr>
        <w:t xml:space="preserve">, </w:t>
      </w:r>
      <w:r w:rsidR="00482049" w:rsidRPr="006F178A">
        <w:rPr>
          <w:rFonts w:hint="cs"/>
          <w:rtl/>
        </w:rPr>
        <w:t>טללים</w:t>
      </w:r>
      <w:r w:rsidR="00482049" w:rsidRPr="006F178A">
        <w:rPr>
          <w:rtl/>
        </w:rPr>
        <w:t xml:space="preserve"> </w:t>
      </w:r>
      <w:r w:rsidR="00482049" w:rsidRPr="006F178A">
        <w:rPr>
          <w:rFonts w:hint="cs"/>
          <w:rtl/>
        </w:rPr>
        <w:t>רע</w:t>
      </w:r>
      <w:r w:rsidR="00482049" w:rsidRPr="00D97283">
        <w:rPr>
          <w:rFonts w:hint="cs"/>
          <w:rtl/>
        </w:rPr>
        <w:t>ים</w:t>
      </w:r>
      <w:r w:rsidR="00482049" w:rsidRPr="00D97283">
        <w:rPr>
          <w:rtl/>
        </w:rPr>
        <w:t xml:space="preserve">, </w:t>
      </w:r>
      <w:r w:rsidR="00482049" w:rsidRPr="00D97283">
        <w:rPr>
          <w:rFonts w:hint="cs"/>
          <w:rtl/>
        </w:rPr>
        <w:t>סופה</w:t>
      </w:r>
      <w:r w:rsidR="00482049" w:rsidRPr="00D97283">
        <w:rPr>
          <w:rtl/>
        </w:rPr>
        <w:t xml:space="preserve"> </w:t>
      </w:r>
      <w:r w:rsidR="00D97283" w:rsidRPr="00F92204">
        <w:rPr>
          <w:rFonts w:hint="eastAsia"/>
          <w:rtl/>
        </w:rPr>
        <w:t>ו</w:t>
      </w:r>
      <w:r w:rsidR="00482049" w:rsidRPr="00D97283">
        <w:rPr>
          <w:rFonts w:hint="cs"/>
          <w:rtl/>
        </w:rPr>
        <w:t>ק</w:t>
      </w:r>
      <w:r w:rsidR="00482049" w:rsidRPr="006F178A">
        <w:rPr>
          <w:rFonts w:hint="cs"/>
          <w:rtl/>
        </w:rPr>
        <w:t>יטור</w:t>
      </w:r>
      <w:r w:rsidR="00482049" w:rsidRPr="006F178A">
        <w:rPr>
          <w:rtl/>
        </w:rPr>
        <w:t xml:space="preserve">, </w:t>
      </w:r>
      <w:r w:rsidR="00482049" w:rsidRPr="002B55CA">
        <w:rPr>
          <w:rFonts w:hint="cs"/>
          <w:rtl/>
        </w:rPr>
        <w:t>דלתותיהן</w:t>
      </w:r>
      <w:r w:rsidR="00482049" w:rsidRPr="002B55CA">
        <w:rPr>
          <w:rtl/>
        </w:rPr>
        <w:t xml:space="preserve"> </w:t>
      </w:r>
      <w:r w:rsidR="00482049" w:rsidRPr="002B55CA">
        <w:rPr>
          <w:rFonts w:hint="cs"/>
          <w:rtl/>
        </w:rPr>
        <w:t>אש</w:t>
      </w:r>
      <w:r w:rsidR="00482049" w:rsidRPr="002B55CA">
        <w:rPr>
          <w:rStyle w:val="af4"/>
          <w:rtl/>
        </w:rPr>
        <w:t xml:space="preserve">, </w:t>
      </w:r>
      <w:r w:rsidR="00482049" w:rsidRPr="002B55CA">
        <w:rPr>
          <w:rStyle w:val="af4"/>
          <w:rFonts w:hint="cs"/>
          <w:rtl/>
        </w:rPr>
        <w:t>פתח</w:t>
      </w:r>
      <w:r w:rsidR="00D97283" w:rsidRPr="002B55CA">
        <w:rPr>
          <w:rStyle w:val="af4"/>
          <w:rFonts w:hint="cs"/>
          <w:rtl/>
        </w:rPr>
        <w:t>..</w:t>
      </w:r>
      <w:r w:rsidR="00482049" w:rsidRPr="002B55CA">
        <w:rPr>
          <w:rStyle w:val="af4"/>
          <w:rtl/>
        </w:rPr>
        <w:t xml:space="preserve"> </w:t>
      </w:r>
      <w:r w:rsidR="00482049" w:rsidRPr="002B55CA">
        <w:rPr>
          <w:rStyle w:val="af4"/>
          <w:rFonts w:hint="cs"/>
          <w:rtl/>
        </w:rPr>
        <w:t>אוצרו</w:t>
      </w:r>
      <w:r w:rsidR="00482049" w:rsidRPr="002B55CA">
        <w:rPr>
          <w:rStyle w:val="af4"/>
          <w:rtl/>
        </w:rPr>
        <w:t xml:space="preserve"> </w:t>
      </w:r>
      <w:r w:rsidR="00D97283" w:rsidRPr="002B55CA">
        <w:rPr>
          <w:rStyle w:val="af4"/>
          <w:rFonts w:hint="cs"/>
          <w:rtl/>
        </w:rPr>
        <w:t>ויוצא כלי זעמו, ו'השמים</w:t>
      </w:r>
      <w:r w:rsidR="00D97283" w:rsidRPr="002B55CA">
        <w:rPr>
          <w:rStyle w:val="af4"/>
          <w:rtl/>
        </w:rPr>
        <w:t xml:space="preserve"> </w:t>
      </w:r>
      <w:r w:rsidR="00D97283" w:rsidRPr="002B55CA">
        <w:rPr>
          <w:rStyle w:val="af4"/>
          <w:rFonts w:hint="cs"/>
          <w:rtl/>
        </w:rPr>
        <w:t>מכון</w:t>
      </w:r>
      <w:r w:rsidR="00D97283" w:rsidRPr="002B55CA">
        <w:rPr>
          <w:rStyle w:val="af4"/>
          <w:rtl/>
        </w:rPr>
        <w:t xml:space="preserve"> </w:t>
      </w:r>
      <w:r w:rsidR="00D97283" w:rsidRPr="002B55CA">
        <w:rPr>
          <w:rStyle w:val="af4"/>
          <w:rFonts w:hint="cs"/>
          <w:rtl/>
        </w:rPr>
        <w:t>שבתך'.</w:t>
      </w:r>
    </w:p>
    <w:p w14:paraId="2C4A7A0A" w14:textId="3146899F" w:rsidR="00482049" w:rsidRPr="006F178A" w:rsidRDefault="00482049" w:rsidP="00C02F3A">
      <w:pPr>
        <w:pStyle w:val="affd"/>
        <w:spacing w:after="60"/>
        <w:rPr>
          <w:rtl/>
        </w:rPr>
      </w:pPr>
      <w:r w:rsidRPr="00F92204">
        <w:rPr>
          <w:rFonts w:hint="eastAsia"/>
          <w:b/>
          <w:bCs/>
          <w:rtl/>
        </w:rPr>
        <w:t>וביקש</w:t>
      </w:r>
      <w:r w:rsidRPr="00F92204">
        <w:rPr>
          <w:b/>
          <w:bCs/>
          <w:rtl/>
        </w:rPr>
        <w:t xml:space="preserve"> </w:t>
      </w:r>
      <w:r w:rsidRPr="00F92204">
        <w:rPr>
          <w:rFonts w:hint="eastAsia"/>
          <w:b/>
          <w:bCs/>
          <w:rtl/>
        </w:rPr>
        <w:t>דוד</w:t>
      </w:r>
      <w:r w:rsidRPr="00F92204">
        <w:rPr>
          <w:b/>
          <w:bCs/>
          <w:rtl/>
        </w:rPr>
        <w:t xml:space="preserve"> </w:t>
      </w:r>
      <w:r w:rsidRPr="00F92204">
        <w:rPr>
          <w:rFonts w:hint="eastAsia"/>
          <w:b/>
          <w:bCs/>
          <w:rtl/>
        </w:rPr>
        <w:t>רחמים</w:t>
      </w:r>
      <w:r w:rsidRPr="006F178A">
        <w:rPr>
          <w:rFonts w:hint="cs"/>
          <w:rtl/>
        </w:rPr>
        <w:t xml:space="preserve"> והורידן לארץ</w:t>
      </w:r>
      <w:r w:rsidR="00D97283">
        <w:rPr>
          <w:rFonts w:hint="cs"/>
          <w:rtl/>
        </w:rPr>
        <w:t>,</w:t>
      </w:r>
      <w:r w:rsidRPr="006F178A">
        <w:rPr>
          <w:rFonts w:hint="cs"/>
          <w:rtl/>
        </w:rPr>
        <w:t xml:space="preserve"> </w:t>
      </w:r>
      <w:r w:rsidR="00D97283" w:rsidRPr="00F92204">
        <w:rPr>
          <w:rFonts w:hint="eastAsia"/>
          <w:rtl/>
        </w:rPr>
        <w:t>שצדיק</w:t>
      </w:r>
      <w:r w:rsidR="00D97283" w:rsidRPr="00F92204">
        <w:rPr>
          <w:rtl/>
        </w:rPr>
        <w:t xml:space="preserve"> </w:t>
      </w:r>
      <w:r w:rsidR="00D97283">
        <w:rPr>
          <w:rFonts w:hint="cs"/>
          <w:rtl/>
        </w:rPr>
        <w:t xml:space="preserve">אתה </w:t>
      </w:r>
      <w:r w:rsidR="00D97283" w:rsidRPr="00F92204">
        <w:rPr>
          <w:rFonts w:hint="eastAsia"/>
          <w:rtl/>
        </w:rPr>
        <w:t>ה</w:t>
      </w:r>
      <w:r w:rsidR="00D97283" w:rsidRPr="00F92204">
        <w:rPr>
          <w:rtl/>
        </w:rPr>
        <w:t>'</w:t>
      </w:r>
      <w:r w:rsidR="00D97283">
        <w:rPr>
          <w:rStyle w:val="af4"/>
          <w:rFonts w:hint="cs"/>
          <w:rtl/>
        </w:rPr>
        <w:t xml:space="preserve"> ו'</w:t>
      </w:r>
      <w:r w:rsidRPr="00B26FEB">
        <w:rPr>
          <w:rStyle w:val="af4"/>
          <w:rFonts w:hint="cs"/>
          <w:rtl/>
        </w:rPr>
        <w:t>לא</w:t>
      </w:r>
      <w:r w:rsidRPr="00B26FEB">
        <w:rPr>
          <w:rStyle w:val="af4"/>
          <w:rtl/>
        </w:rPr>
        <w:t xml:space="preserve"> </w:t>
      </w:r>
      <w:r w:rsidRPr="00B26FEB">
        <w:rPr>
          <w:rStyle w:val="af4"/>
          <w:rFonts w:hint="cs"/>
          <w:rtl/>
        </w:rPr>
        <w:t>יג</w:t>
      </w:r>
      <w:r w:rsidR="00D97283">
        <w:rPr>
          <w:rStyle w:val="af4"/>
          <w:rFonts w:hint="cs"/>
          <w:rtl/>
        </w:rPr>
        <w:t>ו</w:t>
      </w:r>
      <w:r w:rsidRPr="00B26FEB">
        <w:rPr>
          <w:rStyle w:val="af4"/>
          <w:rFonts w:hint="cs"/>
          <w:rtl/>
        </w:rPr>
        <w:t>רך</w:t>
      </w:r>
      <w:r w:rsidR="00D97283">
        <w:rPr>
          <w:rStyle w:val="af4"/>
          <w:rFonts w:hint="cs"/>
          <w:rtl/>
        </w:rPr>
        <w:t xml:space="preserve"> </w:t>
      </w:r>
      <w:r w:rsidR="00D97283" w:rsidRPr="006F178A">
        <w:rPr>
          <w:rFonts w:hint="cs"/>
          <w:rtl/>
        </w:rPr>
        <w:t>במגורך</w:t>
      </w:r>
      <w:r w:rsidRPr="00B26FEB">
        <w:rPr>
          <w:rStyle w:val="af4"/>
          <w:rtl/>
        </w:rPr>
        <w:t xml:space="preserve"> </w:t>
      </w:r>
      <w:r w:rsidRPr="00B26FEB">
        <w:rPr>
          <w:rStyle w:val="af4"/>
          <w:rFonts w:hint="cs"/>
          <w:rtl/>
        </w:rPr>
        <w:t>רע</w:t>
      </w:r>
      <w:r w:rsidR="00D97283">
        <w:rPr>
          <w:rStyle w:val="af4"/>
          <w:rFonts w:hint="cs"/>
          <w:rtl/>
        </w:rPr>
        <w:t>'</w:t>
      </w:r>
      <w:r w:rsidRPr="006F178A">
        <w:rPr>
          <w:rtl/>
        </w:rPr>
        <w:t>.</w:t>
      </w:r>
    </w:p>
    <w:p w14:paraId="6347C1E9" w14:textId="1C0D2D8A" w:rsidR="001968C9" w:rsidRDefault="00BA3D8F" w:rsidP="00A07C53">
      <w:pPr>
        <w:rPr>
          <w:rStyle w:val="affc"/>
          <w:rtl/>
        </w:rPr>
      </w:pPr>
      <w:r>
        <w:rPr>
          <w:rStyle w:val="affff1"/>
          <w:rFonts w:hint="cs"/>
          <w:rtl/>
        </w:rPr>
        <w:t>ע</w:t>
      </w:r>
      <w:r w:rsidR="00482049" w:rsidRPr="00F92204">
        <w:rPr>
          <w:rStyle w:val="affff1"/>
          <w:rFonts w:hint="eastAsia"/>
          <w:rtl/>
        </w:rPr>
        <w:t>רבות</w:t>
      </w:r>
      <w:r w:rsidR="00482049" w:rsidRPr="006F178A">
        <w:rPr>
          <w:rtl/>
        </w:rPr>
        <w:t xml:space="preserve"> - </w:t>
      </w:r>
      <w:r w:rsidR="00482049" w:rsidRPr="005E6BC8">
        <w:rPr>
          <w:rFonts w:cs="PFT_Frank" w:hint="eastAsia"/>
          <w:b/>
          <w:bCs/>
          <w:szCs w:val="14"/>
          <w:rtl/>
        </w:rPr>
        <w:t>בו</w:t>
      </w:r>
      <w:r w:rsidR="00482049" w:rsidRPr="00B26FEB">
        <w:rPr>
          <w:rStyle w:val="affc"/>
          <w:rFonts w:hint="cs"/>
          <w:rtl/>
        </w:rPr>
        <w:t xml:space="preserve"> </w:t>
      </w:r>
      <w:r w:rsidR="00482049" w:rsidRPr="006F178A">
        <w:rPr>
          <w:rFonts w:hint="cs"/>
          <w:rtl/>
        </w:rPr>
        <w:t>צדק</w:t>
      </w:r>
      <w:r w:rsidR="00482049" w:rsidRPr="006F178A">
        <w:rPr>
          <w:rtl/>
        </w:rPr>
        <w:t xml:space="preserve"> </w:t>
      </w:r>
      <w:r w:rsidR="00482049" w:rsidRPr="006F178A">
        <w:rPr>
          <w:rFonts w:hint="cs"/>
          <w:rtl/>
        </w:rPr>
        <w:t>משפט</w:t>
      </w:r>
      <w:r w:rsidR="00482049" w:rsidRPr="00B26FEB">
        <w:rPr>
          <w:rStyle w:val="affc"/>
          <w:rFonts w:hint="cs"/>
          <w:rtl/>
        </w:rPr>
        <w:t xml:space="preserve"> </w:t>
      </w:r>
      <w:r w:rsidR="00482049" w:rsidRPr="006F178A">
        <w:rPr>
          <w:rFonts w:hint="cs"/>
          <w:rtl/>
        </w:rPr>
        <w:t>וצדקה</w:t>
      </w:r>
      <w:r w:rsidR="00482049" w:rsidRPr="006F178A">
        <w:rPr>
          <w:rtl/>
        </w:rPr>
        <w:t xml:space="preserve">, </w:t>
      </w:r>
      <w:r w:rsidR="00482049" w:rsidRPr="006F178A">
        <w:rPr>
          <w:rFonts w:hint="cs"/>
          <w:rtl/>
        </w:rPr>
        <w:t>גנזי</w:t>
      </w:r>
      <w:r w:rsidR="00482049" w:rsidRPr="006F178A">
        <w:rPr>
          <w:rtl/>
        </w:rPr>
        <w:t xml:space="preserve"> </w:t>
      </w:r>
      <w:r w:rsidR="00482049" w:rsidRPr="006F178A">
        <w:rPr>
          <w:rFonts w:hint="cs"/>
          <w:rtl/>
        </w:rPr>
        <w:t>חיים</w:t>
      </w:r>
      <w:r w:rsidR="00482049" w:rsidRPr="006F178A">
        <w:rPr>
          <w:rtl/>
        </w:rPr>
        <w:t xml:space="preserve"> </w:t>
      </w:r>
      <w:r w:rsidR="00482049" w:rsidRPr="006F178A">
        <w:rPr>
          <w:rFonts w:hint="cs"/>
          <w:rtl/>
        </w:rPr>
        <w:t>שלום</w:t>
      </w:r>
      <w:r w:rsidR="00482049" w:rsidRPr="006F178A">
        <w:rPr>
          <w:rtl/>
        </w:rPr>
        <w:t xml:space="preserve"> </w:t>
      </w:r>
      <w:r w:rsidR="001968C9">
        <w:rPr>
          <w:rFonts w:hint="cs"/>
          <w:rtl/>
        </w:rPr>
        <w:t>ו</w:t>
      </w:r>
      <w:r w:rsidR="00482049" w:rsidRPr="006F178A">
        <w:rPr>
          <w:rFonts w:hint="cs"/>
          <w:rtl/>
        </w:rPr>
        <w:t>ברכה</w:t>
      </w:r>
      <w:r w:rsidR="00482049" w:rsidRPr="006F178A">
        <w:rPr>
          <w:rtl/>
        </w:rPr>
        <w:t>,</w:t>
      </w:r>
    </w:p>
    <w:p w14:paraId="560C15AD" w14:textId="0A37D4AF" w:rsidR="00482049" w:rsidRPr="006F178A" w:rsidRDefault="00482049" w:rsidP="00A07C53">
      <w:pPr>
        <w:rPr>
          <w:rtl/>
        </w:rPr>
      </w:pPr>
      <w:r w:rsidRPr="006F178A">
        <w:rPr>
          <w:rFonts w:hint="cs"/>
          <w:rtl/>
        </w:rPr>
        <w:t>נשמ</w:t>
      </w:r>
      <w:r w:rsidR="00BA3D8F">
        <w:rPr>
          <w:rFonts w:hint="cs"/>
          <w:rtl/>
        </w:rPr>
        <w:t>ו</w:t>
      </w:r>
      <w:r w:rsidRPr="006F178A">
        <w:rPr>
          <w:rFonts w:hint="cs"/>
          <w:rtl/>
        </w:rPr>
        <w:t>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צדיקים</w:t>
      </w:r>
      <w:r w:rsidRPr="006F178A">
        <w:rPr>
          <w:rtl/>
        </w:rPr>
        <w:t>,</w:t>
      </w:r>
      <w:r w:rsidRPr="005E6BC8">
        <w:rPr>
          <w:rStyle w:val="afffd"/>
          <w:rFonts w:ascii="Fb Fontext" w:hAnsi="Fb Fontext" w:cs="PFT_Frank" w:hint="cs"/>
          <w:szCs w:val="14"/>
          <w:rtl/>
        </w:rPr>
        <w:t xml:space="preserve"> </w:t>
      </w:r>
      <w:r w:rsidRPr="006F178A">
        <w:rPr>
          <w:rFonts w:hint="cs"/>
          <w:rtl/>
        </w:rPr>
        <w:t>רוחות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ונשמות</w:t>
      </w:r>
      <w:r w:rsidRPr="006F178A">
        <w:rPr>
          <w:rtl/>
        </w:rPr>
        <w:t xml:space="preserve"> </w:t>
      </w:r>
      <w:r w:rsidR="001968C9" w:rsidRPr="00F92204">
        <w:rPr>
          <w:rStyle w:val="affe"/>
          <w:rFonts w:hint="eastAsia"/>
          <w:rtl/>
        </w:rPr>
        <w:t>ה</w:t>
      </w:r>
      <w:r w:rsidRPr="00F92204">
        <w:rPr>
          <w:rStyle w:val="affe"/>
          <w:rFonts w:hint="eastAsia"/>
          <w:rtl/>
        </w:rPr>
        <w:t>עתיד</w:t>
      </w:r>
      <w:r w:rsidR="001968C9" w:rsidRPr="00F92204">
        <w:rPr>
          <w:rStyle w:val="affe"/>
          <w:rFonts w:hint="eastAsia"/>
          <w:rtl/>
        </w:rPr>
        <w:t>ים</w:t>
      </w:r>
      <w:r w:rsidRPr="00F92204">
        <w:rPr>
          <w:rStyle w:val="affe"/>
          <w:rtl/>
        </w:rPr>
        <w:t>,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טל</w:t>
      </w:r>
      <w:r w:rsidRPr="006F178A">
        <w:rPr>
          <w:rtl/>
        </w:rPr>
        <w:t xml:space="preserve"> </w:t>
      </w:r>
      <w:r w:rsidR="001968C9">
        <w:rPr>
          <w:rFonts w:hint="cs"/>
          <w:rtl/>
        </w:rPr>
        <w:t>שי</w:t>
      </w:r>
      <w:r w:rsidRPr="006F178A">
        <w:rPr>
          <w:rFonts w:hint="cs"/>
          <w:rtl/>
        </w:rPr>
        <w:t>חי</w:t>
      </w:r>
      <w:r w:rsidR="001968C9">
        <w:rPr>
          <w:rFonts w:hint="cs"/>
          <w:rtl/>
        </w:rPr>
        <w:t>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מתים</w:t>
      </w:r>
      <w:r w:rsidRPr="006F178A">
        <w:rPr>
          <w:rtl/>
        </w:rPr>
        <w:t>.</w:t>
      </w:r>
    </w:p>
    <w:p w14:paraId="66EB8270" w14:textId="77777777" w:rsidR="00C0473D" w:rsidRDefault="00482049" w:rsidP="00A07C53">
      <w:pPr>
        <w:rPr>
          <w:spacing w:val="-2"/>
          <w:rtl/>
        </w:rPr>
      </w:pPr>
      <w:r w:rsidRPr="00D22086">
        <w:rPr>
          <w:rFonts w:cs="PFT_Frank" w:hint="eastAsia"/>
          <w:b/>
          <w:bCs/>
          <w:spacing w:val="-2"/>
          <w:szCs w:val="14"/>
          <w:rtl/>
        </w:rPr>
        <w:t>שם</w:t>
      </w:r>
      <w:r w:rsidRPr="00D22086">
        <w:rPr>
          <w:spacing w:val="-2"/>
          <w:rtl/>
        </w:rPr>
        <w:t xml:space="preserve"> </w:t>
      </w:r>
      <w:r w:rsidR="00A95F51" w:rsidRPr="00D22086">
        <w:rPr>
          <w:rFonts w:hint="cs"/>
          <w:spacing w:val="-2"/>
          <w:rtl/>
        </w:rPr>
        <w:t>שרפים</w:t>
      </w:r>
      <w:r w:rsidR="00A95F51" w:rsidRPr="00D22086">
        <w:rPr>
          <w:spacing w:val="-2"/>
          <w:rtl/>
        </w:rPr>
        <w:t xml:space="preserve"> </w:t>
      </w:r>
      <w:r w:rsidRPr="00D22086">
        <w:rPr>
          <w:rFonts w:hint="cs"/>
          <w:spacing w:val="-2"/>
          <w:rtl/>
        </w:rPr>
        <w:t>אופנים</w:t>
      </w:r>
      <w:r w:rsidRPr="00D22086">
        <w:rPr>
          <w:spacing w:val="-2"/>
          <w:rtl/>
        </w:rPr>
        <w:t xml:space="preserve"> </w:t>
      </w:r>
      <w:r w:rsidR="00BA3D8F" w:rsidRPr="00D22086">
        <w:rPr>
          <w:rFonts w:hint="cs"/>
          <w:spacing w:val="-2"/>
          <w:rtl/>
        </w:rPr>
        <w:t>ו</w:t>
      </w:r>
      <w:r w:rsidRPr="00D22086">
        <w:rPr>
          <w:rFonts w:hint="cs"/>
          <w:spacing w:val="-2"/>
          <w:rtl/>
        </w:rPr>
        <w:t>חיות</w:t>
      </w:r>
      <w:r w:rsidRPr="00D22086">
        <w:rPr>
          <w:spacing w:val="-2"/>
          <w:rtl/>
        </w:rPr>
        <w:t xml:space="preserve"> </w:t>
      </w:r>
      <w:r w:rsidRPr="00D22086">
        <w:rPr>
          <w:rFonts w:hint="cs"/>
          <w:spacing w:val="-2"/>
          <w:rtl/>
        </w:rPr>
        <w:t>הק</w:t>
      </w:r>
      <w:r w:rsidR="001968C9" w:rsidRPr="00D22086">
        <w:rPr>
          <w:rFonts w:hint="cs"/>
          <w:spacing w:val="-2"/>
          <w:rtl/>
        </w:rPr>
        <w:t>ו</w:t>
      </w:r>
      <w:r w:rsidRPr="00D22086">
        <w:rPr>
          <w:rFonts w:hint="cs"/>
          <w:spacing w:val="-2"/>
          <w:rtl/>
        </w:rPr>
        <w:t>דש</w:t>
      </w:r>
      <w:r w:rsidRPr="00D22086">
        <w:rPr>
          <w:spacing w:val="-2"/>
          <w:rtl/>
        </w:rPr>
        <w:t xml:space="preserve">, </w:t>
      </w:r>
      <w:r w:rsidRPr="00D22086">
        <w:rPr>
          <w:rFonts w:hint="cs"/>
          <w:spacing w:val="-2"/>
          <w:rtl/>
        </w:rPr>
        <w:t>מלאכי</w:t>
      </w:r>
      <w:r w:rsidRPr="00D22086">
        <w:rPr>
          <w:spacing w:val="-2"/>
          <w:rtl/>
        </w:rPr>
        <w:t xml:space="preserve"> </w:t>
      </w:r>
      <w:r w:rsidRPr="00D22086">
        <w:rPr>
          <w:rFonts w:hint="cs"/>
          <w:spacing w:val="-2"/>
          <w:rtl/>
        </w:rPr>
        <w:t>השרת</w:t>
      </w:r>
      <w:r w:rsidRPr="00D22086">
        <w:rPr>
          <w:spacing w:val="-2"/>
          <w:rtl/>
        </w:rPr>
        <w:t xml:space="preserve">, </w:t>
      </w:r>
      <w:r w:rsidRPr="00D22086">
        <w:rPr>
          <w:rFonts w:hint="cs"/>
          <w:spacing w:val="-2"/>
          <w:rtl/>
        </w:rPr>
        <w:t>כסא</w:t>
      </w:r>
      <w:r w:rsidRPr="00D22086">
        <w:rPr>
          <w:spacing w:val="-2"/>
          <w:rtl/>
        </w:rPr>
        <w:t xml:space="preserve"> </w:t>
      </w:r>
      <w:r w:rsidRPr="00D22086">
        <w:rPr>
          <w:rFonts w:hint="cs"/>
          <w:spacing w:val="-2"/>
          <w:rtl/>
        </w:rPr>
        <w:t>הכבוד</w:t>
      </w:r>
      <w:r w:rsidRPr="00D22086">
        <w:rPr>
          <w:spacing w:val="-2"/>
          <w:rtl/>
        </w:rPr>
        <w:t>,</w:t>
      </w:r>
    </w:p>
    <w:p w14:paraId="36BEC5BB" w14:textId="7F2FC6D3" w:rsidR="00A95F51" w:rsidRDefault="00482049" w:rsidP="00A07C53">
      <w:pPr>
        <w:rPr>
          <w:rtl/>
        </w:rPr>
      </w:pPr>
      <w:r w:rsidRPr="005E6BC8">
        <w:rPr>
          <w:rFonts w:cs="PFT_Frank" w:hint="eastAsia"/>
          <w:b/>
          <w:bCs/>
          <w:szCs w:val="14"/>
          <w:rtl/>
        </w:rPr>
        <w:t>מלך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חי</w:t>
      </w:r>
      <w:r w:rsidRPr="006F178A">
        <w:rPr>
          <w:rtl/>
        </w:rPr>
        <w:t xml:space="preserve"> </w:t>
      </w:r>
      <w:r w:rsidR="001968C9">
        <w:rPr>
          <w:rFonts w:hint="cs"/>
          <w:rtl/>
        </w:rPr>
        <w:t xml:space="preserve">וקיים </w:t>
      </w:r>
      <w:r w:rsidRPr="006F178A">
        <w:rPr>
          <w:rFonts w:hint="cs"/>
          <w:rtl/>
        </w:rPr>
        <w:t>רם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ונשא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שוכן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עליהם</w:t>
      </w:r>
      <w:r w:rsidRPr="00F92204">
        <w:rPr>
          <w:rStyle w:val="affe"/>
          <w:rtl/>
        </w:rPr>
        <w:t xml:space="preserve"> </w:t>
      </w:r>
      <w:r w:rsidR="001968C9" w:rsidRPr="00F92204">
        <w:rPr>
          <w:rStyle w:val="affe"/>
          <w:rFonts w:hint="eastAsia"/>
          <w:rtl/>
        </w:rPr>
        <w:t>ברקיע</w:t>
      </w:r>
      <w:r w:rsidR="001968C9" w:rsidRPr="00F92204">
        <w:rPr>
          <w:rStyle w:val="affe"/>
          <w:rtl/>
        </w:rPr>
        <w:t xml:space="preserve"> </w:t>
      </w:r>
      <w:r w:rsidR="001968C9" w:rsidRPr="00F92204">
        <w:rPr>
          <w:rStyle w:val="affe"/>
          <w:rFonts w:hint="eastAsia"/>
          <w:rtl/>
        </w:rPr>
        <w:t>שמיני</w:t>
      </w:r>
      <w:r w:rsidR="001968C9" w:rsidRPr="00F92204">
        <w:rPr>
          <w:rStyle w:val="affe"/>
          <w:rtl/>
        </w:rPr>
        <w:t xml:space="preserve">, </w:t>
      </w:r>
      <w:r w:rsidR="001968C9" w:rsidRPr="00F92204">
        <w:rPr>
          <w:rStyle w:val="affe"/>
          <w:rFonts w:hint="eastAsia"/>
          <w:rtl/>
        </w:rPr>
        <w:t>כדלקמן</w:t>
      </w:r>
      <w:r w:rsidR="001968C9">
        <w:rPr>
          <w:rStyle w:val="affe"/>
          <w:rFonts w:hint="cs"/>
          <w:rtl/>
        </w:rPr>
        <w:t>,</w:t>
      </w:r>
    </w:p>
    <w:p w14:paraId="09ED5506" w14:textId="77777777" w:rsidR="00C0473D" w:rsidRDefault="00A95F51" w:rsidP="00A07C53">
      <w:pPr>
        <w:rPr>
          <w:rtl/>
        </w:rPr>
      </w:pPr>
      <w:r>
        <w:rPr>
          <w:rFonts w:hint="cs"/>
          <w:rtl/>
        </w:rPr>
        <w:t>ד'</w:t>
      </w:r>
      <w:r w:rsidR="00482049" w:rsidRPr="00617041">
        <w:rPr>
          <w:rStyle w:val="af4"/>
          <w:rFonts w:hint="cs"/>
          <w:rtl/>
        </w:rPr>
        <w:t>ס</w:t>
      </w:r>
      <w:r>
        <w:rPr>
          <w:rStyle w:val="af4"/>
          <w:rFonts w:hint="cs"/>
          <w:rtl/>
        </w:rPr>
        <w:t>ו</w:t>
      </w:r>
      <w:r w:rsidR="00482049" w:rsidRPr="00617041">
        <w:rPr>
          <w:rStyle w:val="af4"/>
          <w:rFonts w:hint="cs"/>
          <w:rtl/>
        </w:rPr>
        <w:t>לו</w:t>
      </w:r>
      <w:r w:rsidR="00482049" w:rsidRPr="00617041">
        <w:rPr>
          <w:rStyle w:val="af4"/>
          <w:rtl/>
        </w:rPr>
        <w:t xml:space="preserve"> </w:t>
      </w:r>
      <w:r w:rsidR="00482049" w:rsidRPr="00617041">
        <w:rPr>
          <w:rStyle w:val="af4"/>
          <w:rFonts w:hint="cs"/>
          <w:rtl/>
        </w:rPr>
        <w:t>לר</w:t>
      </w:r>
      <w:r>
        <w:rPr>
          <w:rStyle w:val="af4"/>
          <w:rFonts w:hint="cs"/>
          <w:rtl/>
        </w:rPr>
        <w:t>ו</w:t>
      </w:r>
      <w:r w:rsidR="00482049" w:rsidRPr="00617041">
        <w:rPr>
          <w:rStyle w:val="af4"/>
          <w:rFonts w:hint="cs"/>
          <w:rtl/>
        </w:rPr>
        <w:t>כב</w:t>
      </w:r>
      <w:r w:rsidR="00482049" w:rsidRPr="00617041">
        <w:rPr>
          <w:rStyle w:val="af4"/>
          <w:rtl/>
        </w:rPr>
        <w:t xml:space="preserve"> </w:t>
      </w:r>
      <w:r w:rsidR="00482049" w:rsidRPr="00617041">
        <w:rPr>
          <w:rStyle w:val="af4"/>
          <w:rFonts w:hint="cs"/>
          <w:rtl/>
        </w:rPr>
        <w:t>בערבות</w:t>
      </w:r>
      <w:r w:rsidR="00BA3D8F">
        <w:rPr>
          <w:rStyle w:val="af4"/>
          <w:rFonts w:hint="cs"/>
          <w:rtl/>
        </w:rPr>
        <w:t>,</w:t>
      </w:r>
      <w:r w:rsidR="00482049" w:rsidRPr="00617041">
        <w:rPr>
          <w:rStyle w:val="af4"/>
          <w:rtl/>
        </w:rPr>
        <w:t xml:space="preserve"> </w:t>
      </w:r>
      <w:r w:rsidR="00482049" w:rsidRPr="00617041">
        <w:rPr>
          <w:rStyle w:val="af4"/>
          <w:rFonts w:hint="cs"/>
          <w:rtl/>
        </w:rPr>
        <w:t>בי</w:t>
      </w:r>
      <w:r>
        <w:rPr>
          <w:rStyle w:val="af4"/>
          <w:rFonts w:hint="cs"/>
          <w:rtl/>
        </w:rPr>
        <w:t>-</w:t>
      </w:r>
      <w:r w:rsidR="00482049" w:rsidRPr="00617041">
        <w:rPr>
          <w:rStyle w:val="af4"/>
          <w:rFonts w:hint="cs"/>
          <w:rtl/>
        </w:rPr>
        <w:t>ה</w:t>
      </w:r>
      <w:r w:rsidR="00482049" w:rsidRPr="00617041">
        <w:rPr>
          <w:rStyle w:val="af4"/>
          <w:rtl/>
        </w:rPr>
        <w:t xml:space="preserve"> </w:t>
      </w:r>
      <w:r w:rsidR="00482049" w:rsidRPr="00617041">
        <w:rPr>
          <w:rStyle w:val="af4"/>
          <w:rFonts w:hint="cs"/>
          <w:rtl/>
        </w:rPr>
        <w:t>שמו</w:t>
      </w:r>
      <w:r>
        <w:rPr>
          <w:rFonts w:hint="cs"/>
          <w:rtl/>
        </w:rPr>
        <w:t>.</w:t>
      </w:r>
    </w:p>
    <w:p w14:paraId="13DC9D57" w14:textId="73F7F134" w:rsidR="00482049" w:rsidRPr="006F178A" w:rsidRDefault="00482049" w:rsidP="00A07C53">
      <w:pPr>
        <w:rPr>
          <w:rtl/>
        </w:rPr>
      </w:pPr>
      <w:r w:rsidRPr="005E6BC8">
        <w:rPr>
          <w:rFonts w:cs="PFT_Frank" w:hint="eastAsia"/>
          <w:b/>
          <w:bCs/>
          <w:szCs w:val="14"/>
          <w:rtl/>
        </w:rPr>
        <w:t>ח</w:t>
      </w:r>
      <w:r w:rsidR="00A95F51" w:rsidRPr="005E6BC8">
        <w:rPr>
          <w:rFonts w:cs="PFT_Frank" w:hint="eastAsia"/>
          <w:b/>
          <w:bCs/>
          <w:szCs w:val="14"/>
          <w:rtl/>
        </w:rPr>
        <w:t>ו</w:t>
      </w:r>
      <w:r w:rsidRPr="005E6BC8">
        <w:rPr>
          <w:rFonts w:cs="PFT_Frank" w:hint="eastAsia"/>
          <w:b/>
          <w:bCs/>
          <w:szCs w:val="14"/>
          <w:rtl/>
        </w:rPr>
        <w:t>שך</w:t>
      </w:r>
      <w:r w:rsidRPr="005E6BC8">
        <w:rPr>
          <w:rFonts w:cs="PFT_Frank"/>
          <w:b/>
          <w:bCs/>
          <w:szCs w:val="14"/>
          <w:rtl/>
        </w:rPr>
        <w:t xml:space="preserve"> </w:t>
      </w:r>
      <w:r w:rsidRPr="005E6BC8">
        <w:rPr>
          <w:rFonts w:cs="PFT_Frank" w:hint="eastAsia"/>
          <w:b/>
          <w:bCs/>
          <w:szCs w:val="14"/>
          <w:rtl/>
        </w:rPr>
        <w:t>וענן</w:t>
      </w:r>
      <w:r w:rsidRPr="005E6BC8">
        <w:rPr>
          <w:rFonts w:cs="PFT_Frank"/>
          <w:b/>
          <w:bCs/>
          <w:szCs w:val="14"/>
          <w:rtl/>
        </w:rPr>
        <w:t xml:space="preserve"> </w:t>
      </w:r>
      <w:r w:rsidRPr="005E6BC8">
        <w:rPr>
          <w:rFonts w:cs="PFT_Frank" w:hint="eastAsia"/>
          <w:b/>
          <w:bCs/>
          <w:szCs w:val="14"/>
          <w:rtl/>
        </w:rPr>
        <w:t>וערפל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מקיפין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אותו</w:t>
      </w:r>
      <w:r w:rsidRPr="006F178A">
        <w:rPr>
          <w:rtl/>
        </w:rPr>
        <w:t xml:space="preserve">, </w:t>
      </w:r>
      <w:r w:rsidRPr="00617041">
        <w:rPr>
          <w:rStyle w:val="af4"/>
          <w:rFonts w:hint="cs"/>
          <w:rtl/>
        </w:rPr>
        <w:t>ישת</w:t>
      </w:r>
      <w:r w:rsidRPr="00617041">
        <w:rPr>
          <w:rStyle w:val="af4"/>
          <w:rtl/>
        </w:rPr>
        <w:t xml:space="preserve"> </w:t>
      </w:r>
      <w:r w:rsidRPr="00617041">
        <w:rPr>
          <w:rStyle w:val="af4"/>
          <w:rFonts w:hint="cs"/>
          <w:rtl/>
        </w:rPr>
        <w:t>חשך</w:t>
      </w:r>
      <w:r w:rsidR="00A95F51">
        <w:rPr>
          <w:rStyle w:val="af4"/>
          <w:rFonts w:hint="cs"/>
          <w:rtl/>
        </w:rPr>
        <w:t>..</w:t>
      </w:r>
      <w:r w:rsidRPr="00617041">
        <w:rPr>
          <w:rStyle w:val="af4"/>
          <w:rtl/>
        </w:rPr>
        <w:t xml:space="preserve"> </w:t>
      </w:r>
      <w:r w:rsidRPr="00617041">
        <w:rPr>
          <w:rStyle w:val="af4"/>
          <w:rFonts w:hint="cs"/>
          <w:rtl/>
        </w:rPr>
        <w:t>סביבותיו</w:t>
      </w:r>
      <w:r w:rsidR="00C91D0E">
        <w:rPr>
          <w:rFonts w:hint="cs"/>
          <w:rtl/>
        </w:rPr>
        <w:t>..</w:t>
      </w:r>
    </w:p>
    <w:p w14:paraId="63DF39F1" w14:textId="77777777" w:rsidR="00C0473D" w:rsidRDefault="00C91D0E" w:rsidP="00C02F3A">
      <w:pPr>
        <w:spacing w:after="60"/>
        <w:rPr>
          <w:rFonts w:ascii="Fb Fontext" w:hAnsi="Fb Fontext"/>
          <w:sz w:val="20"/>
          <w:rtl/>
        </w:rPr>
      </w:pPr>
      <w:r>
        <w:rPr>
          <w:rFonts w:ascii="Fb Fontext" w:hAnsi="Fb Fontext" w:hint="cs"/>
          <w:sz w:val="20"/>
          <w:rtl/>
        </w:rPr>
        <w:t>והיינו</w:t>
      </w:r>
      <w:r w:rsidR="00482049" w:rsidRPr="006F178A">
        <w:rPr>
          <w:rFonts w:ascii="Fb Fontext" w:hAnsi="Fb Fontext" w:hint="cs"/>
          <w:sz w:val="20"/>
          <w:rtl/>
        </w:rPr>
        <w:t xml:space="preserve"> בבתי בראי</w:t>
      </w:r>
      <w:r w:rsidR="00482049">
        <w:rPr>
          <w:rFonts w:ascii="Fb Fontext" w:hAnsi="Fb Fontext" w:hint="cs"/>
          <w:sz w:val="20"/>
          <w:rtl/>
        </w:rPr>
        <w:t>,</w:t>
      </w:r>
      <w:r w:rsidR="00482049" w:rsidRPr="006F178A">
        <w:rPr>
          <w:rFonts w:ascii="Fb Fontext" w:hAnsi="Fb Fontext" w:hint="cs"/>
          <w:sz w:val="20"/>
          <w:rtl/>
        </w:rPr>
        <w:t xml:space="preserve"> </w:t>
      </w:r>
      <w:r w:rsidRPr="005E6BC8">
        <w:rPr>
          <w:rFonts w:ascii="Fb Fontext" w:hAnsi="Fb Fontext" w:cs="PFT_Frank" w:hint="eastAsia"/>
          <w:b/>
          <w:bCs/>
          <w:sz w:val="20"/>
          <w:szCs w:val="14"/>
          <w:rtl/>
        </w:rPr>
        <w:t>אבל</w:t>
      </w:r>
      <w:r>
        <w:rPr>
          <w:rFonts w:ascii="Fb Fontext" w:hAnsi="Fb Fontext" w:hint="cs"/>
          <w:sz w:val="20"/>
          <w:rtl/>
        </w:rPr>
        <w:t xml:space="preserve"> </w:t>
      </w:r>
      <w:r w:rsidRPr="006F178A">
        <w:rPr>
          <w:rFonts w:ascii="Fb Fontext" w:hAnsi="Fb Fontext" w:hint="cs"/>
          <w:sz w:val="20"/>
          <w:rtl/>
        </w:rPr>
        <w:t xml:space="preserve">בבתי גוואי </w:t>
      </w:r>
      <w:r>
        <w:rPr>
          <w:rFonts w:ascii="Fb Fontext" w:hAnsi="Fb Fontext" w:hint="cs"/>
          <w:sz w:val="20"/>
          <w:rtl/>
        </w:rPr>
        <w:t xml:space="preserve">- </w:t>
      </w:r>
      <w:r>
        <w:rPr>
          <w:rStyle w:val="af4"/>
          <w:rFonts w:hint="cs"/>
          <w:rtl/>
        </w:rPr>
        <w:t>'</w:t>
      </w:r>
      <w:r w:rsidR="00482049" w:rsidRPr="00617041">
        <w:rPr>
          <w:rStyle w:val="af4"/>
          <w:rFonts w:hint="cs"/>
          <w:rtl/>
        </w:rPr>
        <w:t>נהורא עמ</w:t>
      </w:r>
      <w:r>
        <w:rPr>
          <w:rStyle w:val="af4"/>
          <w:rFonts w:hint="cs"/>
          <w:rtl/>
        </w:rPr>
        <w:t>י</w:t>
      </w:r>
      <w:r w:rsidR="00482049" w:rsidRPr="00617041">
        <w:rPr>
          <w:rStyle w:val="af4"/>
          <w:rFonts w:hint="cs"/>
          <w:rtl/>
        </w:rPr>
        <w:t>ה שרא</w:t>
      </w:r>
      <w:r>
        <w:rPr>
          <w:rStyle w:val="af4"/>
          <w:rFonts w:hint="cs"/>
          <w:rtl/>
        </w:rPr>
        <w:t>'.</w:t>
      </w:r>
    </w:p>
    <w:p w14:paraId="62864F0E" w14:textId="70E387D7" w:rsidR="00482049" w:rsidRPr="006F178A" w:rsidRDefault="00482049" w:rsidP="00A7758B">
      <w:pPr>
        <w:pStyle w:val="afff3"/>
        <w:framePr w:wrap="around"/>
        <w:rPr>
          <w:rtl/>
        </w:rPr>
      </w:pPr>
      <w:r>
        <w:rPr>
          <w:rFonts w:hint="cs"/>
          <w:rtl/>
        </w:rPr>
        <w:t>יג.</w:t>
      </w:r>
    </w:p>
    <w:p w14:paraId="5EE58621" w14:textId="6D4104FD" w:rsidR="00731582" w:rsidRDefault="00482049" w:rsidP="00C02F3A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ראב</w:t>
      </w:r>
      <w:r w:rsidRPr="0087008C">
        <w:rPr>
          <w:rtl/>
        </w:rPr>
        <w:t>"</w:t>
      </w:r>
      <w:r w:rsidRPr="0087008C">
        <w:rPr>
          <w:rFonts w:hint="cs"/>
          <w:rtl/>
        </w:rPr>
        <w:t>י</w:t>
      </w:r>
      <w:r w:rsidR="00731582">
        <w:rPr>
          <w:rFonts w:hint="cs"/>
          <w:rtl/>
        </w:rPr>
        <w:t>:</w:t>
      </w:r>
    </w:p>
    <w:p w14:paraId="6515D995" w14:textId="1157585C" w:rsidR="00C37728" w:rsidRPr="00D22086" w:rsidRDefault="00482049" w:rsidP="00A07C53">
      <w:pPr>
        <w:rPr>
          <w:rStyle w:val="af4"/>
          <w:spacing w:val="-2"/>
          <w:rtl/>
        </w:rPr>
      </w:pPr>
      <w:r w:rsidRPr="00D22086">
        <w:rPr>
          <w:rFonts w:ascii="Fb Fontext" w:hAnsi="Fb Fontext" w:hint="cs"/>
          <w:spacing w:val="-2"/>
          <w:rtl/>
        </w:rPr>
        <w:t>רקיע</w:t>
      </w:r>
      <w:r w:rsidRPr="00D22086">
        <w:rPr>
          <w:rFonts w:ascii="Fb Fontext" w:hAnsi="Fb Fontext"/>
          <w:spacing w:val="-2"/>
          <w:rtl/>
        </w:rPr>
        <w:t xml:space="preserve"> </w:t>
      </w:r>
      <w:r w:rsidR="00C37728" w:rsidRPr="00D22086">
        <w:rPr>
          <w:rFonts w:ascii="Fb Fontext" w:hAnsi="Fb Fontext" w:hint="cs"/>
          <w:spacing w:val="-2"/>
          <w:rtl/>
        </w:rPr>
        <w:t xml:space="preserve">נוסף </w:t>
      </w:r>
      <w:r w:rsidRPr="00D22086">
        <w:rPr>
          <w:rFonts w:ascii="Fb Fontext" w:hAnsi="Fb Fontext" w:hint="cs"/>
          <w:spacing w:val="-2"/>
          <w:rtl/>
        </w:rPr>
        <w:t>למעלה</w:t>
      </w:r>
      <w:r w:rsidRPr="00D22086">
        <w:rPr>
          <w:rFonts w:ascii="Fb Fontext" w:hAnsi="Fb Fontext"/>
          <w:spacing w:val="-2"/>
          <w:rtl/>
        </w:rPr>
        <w:t xml:space="preserve"> </w:t>
      </w:r>
      <w:r w:rsidRPr="00D22086">
        <w:rPr>
          <w:rFonts w:ascii="Fb Fontext" w:hAnsi="Fb Fontext" w:hint="cs"/>
          <w:spacing w:val="-2"/>
          <w:rtl/>
        </w:rPr>
        <w:t>מראשי</w:t>
      </w:r>
      <w:r w:rsidRPr="00D22086">
        <w:rPr>
          <w:rFonts w:ascii="Fb Fontext" w:hAnsi="Fb Fontext"/>
          <w:spacing w:val="-2"/>
          <w:rtl/>
        </w:rPr>
        <w:t xml:space="preserve"> </w:t>
      </w:r>
      <w:r w:rsidR="00D27FA8" w:rsidRPr="00D22086">
        <w:rPr>
          <w:rFonts w:ascii="Fb Fontext" w:hAnsi="Fb Fontext" w:hint="cs"/>
          <w:spacing w:val="-2"/>
          <w:rtl/>
        </w:rPr>
        <w:t>ה</w:t>
      </w:r>
      <w:r w:rsidRPr="00D22086">
        <w:rPr>
          <w:rFonts w:ascii="Fb Fontext" w:hAnsi="Fb Fontext" w:hint="cs"/>
          <w:spacing w:val="-2"/>
          <w:rtl/>
        </w:rPr>
        <w:t>חיות</w:t>
      </w:r>
      <w:r w:rsidRPr="00D22086">
        <w:rPr>
          <w:rFonts w:ascii="Fb Fontext" w:hAnsi="Fb Fontext"/>
          <w:spacing w:val="-2"/>
          <w:rtl/>
        </w:rPr>
        <w:t xml:space="preserve">, </w:t>
      </w:r>
      <w:r w:rsidR="00C37728" w:rsidRPr="00D22086">
        <w:rPr>
          <w:rStyle w:val="af4"/>
          <w:rFonts w:hint="cs"/>
          <w:spacing w:val="-2"/>
          <w:rtl/>
        </w:rPr>
        <w:t>'</w:t>
      </w:r>
      <w:r w:rsidRPr="00D22086">
        <w:rPr>
          <w:rStyle w:val="af4"/>
          <w:rFonts w:hint="cs"/>
          <w:spacing w:val="-2"/>
          <w:rtl/>
        </w:rPr>
        <w:t>על</w:t>
      </w:r>
      <w:r w:rsidRPr="00D22086">
        <w:rPr>
          <w:rStyle w:val="af4"/>
          <w:spacing w:val="-2"/>
          <w:rtl/>
        </w:rPr>
        <w:t xml:space="preserve"> </w:t>
      </w:r>
      <w:r w:rsidRPr="00D22086">
        <w:rPr>
          <w:rStyle w:val="af4"/>
          <w:rFonts w:hint="cs"/>
          <w:spacing w:val="-2"/>
          <w:rtl/>
        </w:rPr>
        <w:t>ראשי</w:t>
      </w:r>
      <w:r w:rsidRPr="00D22086">
        <w:rPr>
          <w:rStyle w:val="af4"/>
          <w:spacing w:val="-2"/>
          <w:rtl/>
        </w:rPr>
        <w:t xml:space="preserve"> </w:t>
      </w:r>
      <w:r w:rsidRPr="00D22086">
        <w:rPr>
          <w:rStyle w:val="af4"/>
          <w:rFonts w:hint="cs"/>
          <w:spacing w:val="-2"/>
          <w:rtl/>
        </w:rPr>
        <w:t>החיה</w:t>
      </w:r>
      <w:r w:rsidRPr="00D22086">
        <w:rPr>
          <w:rStyle w:val="af4"/>
          <w:spacing w:val="-2"/>
          <w:rtl/>
        </w:rPr>
        <w:t xml:space="preserve"> </w:t>
      </w:r>
      <w:r w:rsidRPr="00D22086">
        <w:rPr>
          <w:rStyle w:val="af4"/>
          <w:rFonts w:hint="cs"/>
          <w:spacing w:val="-2"/>
          <w:rtl/>
        </w:rPr>
        <w:t>רקיע</w:t>
      </w:r>
      <w:r w:rsidR="00C37728" w:rsidRPr="00D22086">
        <w:rPr>
          <w:rStyle w:val="af4"/>
          <w:rFonts w:hint="cs"/>
          <w:spacing w:val="-2"/>
          <w:rtl/>
        </w:rPr>
        <w:t>',</w:t>
      </w:r>
    </w:p>
    <w:p w14:paraId="7F66C44E" w14:textId="77777777" w:rsidR="00C0473D" w:rsidRDefault="00482049" w:rsidP="00A07C53">
      <w:pPr>
        <w:rPr>
          <w:rFonts w:ascii="Fb Fontext" w:hAnsi="Fb Fontext"/>
          <w:rtl/>
        </w:rPr>
      </w:pPr>
      <w:r w:rsidRPr="006F178A">
        <w:rPr>
          <w:rFonts w:ascii="Fb Fontext" w:hAnsi="Fb Fontext" w:hint="cs"/>
          <w:rtl/>
        </w:rPr>
        <w:t>מכאן</w:t>
      </w:r>
      <w:r w:rsidRPr="006F178A">
        <w:rPr>
          <w:rFonts w:ascii="Fb Fontext" w:hAnsi="Fb Fontext"/>
          <w:rtl/>
        </w:rPr>
        <w:t xml:space="preserve"> - </w:t>
      </w:r>
      <w:r w:rsidRPr="006F178A">
        <w:rPr>
          <w:rFonts w:ascii="Fb Fontext" w:hAnsi="Fb Fontext" w:hint="cs"/>
          <w:rtl/>
        </w:rPr>
        <w:t>אין</w:t>
      </w:r>
      <w:r w:rsidRPr="006F178A">
        <w:rPr>
          <w:rFonts w:ascii="Fb Fontext" w:hAnsi="Fb Fontext"/>
          <w:rtl/>
        </w:rPr>
        <w:t xml:space="preserve"> </w:t>
      </w:r>
      <w:r w:rsidRPr="006F178A">
        <w:rPr>
          <w:rFonts w:ascii="Fb Fontext" w:hAnsi="Fb Fontext" w:hint="cs"/>
          <w:rtl/>
        </w:rPr>
        <w:t>לך</w:t>
      </w:r>
      <w:r w:rsidRPr="006F178A">
        <w:rPr>
          <w:rFonts w:ascii="Fb Fontext" w:hAnsi="Fb Fontext"/>
          <w:rtl/>
        </w:rPr>
        <w:t xml:space="preserve"> </w:t>
      </w:r>
      <w:r w:rsidRPr="006F178A">
        <w:rPr>
          <w:rFonts w:ascii="Fb Fontext" w:hAnsi="Fb Fontext" w:hint="cs"/>
          <w:rtl/>
        </w:rPr>
        <w:t>רשות</w:t>
      </w:r>
      <w:r w:rsidRPr="006F178A">
        <w:rPr>
          <w:rFonts w:ascii="Fb Fontext" w:hAnsi="Fb Fontext"/>
          <w:rtl/>
        </w:rPr>
        <w:t xml:space="preserve"> </w:t>
      </w:r>
      <w:r w:rsidRPr="006F178A">
        <w:rPr>
          <w:rFonts w:ascii="Fb Fontext" w:hAnsi="Fb Fontext" w:hint="cs"/>
          <w:rtl/>
        </w:rPr>
        <w:t>לדבר</w:t>
      </w:r>
      <w:r w:rsidRPr="006F178A">
        <w:rPr>
          <w:rFonts w:ascii="Fb Fontext" w:hAnsi="Fb Fontext"/>
          <w:rtl/>
        </w:rPr>
        <w:t>,</w:t>
      </w:r>
    </w:p>
    <w:p w14:paraId="08284651" w14:textId="05BEAFB1" w:rsidR="00731582" w:rsidRDefault="00482049" w:rsidP="00C02F3A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בן</w:t>
      </w:r>
      <w:r w:rsidRPr="0087008C">
        <w:rPr>
          <w:rtl/>
        </w:rPr>
        <w:t xml:space="preserve"> </w:t>
      </w:r>
      <w:r w:rsidRPr="0087008C">
        <w:rPr>
          <w:rFonts w:hint="cs"/>
          <w:rtl/>
        </w:rPr>
        <w:t>סירא</w:t>
      </w:r>
      <w:r w:rsidR="00731582">
        <w:rPr>
          <w:rFonts w:hint="cs"/>
          <w:rtl/>
        </w:rPr>
        <w:t>:</w:t>
      </w:r>
    </w:p>
    <w:p w14:paraId="1F4264E3" w14:textId="26578F7C" w:rsidR="00482049" w:rsidRPr="006F178A" w:rsidRDefault="00482049" w:rsidP="00F47B68">
      <w:pPr>
        <w:rPr>
          <w:rtl/>
        </w:rPr>
      </w:pPr>
      <w:r w:rsidRPr="006F178A">
        <w:rPr>
          <w:rFonts w:ascii="Fb Fontext" w:hAnsi="Fb Fontext" w:hint="cs"/>
          <w:sz w:val="20"/>
          <w:rtl/>
        </w:rPr>
        <w:t>במופלא</w:t>
      </w:r>
      <w:r w:rsidRPr="006F178A">
        <w:rPr>
          <w:rFonts w:ascii="Fb Fontext" w:hAnsi="Fb Fontext"/>
          <w:sz w:val="20"/>
          <w:rtl/>
        </w:rPr>
        <w:t xml:space="preserve"> </w:t>
      </w:r>
      <w:r w:rsidRPr="006F178A">
        <w:rPr>
          <w:rFonts w:ascii="Fb Fontext" w:hAnsi="Fb Fontext" w:hint="cs"/>
          <w:sz w:val="20"/>
          <w:rtl/>
        </w:rPr>
        <w:t>ממך</w:t>
      </w:r>
      <w:r w:rsidRPr="006F178A">
        <w:rPr>
          <w:rFonts w:ascii="Fb Fontext" w:hAnsi="Fb Fontext"/>
          <w:sz w:val="20"/>
          <w:rtl/>
        </w:rPr>
        <w:t xml:space="preserve"> </w:t>
      </w:r>
      <w:r w:rsidRPr="006F178A">
        <w:rPr>
          <w:rFonts w:ascii="Fb Fontext" w:hAnsi="Fb Fontext" w:hint="cs"/>
          <w:sz w:val="20"/>
          <w:rtl/>
        </w:rPr>
        <w:t>אל</w:t>
      </w:r>
      <w:r w:rsidRPr="006F178A">
        <w:rPr>
          <w:rFonts w:ascii="Fb Fontext" w:hAnsi="Fb Fontext"/>
          <w:sz w:val="20"/>
          <w:rtl/>
        </w:rPr>
        <w:t xml:space="preserve"> </w:t>
      </w:r>
      <w:r w:rsidRPr="006F178A">
        <w:rPr>
          <w:rFonts w:ascii="Fb Fontext" w:hAnsi="Fb Fontext" w:hint="cs"/>
          <w:sz w:val="20"/>
          <w:rtl/>
        </w:rPr>
        <w:t>תדרוש</w:t>
      </w:r>
      <w:r w:rsidR="00C37728">
        <w:rPr>
          <w:rFonts w:ascii="Fb Fontext" w:hAnsi="Fb Fontext" w:hint="cs"/>
          <w:sz w:val="20"/>
          <w:rtl/>
        </w:rPr>
        <w:t xml:space="preserve">, </w:t>
      </w:r>
      <w:r w:rsidRPr="006F178A">
        <w:rPr>
          <w:rFonts w:ascii="Fb Fontext" w:hAnsi="Fb Fontext" w:hint="cs"/>
          <w:sz w:val="20"/>
          <w:rtl/>
        </w:rPr>
        <w:t>אין</w:t>
      </w:r>
      <w:r w:rsidRPr="006F178A">
        <w:rPr>
          <w:rFonts w:ascii="Fb Fontext" w:hAnsi="Fb Fontext"/>
          <w:sz w:val="20"/>
          <w:rtl/>
        </w:rPr>
        <w:t xml:space="preserve"> </w:t>
      </w:r>
      <w:r w:rsidRPr="006F178A">
        <w:rPr>
          <w:rFonts w:ascii="Fb Fontext" w:hAnsi="Fb Fontext" w:hint="cs"/>
          <w:sz w:val="20"/>
          <w:rtl/>
        </w:rPr>
        <w:t>לך</w:t>
      </w:r>
      <w:r w:rsidRPr="006F178A">
        <w:rPr>
          <w:rFonts w:ascii="Fb Fontext" w:hAnsi="Fb Fontext"/>
          <w:sz w:val="20"/>
          <w:rtl/>
        </w:rPr>
        <w:t xml:space="preserve"> </w:t>
      </w:r>
      <w:r w:rsidRPr="006F178A">
        <w:rPr>
          <w:rFonts w:ascii="Fb Fontext" w:hAnsi="Fb Fontext" w:hint="cs"/>
          <w:sz w:val="20"/>
          <w:rtl/>
        </w:rPr>
        <w:t>עסק</w:t>
      </w:r>
      <w:r w:rsidRPr="006F178A">
        <w:rPr>
          <w:rFonts w:ascii="Fb Fontext" w:hAnsi="Fb Fontext"/>
          <w:sz w:val="20"/>
          <w:rtl/>
        </w:rPr>
        <w:t xml:space="preserve"> </w:t>
      </w:r>
      <w:r w:rsidRPr="006F178A">
        <w:rPr>
          <w:rFonts w:ascii="Fb Fontext" w:hAnsi="Fb Fontext" w:hint="cs"/>
          <w:sz w:val="20"/>
          <w:rtl/>
        </w:rPr>
        <w:t>בנסתרות</w:t>
      </w:r>
      <w:r w:rsidRPr="006F178A">
        <w:rPr>
          <w:rFonts w:ascii="Fb Fontext" w:hAnsi="Fb Fontext"/>
          <w:sz w:val="20"/>
          <w:rtl/>
        </w:rPr>
        <w:t>.</w:t>
      </w:r>
    </w:p>
    <w:p w14:paraId="7FF2C756" w14:textId="0432AD54" w:rsidR="00731582" w:rsidRDefault="00482049" w:rsidP="00C02F3A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תניא</w:t>
      </w:r>
      <w:r w:rsidR="00731582">
        <w:rPr>
          <w:rFonts w:hint="cs"/>
          <w:rtl/>
        </w:rPr>
        <w:t>:</w:t>
      </w:r>
    </w:p>
    <w:p w14:paraId="411E828D" w14:textId="77777777" w:rsidR="00C0473D" w:rsidRDefault="00482049" w:rsidP="00F47B68">
      <w:pPr>
        <w:rPr>
          <w:rStyle w:val="affc"/>
          <w:rtl/>
        </w:rPr>
      </w:pPr>
      <w:r w:rsidRPr="00F92204">
        <w:rPr>
          <w:rStyle w:val="affc"/>
          <w:rFonts w:hint="eastAsia"/>
          <w:rtl/>
        </w:rPr>
        <w:t>כשאמר</w:t>
      </w:r>
      <w:r w:rsidR="00325EF1" w:rsidRPr="00F92204">
        <w:rPr>
          <w:rStyle w:val="affc"/>
          <w:rtl/>
        </w:rPr>
        <w:t xml:space="preserve"> נבוכ</w:t>
      </w:r>
      <w:r w:rsidR="00325EF1" w:rsidRPr="00F92204">
        <w:rPr>
          <w:rStyle w:val="affc"/>
          <w:rFonts w:hint="eastAsia"/>
          <w:rtl/>
        </w:rPr>
        <w:t>דנצר</w:t>
      </w:r>
      <w:r w:rsidRPr="006F178A">
        <w:rPr>
          <w:rFonts w:ascii="Fb Fontext" w:hAnsi="Fb Fontext"/>
          <w:rtl/>
        </w:rPr>
        <w:t xml:space="preserve"> </w:t>
      </w:r>
      <w:r w:rsidR="00D27FA8">
        <w:rPr>
          <w:rStyle w:val="af4"/>
          <w:rFonts w:hint="cs"/>
          <w:rtl/>
        </w:rPr>
        <w:t>'</w:t>
      </w:r>
      <w:r w:rsidRPr="00617041">
        <w:rPr>
          <w:rStyle w:val="af4"/>
          <w:rFonts w:hint="cs"/>
          <w:rtl/>
        </w:rPr>
        <w:t>אעלה</w:t>
      </w:r>
      <w:r w:rsidR="00325EF1">
        <w:rPr>
          <w:rStyle w:val="af4"/>
          <w:rFonts w:hint="cs"/>
          <w:rtl/>
        </w:rPr>
        <w:t>..</w:t>
      </w:r>
      <w:r w:rsidRPr="00617041">
        <w:rPr>
          <w:rStyle w:val="af4"/>
          <w:rtl/>
        </w:rPr>
        <w:t xml:space="preserve"> </w:t>
      </w:r>
      <w:r w:rsidRPr="00617041">
        <w:rPr>
          <w:rStyle w:val="af4"/>
          <w:rFonts w:hint="cs"/>
          <w:rtl/>
        </w:rPr>
        <w:t>אדמה</w:t>
      </w:r>
      <w:r w:rsidRPr="00617041">
        <w:rPr>
          <w:rStyle w:val="af4"/>
          <w:rtl/>
        </w:rPr>
        <w:t xml:space="preserve"> </w:t>
      </w:r>
      <w:r w:rsidRPr="00617041">
        <w:rPr>
          <w:rStyle w:val="af4"/>
          <w:rFonts w:hint="cs"/>
          <w:rtl/>
        </w:rPr>
        <w:t>לעליון</w:t>
      </w:r>
      <w:r w:rsidR="00D27FA8">
        <w:rPr>
          <w:rStyle w:val="af4"/>
          <w:rFonts w:hint="cs"/>
          <w:rtl/>
        </w:rPr>
        <w:t>'</w:t>
      </w:r>
      <w:r w:rsidR="00325EF1">
        <w:rPr>
          <w:rStyle w:val="af4"/>
          <w:rFonts w:hint="cs"/>
          <w:rtl/>
        </w:rPr>
        <w:t xml:space="preserve"> </w:t>
      </w:r>
      <w:r w:rsidR="002B5C38">
        <w:rPr>
          <w:rStyle w:val="affc"/>
          <w:rtl/>
        </w:rPr>
        <w:t>–</w:t>
      </w:r>
    </w:p>
    <w:p w14:paraId="7758F63B" w14:textId="2485EE95" w:rsidR="00731582" w:rsidRDefault="00482049" w:rsidP="002B5C38">
      <w:pPr>
        <w:pStyle w:val="36"/>
        <w:framePr w:wrap="notBeside"/>
        <w:rPr>
          <w:rtl/>
        </w:rPr>
      </w:pPr>
      <w:r w:rsidRPr="002B5C38">
        <w:rPr>
          <w:rFonts w:hint="cs"/>
          <w:rtl/>
        </w:rPr>
        <w:t>יצתה</w:t>
      </w:r>
      <w:r w:rsidRPr="002B5C38">
        <w:rPr>
          <w:rtl/>
        </w:rPr>
        <w:t xml:space="preserve"> </w:t>
      </w:r>
      <w:r w:rsidRPr="002B5C38">
        <w:rPr>
          <w:rFonts w:hint="cs"/>
          <w:rtl/>
        </w:rPr>
        <w:t>ב</w:t>
      </w:r>
      <w:r w:rsidR="00325EF1" w:rsidRPr="002B5C38">
        <w:rPr>
          <w:rFonts w:hint="cs"/>
          <w:rtl/>
        </w:rPr>
        <w:t>"</w:t>
      </w:r>
      <w:r w:rsidRPr="002B5C38">
        <w:rPr>
          <w:rFonts w:hint="cs"/>
          <w:rtl/>
        </w:rPr>
        <w:t>ק</w:t>
      </w:r>
      <w:r w:rsidR="00731582">
        <w:rPr>
          <w:rFonts w:hint="cs"/>
          <w:rtl/>
        </w:rPr>
        <w:t>:</w:t>
      </w:r>
    </w:p>
    <w:p w14:paraId="53A56D1D" w14:textId="1FD6326B" w:rsidR="00D27FA8" w:rsidRDefault="00126234" w:rsidP="00A07C53">
      <w:pPr>
        <w:rPr>
          <w:rStyle w:val="af4"/>
          <w:rtl/>
        </w:rPr>
      </w:pPr>
      <w:r>
        <w:rPr>
          <w:rFonts w:ascii="Fb Fontext" w:hAnsi="Fb Fontext" w:hint="cs"/>
          <w:rtl/>
        </w:rPr>
        <w:t>ר</w:t>
      </w:r>
      <w:r w:rsidR="00482049" w:rsidRPr="006F178A">
        <w:rPr>
          <w:rFonts w:ascii="Fb Fontext" w:hAnsi="Fb Fontext" w:hint="cs"/>
          <w:rtl/>
        </w:rPr>
        <w:t>שע</w:t>
      </w:r>
      <w:r w:rsidR="00482049" w:rsidRPr="006F178A">
        <w:rPr>
          <w:rFonts w:ascii="Fb Fontext" w:hAnsi="Fb Fontext"/>
          <w:rtl/>
        </w:rPr>
        <w:t xml:space="preserve"> </w:t>
      </w:r>
      <w:r w:rsidR="00482049" w:rsidRPr="006F178A">
        <w:rPr>
          <w:rFonts w:ascii="Fb Fontext" w:hAnsi="Fb Fontext" w:hint="cs"/>
          <w:rtl/>
        </w:rPr>
        <w:t>בן</w:t>
      </w:r>
      <w:r w:rsidR="00482049" w:rsidRPr="006F178A">
        <w:rPr>
          <w:rFonts w:ascii="Fb Fontext" w:hAnsi="Fb Fontext"/>
          <w:rtl/>
        </w:rPr>
        <w:t xml:space="preserve"> </w:t>
      </w:r>
      <w:r w:rsidR="00482049" w:rsidRPr="006F178A">
        <w:rPr>
          <w:rFonts w:ascii="Fb Fontext" w:hAnsi="Fb Fontext" w:hint="cs"/>
          <w:rtl/>
        </w:rPr>
        <w:t>רשע</w:t>
      </w:r>
      <w:r w:rsidR="00482049" w:rsidRPr="006F178A">
        <w:rPr>
          <w:rFonts w:ascii="Fb Fontext" w:hAnsi="Fb Fontext"/>
          <w:rtl/>
        </w:rPr>
        <w:t xml:space="preserve">, </w:t>
      </w:r>
      <w:r w:rsidR="00482049" w:rsidRPr="006F178A">
        <w:rPr>
          <w:rFonts w:ascii="Fb Fontext" w:hAnsi="Fb Fontext" w:hint="cs"/>
          <w:rtl/>
        </w:rPr>
        <w:t>שנותיו</w:t>
      </w:r>
      <w:r w:rsidR="00482049" w:rsidRPr="006F178A">
        <w:rPr>
          <w:rFonts w:ascii="Fb Fontext" w:hAnsi="Fb Fontext"/>
          <w:rtl/>
        </w:rPr>
        <w:t xml:space="preserve"> </w:t>
      </w:r>
      <w:r w:rsidR="00482049" w:rsidRPr="006F178A">
        <w:rPr>
          <w:rFonts w:ascii="Fb Fontext" w:hAnsi="Fb Fontext" w:hint="cs"/>
          <w:rtl/>
        </w:rPr>
        <w:t>של</w:t>
      </w:r>
      <w:r w:rsidR="00482049" w:rsidRPr="006F178A">
        <w:rPr>
          <w:rFonts w:ascii="Fb Fontext" w:hAnsi="Fb Fontext"/>
          <w:rtl/>
        </w:rPr>
        <w:t xml:space="preserve"> </w:t>
      </w:r>
      <w:r w:rsidR="00482049" w:rsidRPr="006F178A">
        <w:rPr>
          <w:rFonts w:ascii="Fb Fontext" w:hAnsi="Fb Fontext" w:hint="cs"/>
          <w:rtl/>
        </w:rPr>
        <w:t>אדם</w:t>
      </w:r>
      <w:r w:rsidR="00482049" w:rsidRPr="006F178A">
        <w:rPr>
          <w:rFonts w:ascii="Fb Fontext" w:hAnsi="Fb Fontext"/>
          <w:rtl/>
        </w:rPr>
        <w:t xml:space="preserve"> - </w:t>
      </w:r>
      <w:r w:rsidR="00482049" w:rsidRPr="006F178A">
        <w:rPr>
          <w:rFonts w:ascii="Fb Fontext" w:hAnsi="Fb Fontext" w:hint="cs"/>
          <w:rtl/>
        </w:rPr>
        <w:t>שבעים</w:t>
      </w:r>
      <w:r w:rsidR="00482049" w:rsidRPr="006F178A">
        <w:rPr>
          <w:rFonts w:ascii="Fb Fontext" w:hAnsi="Fb Fontext"/>
          <w:rtl/>
        </w:rPr>
        <w:t xml:space="preserve"> </w:t>
      </w:r>
      <w:r w:rsidR="00482049" w:rsidRPr="006F178A">
        <w:rPr>
          <w:rFonts w:ascii="Fb Fontext" w:hAnsi="Fb Fontext" w:hint="cs"/>
          <w:rtl/>
        </w:rPr>
        <w:t>שנה</w:t>
      </w:r>
      <w:r w:rsidR="00482049" w:rsidRPr="006F178A">
        <w:rPr>
          <w:rFonts w:ascii="Fb Fontext" w:hAnsi="Fb Fontext"/>
          <w:rtl/>
        </w:rPr>
        <w:t>,</w:t>
      </w:r>
    </w:p>
    <w:p w14:paraId="254CE75C" w14:textId="77777777" w:rsidR="00C0473D" w:rsidRDefault="00482049" w:rsidP="00C02F3A">
      <w:pPr>
        <w:rPr>
          <w:rStyle w:val="affc"/>
          <w:rtl/>
        </w:rPr>
      </w:pPr>
      <w:r w:rsidRPr="00D22086">
        <w:rPr>
          <w:rFonts w:ascii="Fb Fontext" w:hAnsi="Fb Fontext" w:hint="cs"/>
          <w:spacing w:val="-6"/>
          <w:rtl/>
        </w:rPr>
        <w:t>ומהארץ</w:t>
      </w:r>
      <w:r w:rsidRPr="00D22086">
        <w:rPr>
          <w:rFonts w:ascii="Fb Fontext" w:hAnsi="Fb Fontext"/>
          <w:spacing w:val="-6"/>
          <w:rtl/>
        </w:rPr>
        <w:t xml:space="preserve"> </w:t>
      </w:r>
      <w:r w:rsidRPr="00D22086">
        <w:rPr>
          <w:rFonts w:ascii="Fb Fontext" w:hAnsi="Fb Fontext" w:hint="cs"/>
          <w:spacing w:val="-6"/>
          <w:rtl/>
        </w:rPr>
        <w:t>לרקיע</w:t>
      </w:r>
      <w:r w:rsidR="00325EF1" w:rsidRPr="00D22086">
        <w:rPr>
          <w:rFonts w:ascii="Fb Fontext" w:hAnsi="Fb Fontext" w:hint="cs"/>
          <w:spacing w:val="-6"/>
          <w:rtl/>
        </w:rPr>
        <w:t xml:space="preserve"> -</w:t>
      </w:r>
      <w:r w:rsidRPr="00D22086">
        <w:rPr>
          <w:rFonts w:ascii="Fb Fontext" w:hAnsi="Fb Fontext"/>
          <w:spacing w:val="-6"/>
          <w:rtl/>
        </w:rPr>
        <w:t xml:space="preserve"> </w:t>
      </w:r>
      <w:r w:rsidRPr="00D22086">
        <w:rPr>
          <w:rFonts w:ascii="Fb Fontext" w:hAnsi="Fb Fontext" w:hint="cs"/>
          <w:spacing w:val="-6"/>
          <w:rtl/>
        </w:rPr>
        <w:t>חמש</w:t>
      </w:r>
      <w:r w:rsidRPr="00D22086">
        <w:rPr>
          <w:rFonts w:ascii="Fb Fontext" w:hAnsi="Fb Fontext"/>
          <w:spacing w:val="-6"/>
          <w:rtl/>
        </w:rPr>
        <w:t xml:space="preserve"> </w:t>
      </w:r>
      <w:r w:rsidRPr="00D22086">
        <w:rPr>
          <w:rFonts w:ascii="Fb Fontext" w:hAnsi="Fb Fontext" w:hint="cs"/>
          <w:spacing w:val="-6"/>
          <w:rtl/>
        </w:rPr>
        <w:t>מאות</w:t>
      </w:r>
      <w:r w:rsidRPr="00D22086">
        <w:rPr>
          <w:rFonts w:ascii="Fb Fontext" w:hAnsi="Fb Fontext"/>
          <w:spacing w:val="-6"/>
          <w:rtl/>
        </w:rPr>
        <w:t xml:space="preserve"> </w:t>
      </w:r>
      <w:r w:rsidRPr="00D22086">
        <w:rPr>
          <w:rFonts w:ascii="Fb Fontext" w:hAnsi="Fb Fontext" w:hint="cs"/>
          <w:spacing w:val="-6"/>
          <w:rtl/>
        </w:rPr>
        <w:t>שנה</w:t>
      </w:r>
      <w:r w:rsidRPr="00D22086">
        <w:rPr>
          <w:rFonts w:ascii="Fb Fontext" w:hAnsi="Fb Fontext"/>
          <w:spacing w:val="-6"/>
          <w:rtl/>
        </w:rPr>
        <w:t xml:space="preserve">, </w:t>
      </w:r>
      <w:r w:rsidRPr="00D22086">
        <w:rPr>
          <w:rFonts w:ascii="Fb Fontext" w:hAnsi="Fb Fontext" w:hint="cs"/>
          <w:spacing w:val="-6"/>
          <w:rtl/>
        </w:rPr>
        <w:t>ו</w:t>
      </w:r>
      <w:r w:rsidR="00F33814" w:rsidRPr="00D22086">
        <w:rPr>
          <w:rFonts w:ascii="Fb Fontext" w:hAnsi="Fb Fontext" w:hint="cs"/>
          <w:spacing w:val="-6"/>
          <w:rtl/>
        </w:rPr>
        <w:t xml:space="preserve">כן </w:t>
      </w:r>
      <w:r w:rsidRPr="00D22086">
        <w:rPr>
          <w:rFonts w:ascii="Fb Fontext" w:hAnsi="Fb Fontext" w:hint="cs"/>
          <w:spacing w:val="-6"/>
          <w:rtl/>
        </w:rPr>
        <w:t>עובי</w:t>
      </w:r>
      <w:r w:rsidRPr="00D22086">
        <w:rPr>
          <w:rFonts w:ascii="Fb Fontext" w:hAnsi="Fb Fontext"/>
          <w:spacing w:val="-6"/>
          <w:rtl/>
        </w:rPr>
        <w:t xml:space="preserve"> </w:t>
      </w:r>
      <w:r w:rsidR="00F33814" w:rsidRPr="00D22086">
        <w:rPr>
          <w:rFonts w:ascii="Fb Fontext" w:hAnsi="Fb Fontext" w:hint="cs"/>
          <w:spacing w:val="-6"/>
          <w:rtl/>
        </w:rPr>
        <w:t>כל רקיע ו</w:t>
      </w:r>
      <w:r w:rsidRPr="00D22086">
        <w:rPr>
          <w:rFonts w:ascii="Fb Fontext" w:hAnsi="Fb Fontext" w:hint="cs"/>
          <w:spacing w:val="-6"/>
          <w:rtl/>
        </w:rPr>
        <w:t>בין</w:t>
      </w:r>
      <w:r w:rsidRPr="00D22086">
        <w:rPr>
          <w:rFonts w:ascii="Fb Fontext" w:hAnsi="Fb Fontext"/>
          <w:spacing w:val="-6"/>
          <w:rtl/>
        </w:rPr>
        <w:t xml:space="preserve"> </w:t>
      </w:r>
      <w:r w:rsidRPr="00D22086">
        <w:rPr>
          <w:rFonts w:ascii="Fb Fontext" w:hAnsi="Fb Fontext" w:hint="cs"/>
          <w:spacing w:val="-6"/>
          <w:rtl/>
        </w:rPr>
        <w:t>כל</w:t>
      </w:r>
      <w:r w:rsidRPr="00D22086">
        <w:rPr>
          <w:rFonts w:ascii="Fb Fontext" w:hAnsi="Fb Fontext"/>
          <w:spacing w:val="-6"/>
          <w:rtl/>
        </w:rPr>
        <w:t xml:space="preserve"> </w:t>
      </w:r>
      <w:r w:rsidRPr="00D22086">
        <w:rPr>
          <w:rFonts w:ascii="Fb Fontext" w:hAnsi="Fb Fontext" w:hint="cs"/>
          <w:spacing w:val="-6"/>
          <w:rtl/>
        </w:rPr>
        <w:t>רקיע</w:t>
      </w:r>
      <w:r w:rsidR="00F33814" w:rsidRPr="00D22086">
        <w:rPr>
          <w:rFonts w:hint="cs"/>
          <w:spacing w:val="-6"/>
          <w:rtl/>
        </w:rPr>
        <w:t>,</w:t>
      </w:r>
    </w:p>
    <w:p w14:paraId="1867CEBA" w14:textId="4A832C72" w:rsidR="00731582" w:rsidRDefault="00F33814" w:rsidP="00D46BD2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 xml:space="preserve">ולמעלה </w:t>
      </w:r>
      <w:r w:rsidR="00482049" w:rsidRPr="0087008C">
        <w:rPr>
          <w:rFonts w:hint="eastAsia"/>
          <w:rtl/>
        </w:rPr>
        <w:t>מהן</w:t>
      </w:r>
      <w:r w:rsidR="00731582">
        <w:rPr>
          <w:rFonts w:hint="cs"/>
          <w:rtl/>
        </w:rPr>
        <w:t>:</w:t>
      </w:r>
    </w:p>
    <w:p w14:paraId="4D19BD98" w14:textId="77777777" w:rsidR="00C0473D" w:rsidRDefault="00482049" w:rsidP="00697E8B">
      <w:pPr>
        <w:rPr>
          <w:rtl/>
        </w:rPr>
      </w:pPr>
      <w:r w:rsidRPr="005E6BC8">
        <w:rPr>
          <w:rFonts w:cs="PFT_Frank" w:hint="cs"/>
          <w:b/>
          <w:bCs/>
          <w:szCs w:val="14"/>
          <w:rtl/>
        </w:rPr>
        <w:t>רגלי</w:t>
      </w:r>
      <w:r w:rsidRPr="005E6BC8">
        <w:rPr>
          <w:rFonts w:cs="PFT_Frank"/>
          <w:b/>
          <w:bCs/>
          <w:szCs w:val="14"/>
          <w:rtl/>
        </w:rPr>
        <w:t xml:space="preserve"> </w:t>
      </w:r>
      <w:r w:rsidRPr="005E6BC8">
        <w:rPr>
          <w:rFonts w:cs="PFT_Frank" w:hint="cs"/>
          <w:b/>
          <w:bCs/>
          <w:szCs w:val="14"/>
          <w:rtl/>
        </w:rPr>
        <w:t>חיות</w:t>
      </w:r>
      <w:r w:rsidRPr="006F178A">
        <w:rPr>
          <w:rtl/>
        </w:rPr>
        <w:t xml:space="preserve"> </w:t>
      </w:r>
      <w:r w:rsidR="00D27FA8">
        <w:rPr>
          <w:rFonts w:hint="cs"/>
          <w:rtl/>
        </w:rPr>
        <w:t>ש</w:t>
      </w:r>
      <w:r w:rsidRPr="006F178A">
        <w:rPr>
          <w:rFonts w:hint="cs"/>
          <w:rtl/>
        </w:rPr>
        <w:t>כנגד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כולם</w:t>
      </w:r>
      <w:r w:rsidR="00F33814">
        <w:rPr>
          <w:rFonts w:hint="cs"/>
          <w:rtl/>
        </w:rPr>
        <w:t>,</w:t>
      </w:r>
      <w:r w:rsidRPr="006F178A">
        <w:rPr>
          <w:rtl/>
        </w:rPr>
        <w:t xml:space="preserve"> </w:t>
      </w:r>
      <w:r w:rsidR="00F33814">
        <w:rPr>
          <w:rFonts w:hint="cs"/>
          <w:rtl/>
        </w:rPr>
        <w:t xml:space="preserve">וכן </w:t>
      </w:r>
      <w:r w:rsidRPr="005E6BC8">
        <w:rPr>
          <w:rStyle w:val="afffd"/>
          <w:rFonts w:ascii="Fb Fontext" w:hAnsi="Fb Fontext" w:cs="PFT_Frank" w:hint="cs"/>
          <w:szCs w:val="14"/>
          <w:rtl/>
        </w:rPr>
        <w:t>קרסולי</w:t>
      </w:r>
      <w:r w:rsidRPr="005E6BC8">
        <w:rPr>
          <w:rStyle w:val="afffd"/>
          <w:rFonts w:ascii="Fb Fontext" w:hAnsi="Fb Fontext" w:cs="PFT_Frank"/>
          <w:szCs w:val="14"/>
          <w:rtl/>
        </w:rPr>
        <w:t xml:space="preserve"> </w:t>
      </w:r>
      <w:r w:rsidRPr="005E6BC8">
        <w:rPr>
          <w:rStyle w:val="afffd"/>
          <w:rFonts w:ascii="Fb Fontext" w:hAnsi="Fb Fontext" w:cs="PFT_Frank" w:hint="cs"/>
          <w:szCs w:val="14"/>
          <w:rtl/>
        </w:rPr>
        <w:t>חיו</w:t>
      </w:r>
      <w:r w:rsidRPr="006F178A">
        <w:rPr>
          <w:rFonts w:hint="cs"/>
          <w:rtl/>
        </w:rPr>
        <w:t>ת</w:t>
      </w:r>
      <w:r w:rsidRPr="006F178A">
        <w:rPr>
          <w:rtl/>
        </w:rPr>
        <w:t xml:space="preserve">, </w:t>
      </w:r>
      <w:r w:rsidRPr="005E6BC8">
        <w:rPr>
          <w:rStyle w:val="afffd"/>
          <w:rFonts w:ascii="Fb Fontext" w:hAnsi="Fb Fontext" w:cs="PFT_Frank" w:hint="cs"/>
          <w:szCs w:val="14"/>
          <w:rtl/>
        </w:rPr>
        <w:t>שוקי</w:t>
      </w:r>
      <w:r w:rsidRPr="005E6BC8">
        <w:rPr>
          <w:rStyle w:val="afffd"/>
          <w:rFonts w:ascii="Fb Fontext" w:hAnsi="Fb Fontext" w:cs="PFT_Frank"/>
          <w:szCs w:val="14"/>
          <w:rtl/>
        </w:rPr>
        <w:t xml:space="preserve"> </w:t>
      </w:r>
      <w:r w:rsidRPr="005E6BC8">
        <w:rPr>
          <w:rStyle w:val="afffd"/>
          <w:rFonts w:ascii="Fb Fontext" w:hAnsi="Fb Fontext" w:cs="PFT_Frank" w:hint="cs"/>
          <w:szCs w:val="14"/>
          <w:rtl/>
        </w:rPr>
        <w:t>חיות</w:t>
      </w:r>
      <w:r w:rsidRPr="006F178A">
        <w:rPr>
          <w:rtl/>
        </w:rPr>
        <w:t xml:space="preserve">, </w:t>
      </w:r>
      <w:r w:rsidRPr="005E6BC8">
        <w:rPr>
          <w:rStyle w:val="afffd"/>
          <w:rFonts w:ascii="Fb Fontext" w:hAnsi="Fb Fontext" w:cs="PFT_Frank" w:hint="cs"/>
          <w:szCs w:val="14"/>
          <w:rtl/>
        </w:rPr>
        <w:t>רכובי</w:t>
      </w:r>
      <w:r w:rsidRPr="005E6BC8">
        <w:rPr>
          <w:rStyle w:val="afffd"/>
          <w:rFonts w:ascii="Fb Fontext" w:hAnsi="Fb Fontext" w:cs="PFT_Frank"/>
          <w:szCs w:val="14"/>
          <w:rtl/>
        </w:rPr>
        <w:t xml:space="preserve"> </w:t>
      </w:r>
      <w:r w:rsidRPr="00D46BD2">
        <w:rPr>
          <w:rStyle w:val="afffd"/>
          <w:rFonts w:ascii="Fb Fontext" w:hAnsi="Fb Fontext" w:cs="PFT_Frank" w:hint="cs"/>
          <w:spacing w:val="-2"/>
          <w:szCs w:val="14"/>
          <w:rtl/>
        </w:rPr>
        <w:t>חיות</w:t>
      </w:r>
      <w:r w:rsidRPr="00D46BD2">
        <w:rPr>
          <w:spacing w:val="-2"/>
          <w:rtl/>
        </w:rPr>
        <w:t xml:space="preserve">, </w:t>
      </w:r>
      <w:r w:rsidRPr="00D46BD2">
        <w:rPr>
          <w:rStyle w:val="afffd"/>
          <w:rFonts w:ascii="Fb Fontext" w:hAnsi="Fb Fontext" w:cs="PFT_Frank" w:hint="cs"/>
          <w:spacing w:val="-2"/>
          <w:szCs w:val="14"/>
          <w:rtl/>
        </w:rPr>
        <w:t>ירכי</w:t>
      </w:r>
      <w:r w:rsidRPr="00D46BD2">
        <w:rPr>
          <w:spacing w:val="-2"/>
          <w:rtl/>
        </w:rPr>
        <w:t xml:space="preserve"> </w:t>
      </w:r>
      <w:r w:rsidRPr="00D46BD2">
        <w:rPr>
          <w:rStyle w:val="afffd"/>
          <w:rFonts w:ascii="Fb Fontext" w:hAnsi="Fb Fontext" w:cs="PFT_Frank" w:hint="cs"/>
          <w:spacing w:val="-2"/>
          <w:szCs w:val="14"/>
          <w:rtl/>
        </w:rPr>
        <w:t>חיות</w:t>
      </w:r>
      <w:r w:rsidRPr="00D46BD2">
        <w:rPr>
          <w:spacing w:val="-2"/>
          <w:rtl/>
        </w:rPr>
        <w:t xml:space="preserve">, </w:t>
      </w:r>
      <w:r w:rsidRPr="00D46BD2">
        <w:rPr>
          <w:rStyle w:val="afffd"/>
          <w:rFonts w:ascii="Fb Fontext" w:hAnsi="Fb Fontext" w:cs="PFT_Frank" w:hint="cs"/>
          <w:spacing w:val="-2"/>
          <w:szCs w:val="14"/>
          <w:rtl/>
        </w:rPr>
        <w:t>גופי</w:t>
      </w:r>
      <w:r w:rsidRPr="00D46BD2">
        <w:rPr>
          <w:rStyle w:val="afffd"/>
          <w:rFonts w:ascii="Fb Fontext" w:hAnsi="Fb Fontext" w:cs="PFT_Frank"/>
          <w:spacing w:val="-2"/>
          <w:szCs w:val="14"/>
          <w:rtl/>
        </w:rPr>
        <w:t xml:space="preserve"> </w:t>
      </w:r>
      <w:r w:rsidRPr="00D46BD2">
        <w:rPr>
          <w:rStyle w:val="afffd"/>
          <w:rFonts w:ascii="Fb Fontext" w:hAnsi="Fb Fontext" w:cs="PFT_Frank" w:hint="cs"/>
          <w:spacing w:val="-2"/>
          <w:szCs w:val="14"/>
          <w:rtl/>
        </w:rPr>
        <w:t>חיות</w:t>
      </w:r>
      <w:r w:rsidRPr="00D46BD2">
        <w:rPr>
          <w:spacing w:val="-2"/>
          <w:rtl/>
        </w:rPr>
        <w:t xml:space="preserve">, </w:t>
      </w:r>
      <w:r w:rsidRPr="00D46BD2">
        <w:rPr>
          <w:rStyle w:val="afffd"/>
          <w:rFonts w:ascii="Fb Fontext" w:hAnsi="Fb Fontext" w:cs="PFT_Frank" w:hint="cs"/>
          <w:spacing w:val="-2"/>
          <w:szCs w:val="14"/>
          <w:rtl/>
        </w:rPr>
        <w:t>צוארי</w:t>
      </w:r>
      <w:r w:rsidRPr="00D46BD2">
        <w:rPr>
          <w:rStyle w:val="afffd"/>
          <w:rFonts w:ascii="Fb Fontext" w:hAnsi="Fb Fontext" w:cs="PFT_Frank"/>
          <w:spacing w:val="-2"/>
          <w:szCs w:val="14"/>
          <w:rtl/>
        </w:rPr>
        <w:t xml:space="preserve"> </w:t>
      </w:r>
      <w:r w:rsidRPr="00D46BD2">
        <w:rPr>
          <w:rStyle w:val="afffd"/>
          <w:rFonts w:ascii="Fb Fontext" w:hAnsi="Fb Fontext" w:cs="PFT_Frank" w:hint="cs"/>
          <w:spacing w:val="-2"/>
          <w:szCs w:val="14"/>
          <w:rtl/>
        </w:rPr>
        <w:t>חיות</w:t>
      </w:r>
      <w:r w:rsidRPr="00D46BD2">
        <w:rPr>
          <w:spacing w:val="-2"/>
          <w:rtl/>
        </w:rPr>
        <w:t xml:space="preserve">, </w:t>
      </w:r>
      <w:r w:rsidRPr="00D46BD2">
        <w:rPr>
          <w:rStyle w:val="afffd"/>
          <w:rFonts w:ascii="Fb Fontext" w:hAnsi="Fb Fontext" w:cs="PFT_Frank" w:hint="cs"/>
          <w:spacing w:val="-2"/>
          <w:szCs w:val="14"/>
          <w:rtl/>
        </w:rPr>
        <w:t>ראשי</w:t>
      </w:r>
      <w:r w:rsidRPr="00D46BD2">
        <w:rPr>
          <w:rStyle w:val="afffd"/>
          <w:rFonts w:ascii="Fb Fontext" w:hAnsi="Fb Fontext" w:cs="PFT_Frank"/>
          <w:spacing w:val="-2"/>
          <w:szCs w:val="14"/>
          <w:rtl/>
        </w:rPr>
        <w:t xml:space="preserve"> </w:t>
      </w:r>
      <w:r w:rsidRPr="00D46BD2">
        <w:rPr>
          <w:rStyle w:val="afffd"/>
          <w:rFonts w:ascii="Fb Fontext" w:hAnsi="Fb Fontext" w:cs="PFT_Frank" w:hint="cs"/>
          <w:spacing w:val="-2"/>
          <w:szCs w:val="14"/>
          <w:rtl/>
        </w:rPr>
        <w:t>חיות</w:t>
      </w:r>
      <w:r w:rsidRPr="00D46BD2">
        <w:rPr>
          <w:spacing w:val="-2"/>
          <w:rtl/>
        </w:rPr>
        <w:t xml:space="preserve">, </w:t>
      </w:r>
      <w:r w:rsidRPr="00D46BD2">
        <w:rPr>
          <w:rStyle w:val="afffd"/>
          <w:rFonts w:ascii="Fb Fontext" w:hAnsi="Fb Fontext" w:cs="PFT_Frank" w:hint="cs"/>
          <w:spacing w:val="-2"/>
          <w:szCs w:val="14"/>
          <w:rtl/>
        </w:rPr>
        <w:t>קרני</w:t>
      </w:r>
      <w:r w:rsidRPr="00D46BD2">
        <w:rPr>
          <w:rStyle w:val="afffd"/>
          <w:rFonts w:ascii="Fb Fontext" w:hAnsi="Fb Fontext" w:cs="PFT_Frank"/>
          <w:spacing w:val="-2"/>
          <w:szCs w:val="14"/>
          <w:rtl/>
        </w:rPr>
        <w:t xml:space="preserve"> </w:t>
      </w:r>
      <w:r w:rsidRPr="00D46BD2">
        <w:rPr>
          <w:rStyle w:val="afffd"/>
          <w:rFonts w:ascii="Fb Fontext" w:hAnsi="Fb Fontext" w:cs="PFT_Frank" w:hint="cs"/>
          <w:spacing w:val="-2"/>
          <w:szCs w:val="14"/>
          <w:rtl/>
        </w:rPr>
        <w:t>חיות</w:t>
      </w:r>
      <w:r w:rsidR="00F33814" w:rsidRPr="00D46BD2">
        <w:rPr>
          <w:rFonts w:hint="cs"/>
          <w:spacing w:val="-2"/>
          <w:rtl/>
        </w:rPr>
        <w:t>,</w:t>
      </w:r>
    </w:p>
    <w:p w14:paraId="7DF55A5D" w14:textId="12547503" w:rsidR="00731582" w:rsidRDefault="00F33814" w:rsidP="00D46BD2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ולמעלה מהן</w:t>
      </w:r>
      <w:r w:rsidR="00731582">
        <w:rPr>
          <w:rFonts w:hint="cs"/>
          <w:rtl/>
        </w:rPr>
        <w:t>:</w:t>
      </w:r>
    </w:p>
    <w:p w14:paraId="4EBBC693" w14:textId="77777777" w:rsidR="00C0473D" w:rsidRDefault="00482049" w:rsidP="00C02F3A">
      <w:pPr>
        <w:rPr>
          <w:rtl/>
        </w:rPr>
      </w:pPr>
      <w:r w:rsidRPr="005E6BC8">
        <w:rPr>
          <w:rStyle w:val="afffd"/>
          <w:rFonts w:ascii="Fb Fontext" w:hAnsi="Fb Fontext" w:cs="PFT_Frank" w:hint="cs"/>
          <w:szCs w:val="14"/>
          <w:rtl/>
        </w:rPr>
        <w:t>רגלי</w:t>
      </w:r>
      <w:r w:rsidRPr="005E6BC8">
        <w:rPr>
          <w:rStyle w:val="afffd"/>
          <w:rFonts w:ascii="Fb Fontext" w:hAnsi="Fb Fontext" w:cs="PFT_Frank"/>
          <w:szCs w:val="14"/>
          <w:rtl/>
        </w:rPr>
        <w:t xml:space="preserve"> </w:t>
      </w:r>
      <w:r w:rsidRPr="005E6BC8">
        <w:rPr>
          <w:rStyle w:val="afffd"/>
          <w:rFonts w:ascii="Fb Fontext" w:hAnsi="Fb Fontext" w:cs="PFT_Frank" w:hint="cs"/>
          <w:szCs w:val="14"/>
          <w:rtl/>
        </w:rPr>
        <w:t>כסא</w:t>
      </w:r>
      <w:r w:rsidRPr="005E6BC8">
        <w:rPr>
          <w:rStyle w:val="afffd"/>
          <w:rFonts w:ascii="Fb Fontext" w:hAnsi="Fb Fontext" w:cs="PFT_Frank"/>
          <w:szCs w:val="14"/>
          <w:rtl/>
        </w:rPr>
        <w:t xml:space="preserve"> </w:t>
      </w:r>
      <w:r w:rsidRPr="005E6BC8">
        <w:rPr>
          <w:rStyle w:val="afffd"/>
          <w:rFonts w:ascii="Fb Fontext" w:hAnsi="Fb Fontext" w:cs="PFT_Frank" w:hint="cs"/>
          <w:szCs w:val="14"/>
          <w:rtl/>
        </w:rPr>
        <w:t>הכבוד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כנגד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כולן</w:t>
      </w:r>
      <w:r w:rsidRPr="006F178A">
        <w:rPr>
          <w:rtl/>
        </w:rPr>
        <w:t>,</w:t>
      </w:r>
    </w:p>
    <w:p w14:paraId="30AA2F0B" w14:textId="6F8B5153" w:rsidR="00F33814" w:rsidRDefault="00F33814" w:rsidP="00C02F3A">
      <w:pPr>
        <w:rPr>
          <w:rtl/>
        </w:rPr>
      </w:pPr>
      <w:r w:rsidRPr="00F92204">
        <w:rPr>
          <w:rStyle w:val="afffd"/>
          <w:rFonts w:ascii="Fb Fontext" w:hAnsi="Fb Fontext" w:hint="eastAsia"/>
          <w:b/>
          <w:bCs w:val="0"/>
          <w:rtl/>
        </w:rPr>
        <w:t>וכן</w:t>
      </w:r>
      <w:r w:rsidRPr="005E6BC8">
        <w:rPr>
          <w:rStyle w:val="afffd"/>
          <w:rFonts w:ascii="Fb Fontext" w:hAnsi="Fb Fontext" w:cs="PFT_Frank" w:hint="cs"/>
          <w:szCs w:val="14"/>
          <w:rtl/>
        </w:rPr>
        <w:t xml:space="preserve"> </w:t>
      </w:r>
      <w:r w:rsidR="00482049" w:rsidRPr="005E6BC8">
        <w:rPr>
          <w:rStyle w:val="afffd"/>
          <w:rFonts w:ascii="Fb Fontext" w:hAnsi="Fb Fontext" w:cs="PFT_Frank" w:hint="cs"/>
          <w:szCs w:val="14"/>
          <w:rtl/>
        </w:rPr>
        <w:t>כסא</w:t>
      </w:r>
      <w:r w:rsidR="00482049" w:rsidRPr="005E6BC8">
        <w:rPr>
          <w:rStyle w:val="afffd"/>
          <w:rFonts w:ascii="Fb Fontext" w:hAnsi="Fb Fontext" w:cs="PFT_Frank"/>
          <w:szCs w:val="14"/>
          <w:rtl/>
        </w:rPr>
        <w:t xml:space="preserve"> </w:t>
      </w:r>
      <w:r w:rsidR="00482049" w:rsidRPr="005E6BC8">
        <w:rPr>
          <w:rStyle w:val="afffd"/>
          <w:rFonts w:ascii="Fb Fontext" w:hAnsi="Fb Fontext" w:cs="PFT_Frank" w:hint="cs"/>
          <w:szCs w:val="14"/>
          <w:rtl/>
        </w:rPr>
        <w:t>הכבוד</w:t>
      </w:r>
      <w:r w:rsidR="001E3674">
        <w:rPr>
          <w:rFonts w:hint="cs"/>
          <w:rtl/>
        </w:rPr>
        <w:t xml:space="preserve"> </w:t>
      </w:r>
      <w:r w:rsidR="00482049" w:rsidRPr="005E6BC8">
        <w:rPr>
          <w:rFonts w:cs="PFT_Frank" w:hint="eastAsia"/>
          <w:b/>
          <w:bCs/>
          <w:szCs w:val="14"/>
          <w:rtl/>
        </w:rPr>
        <w:t>מלך</w:t>
      </w:r>
      <w:r w:rsidR="00482049" w:rsidRPr="005E6BC8">
        <w:rPr>
          <w:rFonts w:cs="PFT_Frank"/>
          <w:b/>
          <w:bCs/>
          <w:szCs w:val="14"/>
          <w:rtl/>
        </w:rPr>
        <w:t xml:space="preserve"> </w:t>
      </w:r>
      <w:r w:rsidR="00482049" w:rsidRPr="005E6BC8">
        <w:rPr>
          <w:rFonts w:cs="PFT_Frank" w:hint="eastAsia"/>
          <w:b/>
          <w:bCs/>
          <w:szCs w:val="14"/>
          <w:rtl/>
        </w:rPr>
        <w:t>אל</w:t>
      </w:r>
      <w:r w:rsidR="00482049" w:rsidRPr="005E6BC8">
        <w:rPr>
          <w:rFonts w:cs="PFT_Frank"/>
          <w:b/>
          <w:bCs/>
          <w:szCs w:val="14"/>
          <w:rtl/>
        </w:rPr>
        <w:t xml:space="preserve"> </w:t>
      </w:r>
      <w:r w:rsidR="00482049" w:rsidRPr="005E6BC8">
        <w:rPr>
          <w:rFonts w:cs="PFT_Frank" w:hint="eastAsia"/>
          <w:b/>
          <w:bCs/>
          <w:szCs w:val="14"/>
          <w:rtl/>
        </w:rPr>
        <w:t>חי</w:t>
      </w:r>
      <w:r w:rsidR="00482049" w:rsidRPr="005E6BC8">
        <w:rPr>
          <w:rFonts w:cs="PFT_Frank"/>
          <w:b/>
          <w:bCs/>
          <w:szCs w:val="14"/>
          <w:rtl/>
        </w:rPr>
        <w:t xml:space="preserve"> </w:t>
      </w:r>
      <w:r w:rsidR="00482049" w:rsidRPr="005E6BC8">
        <w:rPr>
          <w:rFonts w:cs="PFT_Frank" w:hint="eastAsia"/>
          <w:b/>
          <w:bCs/>
          <w:szCs w:val="14"/>
          <w:rtl/>
        </w:rPr>
        <w:t>וקי</w:t>
      </w:r>
      <w:r w:rsidRPr="005E6BC8">
        <w:rPr>
          <w:rFonts w:cs="PFT_Frank" w:hint="eastAsia"/>
          <w:b/>
          <w:bCs/>
          <w:szCs w:val="14"/>
          <w:rtl/>
        </w:rPr>
        <w:t>י</w:t>
      </w:r>
      <w:r w:rsidR="00482049" w:rsidRPr="005E6BC8">
        <w:rPr>
          <w:rFonts w:cs="PFT_Frank" w:hint="eastAsia"/>
          <w:b/>
          <w:bCs/>
          <w:szCs w:val="14"/>
          <w:rtl/>
        </w:rPr>
        <w:t>ם</w:t>
      </w:r>
      <w:r w:rsidR="00482049" w:rsidRPr="005E6BC8">
        <w:rPr>
          <w:rFonts w:cs="PFT_Frank"/>
          <w:b/>
          <w:bCs/>
          <w:szCs w:val="14"/>
          <w:rtl/>
        </w:rPr>
        <w:t xml:space="preserve"> </w:t>
      </w:r>
      <w:r w:rsidR="00482049" w:rsidRPr="005E6BC8">
        <w:rPr>
          <w:rFonts w:cs="PFT_Frank" w:hint="eastAsia"/>
          <w:b/>
          <w:bCs/>
          <w:szCs w:val="14"/>
          <w:rtl/>
        </w:rPr>
        <w:t>רם</w:t>
      </w:r>
      <w:r w:rsidR="00482049" w:rsidRPr="005E6BC8">
        <w:rPr>
          <w:rFonts w:cs="PFT_Frank"/>
          <w:b/>
          <w:bCs/>
          <w:szCs w:val="14"/>
          <w:rtl/>
        </w:rPr>
        <w:t xml:space="preserve"> </w:t>
      </w:r>
      <w:r w:rsidR="00482049" w:rsidRPr="005E6BC8">
        <w:rPr>
          <w:rFonts w:cs="PFT_Frank" w:hint="eastAsia"/>
          <w:b/>
          <w:bCs/>
          <w:szCs w:val="14"/>
          <w:rtl/>
        </w:rPr>
        <w:t>ונשא</w:t>
      </w:r>
      <w:r w:rsidR="00482049" w:rsidRPr="005E6BC8">
        <w:rPr>
          <w:rFonts w:cs="PFT_Frank"/>
          <w:b/>
          <w:bCs/>
          <w:szCs w:val="14"/>
          <w:rtl/>
        </w:rPr>
        <w:t xml:space="preserve"> </w:t>
      </w:r>
      <w:r w:rsidR="00482049" w:rsidRPr="005E6BC8">
        <w:rPr>
          <w:rFonts w:cs="PFT_Frank" w:hint="eastAsia"/>
          <w:b/>
          <w:bCs/>
          <w:szCs w:val="14"/>
          <w:rtl/>
        </w:rPr>
        <w:t>שוכן</w:t>
      </w:r>
      <w:r w:rsidR="00482049" w:rsidRPr="005E6BC8">
        <w:rPr>
          <w:rFonts w:cs="PFT_Frank"/>
          <w:b/>
          <w:bCs/>
          <w:szCs w:val="14"/>
          <w:rtl/>
        </w:rPr>
        <w:t xml:space="preserve"> </w:t>
      </w:r>
      <w:r w:rsidR="00482049" w:rsidRPr="005E6BC8">
        <w:rPr>
          <w:rFonts w:cs="PFT_Frank" w:hint="eastAsia"/>
          <w:b/>
          <w:bCs/>
          <w:szCs w:val="14"/>
          <w:rtl/>
        </w:rPr>
        <w:t>עליהם</w:t>
      </w:r>
      <w:r w:rsidR="00482049" w:rsidRPr="006F178A">
        <w:rPr>
          <w:rtl/>
        </w:rPr>
        <w:t>.</w:t>
      </w:r>
    </w:p>
    <w:p w14:paraId="1A5D8ADE" w14:textId="02888DBE" w:rsidR="00482049" w:rsidRPr="005E6BC8" w:rsidRDefault="00482049" w:rsidP="00A07C53">
      <w:pPr>
        <w:rPr>
          <w:rStyle w:val="afffd"/>
          <w:rFonts w:ascii="Fb Fontext" w:hAnsi="Fb Fontext" w:cs="PFT_Frank"/>
          <w:szCs w:val="14"/>
          <w:rtl/>
        </w:rPr>
      </w:pPr>
      <w:r w:rsidRPr="006F178A">
        <w:rPr>
          <w:rFonts w:hint="cs"/>
          <w:rtl/>
        </w:rPr>
        <w:t>ואתה</w:t>
      </w:r>
      <w:r w:rsidR="00F33814">
        <w:rPr>
          <w:rFonts w:hint="cs"/>
          <w:rtl/>
        </w:rPr>
        <w:t xml:space="preserve"> -</w:t>
      </w:r>
      <w:r w:rsidRPr="006F178A">
        <w:rPr>
          <w:rtl/>
        </w:rPr>
        <w:t xml:space="preserve"> </w:t>
      </w:r>
      <w:r w:rsidR="00F33814">
        <w:rPr>
          <w:rStyle w:val="af4"/>
          <w:rFonts w:hint="cs"/>
          <w:rtl/>
        </w:rPr>
        <w:t>'</w:t>
      </w:r>
      <w:r w:rsidRPr="00617041">
        <w:rPr>
          <w:rStyle w:val="af4"/>
          <w:rFonts w:hint="cs"/>
          <w:rtl/>
        </w:rPr>
        <w:t>אך</w:t>
      </w:r>
      <w:r w:rsidRPr="00617041">
        <w:rPr>
          <w:rStyle w:val="af4"/>
          <w:rtl/>
        </w:rPr>
        <w:t xml:space="preserve"> </w:t>
      </w:r>
      <w:r w:rsidRPr="00617041">
        <w:rPr>
          <w:rStyle w:val="af4"/>
          <w:rFonts w:hint="cs"/>
          <w:rtl/>
        </w:rPr>
        <w:t>אל</w:t>
      </w:r>
      <w:r w:rsidRPr="00617041">
        <w:rPr>
          <w:rStyle w:val="af4"/>
          <w:rtl/>
        </w:rPr>
        <w:t xml:space="preserve"> </w:t>
      </w:r>
      <w:r w:rsidRPr="00617041">
        <w:rPr>
          <w:rStyle w:val="af4"/>
          <w:rFonts w:hint="cs"/>
          <w:rtl/>
        </w:rPr>
        <w:t>שאול</w:t>
      </w:r>
      <w:r w:rsidRPr="00617041">
        <w:rPr>
          <w:rStyle w:val="af4"/>
          <w:rtl/>
        </w:rPr>
        <w:t xml:space="preserve"> </w:t>
      </w:r>
      <w:r w:rsidRPr="00617041">
        <w:rPr>
          <w:rStyle w:val="af4"/>
          <w:rFonts w:hint="cs"/>
          <w:rtl/>
        </w:rPr>
        <w:t>תורד</w:t>
      </w:r>
      <w:r w:rsidR="00F33814">
        <w:rPr>
          <w:rStyle w:val="af4"/>
          <w:rFonts w:hint="cs"/>
          <w:rtl/>
        </w:rPr>
        <w:t>,</w:t>
      </w:r>
      <w:r w:rsidRPr="00617041">
        <w:rPr>
          <w:rStyle w:val="af4"/>
          <w:rtl/>
        </w:rPr>
        <w:t xml:space="preserve"> </w:t>
      </w:r>
      <w:r w:rsidRPr="00617041">
        <w:rPr>
          <w:rStyle w:val="af4"/>
          <w:rFonts w:hint="cs"/>
          <w:rtl/>
        </w:rPr>
        <w:t>אל</w:t>
      </w:r>
      <w:r w:rsidRPr="00617041">
        <w:rPr>
          <w:rStyle w:val="af4"/>
          <w:rtl/>
        </w:rPr>
        <w:t xml:space="preserve"> </w:t>
      </w:r>
      <w:r w:rsidRPr="00617041">
        <w:rPr>
          <w:rStyle w:val="af4"/>
          <w:rFonts w:hint="cs"/>
          <w:rtl/>
        </w:rPr>
        <w:t>ירכתי</w:t>
      </w:r>
      <w:r w:rsidRPr="00617041">
        <w:rPr>
          <w:rStyle w:val="af4"/>
          <w:rtl/>
        </w:rPr>
        <w:t xml:space="preserve"> </w:t>
      </w:r>
      <w:r w:rsidRPr="00617041">
        <w:rPr>
          <w:rStyle w:val="af4"/>
          <w:rFonts w:hint="cs"/>
          <w:rtl/>
        </w:rPr>
        <w:t>בור</w:t>
      </w:r>
      <w:r w:rsidR="00F33814">
        <w:rPr>
          <w:rStyle w:val="af4"/>
          <w:rFonts w:hint="cs"/>
          <w:rtl/>
        </w:rPr>
        <w:t>'</w:t>
      </w:r>
      <w:r w:rsidRPr="00617041">
        <w:rPr>
          <w:rStyle w:val="af4"/>
          <w:rtl/>
        </w:rPr>
        <w:t>.</w:t>
      </w:r>
    </w:p>
    <w:p w14:paraId="056C74DD" w14:textId="481C779A" w:rsidR="00482049" w:rsidRPr="004378A4" w:rsidRDefault="00482049" w:rsidP="00A07C53">
      <w:pPr>
        <w:pStyle w:val="affff0"/>
        <w:rPr>
          <w:rtl/>
        </w:rPr>
      </w:pPr>
      <w:ins w:id="9815" w:author="מספור קטעי משנה" w:date="2026-10-06T06:45:17Z">
        <w:r>
          <w:rPr>
            <w:rStyle w:val="MisparKeta"/>
          </w:rPr>
          <w:t xml:space="preserve">א. </w:t>
        </w:r>
      </w:ins>
      <w:r w:rsidRPr="004378A4">
        <w:rPr>
          <w:rFonts w:hint="cs"/>
          <w:rtl/>
        </w:rPr>
        <w:t>ולא</w:t>
      </w:r>
      <w:r w:rsidRPr="004378A4">
        <w:rPr>
          <w:rtl/>
        </w:rPr>
        <w:t xml:space="preserve"> </w:t>
      </w:r>
      <w:r w:rsidRPr="004378A4">
        <w:rPr>
          <w:rFonts w:hint="cs"/>
          <w:rtl/>
        </w:rPr>
        <w:t>במרכבה</w:t>
      </w:r>
      <w:r w:rsidRPr="004378A4">
        <w:rPr>
          <w:rtl/>
        </w:rPr>
        <w:t xml:space="preserve"> </w:t>
      </w:r>
      <w:r w:rsidRPr="004378A4">
        <w:rPr>
          <w:rFonts w:hint="cs"/>
          <w:rtl/>
        </w:rPr>
        <w:t>ביחיד</w:t>
      </w:r>
      <w:r w:rsidR="00954028">
        <w:rPr>
          <w:rFonts w:hint="cs"/>
          <w:rtl/>
        </w:rPr>
        <w:t>, אא"כ היה חכם ומבין מדעתו.</w:t>
      </w:r>
    </w:p>
    <w:p w14:paraId="2157A66C" w14:textId="45311E3B" w:rsidR="00731582" w:rsidRDefault="00482049" w:rsidP="00C02F3A">
      <w:pPr>
        <w:pStyle w:val="36"/>
        <w:framePr w:wrap="notBeside"/>
        <w:rPr>
          <w:rtl/>
        </w:rPr>
      </w:pPr>
      <w:r w:rsidRPr="0087008C">
        <w:rPr>
          <w:rFonts w:hint="eastAsia"/>
          <w:rtl/>
        </w:rPr>
        <w:t>ר</w:t>
      </w:r>
      <w:r w:rsidRPr="0087008C">
        <w:rPr>
          <w:rFonts w:hint="cs"/>
          <w:rtl/>
        </w:rPr>
        <w:t>"ח</w:t>
      </w:r>
      <w:r w:rsidR="00731582">
        <w:rPr>
          <w:rFonts w:hint="cs"/>
          <w:rtl/>
        </w:rPr>
        <w:t>:</w:t>
      </w:r>
    </w:p>
    <w:p w14:paraId="2CCBE6B4" w14:textId="489899F8" w:rsidR="00482049" w:rsidRPr="006F178A" w:rsidRDefault="00482049" w:rsidP="00A07C53">
      <w:pPr>
        <w:rPr>
          <w:rtl/>
        </w:rPr>
      </w:pPr>
      <w:r w:rsidRPr="005E6BC8">
        <w:rPr>
          <w:rFonts w:cs="PFT_Frank" w:hint="eastAsia"/>
          <w:b/>
          <w:bCs/>
          <w:szCs w:val="14"/>
          <w:rtl/>
        </w:rPr>
        <w:t>אבל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מוסרין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ראשי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פרקים</w:t>
      </w:r>
      <w:r w:rsidR="00954028">
        <w:rPr>
          <w:rFonts w:hint="cs"/>
          <w:rtl/>
        </w:rPr>
        <w:t>,</w:t>
      </w:r>
      <w:r w:rsidR="00954028" w:rsidRPr="00F92204">
        <w:rPr>
          <w:rStyle w:val="affe"/>
          <w:rtl/>
        </w:rPr>
        <w:t xml:space="preserve"> אף שאינו מבין מדעתו.</w:t>
      </w:r>
    </w:p>
    <w:p w14:paraId="7E5787D8" w14:textId="2051A87F" w:rsidR="00731582" w:rsidRDefault="00482049" w:rsidP="00C02F3A">
      <w:pPr>
        <w:pStyle w:val="36"/>
        <w:framePr w:wrap="notBeside"/>
        <w:rPr>
          <w:rtl/>
        </w:rPr>
      </w:pPr>
      <w:r w:rsidRPr="0087008C">
        <w:rPr>
          <w:rtl/>
        </w:rPr>
        <w:t>ר"</w:t>
      </w:r>
      <w:r w:rsidRPr="0087008C">
        <w:rPr>
          <w:rFonts w:hint="eastAsia"/>
          <w:rtl/>
        </w:rPr>
        <w:t>ז</w:t>
      </w:r>
      <w:r w:rsidR="00731582">
        <w:rPr>
          <w:rFonts w:hint="cs"/>
          <w:rtl/>
        </w:rPr>
        <w:t>:</w:t>
      </w:r>
    </w:p>
    <w:p w14:paraId="540BA96E" w14:textId="77777777" w:rsidR="00C0473D" w:rsidRDefault="00954028" w:rsidP="00A07C53">
      <w:pPr>
        <w:rPr>
          <w:rtl/>
        </w:rPr>
      </w:pPr>
      <w:r w:rsidRPr="00954500">
        <w:rPr>
          <w:rFonts w:hint="eastAsia"/>
          <w:rtl/>
        </w:rPr>
        <w:t>ו</w:t>
      </w:r>
      <w:r w:rsidR="00482049" w:rsidRPr="00954500">
        <w:rPr>
          <w:rFonts w:hint="eastAsia"/>
          <w:rtl/>
        </w:rPr>
        <w:t>רק</w:t>
      </w:r>
      <w:r w:rsidR="00482049" w:rsidRPr="00954500">
        <w:rPr>
          <w:rtl/>
        </w:rPr>
        <w:t xml:space="preserve"> </w:t>
      </w:r>
      <w:r w:rsidR="00482049" w:rsidRPr="00954500">
        <w:rPr>
          <w:rFonts w:hint="cs"/>
          <w:rtl/>
        </w:rPr>
        <w:t>לאב</w:t>
      </w:r>
      <w:r w:rsidRPr="00954500">
        <w:rPr>
          <w:rFonts w:hint="cs"/>
          <w:rtl/>
        </w:rPr>
        <w:t>"</w:t>
      </w:r>
      <w:r w:rsidR="00482049" w:rsidRPr="00954500">
        <w:rPr>
          <w:rFonts w:hint="cs"/>
          <w:rtl/>
        </w:rPr>
        <w:t>ד</w:t>
      </w:r>
      <w:r w:rsidR="00482049" w:rsidRPr="00954500">
        <w:rPr>
          <w:rtl/>
        </w:rPr>
        <w:t xml:space="preserve">, </w:t>
      </w:r>
      <w:r w:rsidRPr="00954500">
        <w:rPr>
          <w:rFonts w:hint="eastAsia"/>
          <w:rtl/>
        </w:rPr>
        <w:t>או</w:t>
      </w:r>
      <w:r w:rsidRPr="00954500">
        <w:rPr>
          <w:rFonts w:hint="cs"/>
          <w:rtl/>
        </w:rPr>
        <w:t xml:space="preserve"> </w:t>
      </w:r>
      <w:r w:rsidR="00482049" w:rsidRPr="00954500">
        <w:rPr>
          <w:rFonts w:hint="cs"/>
          <w:rtl/>
        </w:rPr>
        <w:t>ל</w:t>
      </w:r>
      <w:r w:rsidRPr="00954500">
        <w:rPr>
          <w:rFonts w:hint="cs"/>
          <w:rtl/>
        </w:rPr>
        <w:t>מי</w:t>
      </w:r>
      <w:r w:rsidR="00482049" w:rsidRPr="00954500">
        <w:rPr>
          <w:rtl/>
        </w:rPr>
        <w:t xml:space="preserve"> </w:t>
      </w:r>
      <w:r w:rsidR="00482049" w:rsidRPr="00954500">
        <w:rPr>
          <w:rFonts w:hint="cs"/>
          <w:rtl/>
        </w:rPr>
        <w:t>שלבו</w:t>
      </w:r>
      <w:r w:rsidR="00482049" w:rsidRPr="00954500">
        <w:rPr>
          <w:rtl/>
        </w:rPr>
        <w:t xml:space="preserve"> </w:t>
      </w:r>
      <w:r w:rsidR="00482049" w:rsidRPr="00954500">
        <w:rPr>
          <w:rFonts w:hint="cs"/>
          <w:rtl/>
        </w:rPr>
        <w:t>דואג</w:t>
      </w:r>
      <w:r w:rsidRPr="00954500">
        <w:rPr>
          <w:rFonts w:hint="cs"/>
          <w:rtl/>
        </w:rPr>
        <w:t xml:space="preserve">, </w:t>
      </w:r>
      <w:r w:rsidRPr="00954500">
        <w:rPr>
          <w:rtl/>
        </w:rPr>
        <w:tab/>
      </w:r>
      <w:r w:rsidRPr="00954500">
        <w:rPr>
          <w:rtl/>
        </w:rPr>
        <w:tab/>
      </w:r>
      <w:r w:rsidRPr="00954500">
        <w:rPr>
          <w:rStyle w:val="affc"/>
          <w:rFonts w:hint="eastAsia"/>
          <w:rtl/>
        </w:rPr>
        <w:t>א</w:t>
      </w:r>
      <w:r w:rsidRPr="00954500">
        <w:rPr>
          <w:rStyle w:val="affc"/>
          <w:rtl/>
        </w:rPr>
        <w:t>"ד:</w:t>
      </w:r>
      <w:r w:rsidR="00D8555A" w:rsidRPr="00954500">
        <w:rPr>
          <w:rFonts w:hint="cs"/>
          <w:rtl/>
        </w:rPr>
        <w:t xml:space="preserve"> </w:t>
      </w:r>
      <w:r w:rsidRPr="00954500">
        <w:rPr>
          <w:rFonts w:hint="cs"/>
          <w:rtl/>
        </w:rPr>
        <w:t>צריך שניהם</w:t>
      </w:r>
      <w:r w:rsidRPr="00954500">
        <w:rPr>
          <w:rtl/>
        </w:rPr>
        <w:t>.</w:t>
      </w:r>
    </w:p>
    <w:p w14:paraId="3DD7C13D" w14:textId="14BDE520" w:rsidR="00731582" w:rsidRDefault="00482049" w:rsidP="00C02F3A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ר</w:t>
      </w:r>
      <w:r w:rsidR="00954028" w:rsidRPr="0087008C">
        <w:rPr>
          <w:rFonts w:hint="cs"/>
          <w:rtl/>
        </w:rPr>
        <w:t>"</w:t>
      </w:r>
      <w:r w:rsidRPr="0087008C">
        <w:rPr>
          <w:rFonts w:hint="cs"/>
          <w:rtl/>
        </w:rPr>
        <w:t>א</w:t>
      </w:r>
      <w:r w:rsidR="00731582">
        <w:rPr>
          <w:rFonts w:hint="cs"/>
          <w:rtl/>
        </w:rPr>
        <w:t>:</w:t>
      </w:r>
    </w:p>
    <w:p w14:paraId="2C9D55F5" w14:textId="7F0354C3" w:rsidR="00482049" w:rsidRPr="00C02F3A" w:rsidRDefault="00482049" w:rsidP="00A07C53">
      <w:pPr>
        <w:rPr>
          <w:spacing w:val="2"/>
          <w:rtl/>
        </w:rPr>
      </w:pPr>
      <w:r w:rsidRPr="00C02F3A">
        <w:rPr>
          <w:rFonts w:ascii="Fb Fontext" w:hAnsi="Fb Fontext" w:hint="cs"/>
          <w:spacing w:val="2"/>
          <w:rtl/>
        </w:rPr>
        <w:t>סתרי</w:t>
      </w:r>
      <w:r w:rsidRPr="00C02F3A">
        <w:rPr>
          <w:rFonts w:ascii="Fb Fontext" w:hAnsi="Fb Fontext"/>
          <w:spacing w:val="2"/>
          <w:rtl/>
        </w:rPr>
        <w:t xml:space="preserve"> </w:t>
      </w:r>
      <w:r w:rsidRPr="00C02F3A">
        <w:rPr>
          <w:rFonts w:ascii="Fb Fontext" w:hAnsi="Fb Fontext" w:hint="cs"/>
          <w:spacing w:val="2"/>
          <w:rtl/>
        </w:rPr>
        <w:t>תורה</w:t>
      </w:r>
      <w:r w:rsidRPr="00C02F3A">
        <w:rPr>
          <w:rFonts w:ascii="Fb Fontext" w:hAnsi="Fb Fontext"/>
          <w:spacing w:val="2"/>
          <w:rtl/>
        </w:rPr>
        <w:t xml:space="preserve"> </w:t>
      </w:r>
      <w:r w:rsidR="00954028" w:rsidRPr="00C02F3A">
        <w:rPr>
          <w:rFonts w:ascii="Fb Fontext" w:hAnsi="Fb Fontext" w:hint="cs"/>
          <w:spacing w:val="2"/>
          <w:rtl/>
        </w:rPr>
        <w:t>ל</w:t>
      </w:r>
      <w:r w:rsidRPr="00C02F3A">
        <w:rPr>
          <w:rStyle w:val="af4"/>
          <w:rFonts w:hint="eastAsia"/>
          <w:spacing w:val="2"/>
          <w:rtl/>
        </w:rPr>
        <w:t>שר</w:t>
      </w:r>
      <w:r w:rsidRPr="00C02F3A">
        <w:rPr>
          <w:rStyle w:val="af4"/>
          <w:spacing w:val="2"/>
          <w:rtl/>
        </w:rPr>
        <w:t xml:space="preserve"> </w:t>
      </w:r>
      <w:r w:rsidRPr="00C02F3A">
        <w:rPr>
          <w:rStyle w:val="af4"/>
          <w:rFonts w:hint="eastAsia"/>
          <w:spacing w:val="2"/>
          <w:rtl/>
        </w:rPr>
        <w:t>חמשים</w:t>
      </w:r>
      <w:r w:rsidRPr="00C02F3A">
        <w:rPr>
          <w:rStyle w:val="af4"/>
          <w:spacing w:val="2"/>
          <w:rtl/>
        </w:rPr>
        <w:t xml:space="preserve"> </w:t>
      </w:r>
      <w:r w:rsidRPr="00C02F3A">
        <w:rPr>
          <w:rStyle w:val="af4"/>
          <w:rFonts w:hint="eastAsia"/>
          <w:spacing w:val="2"/>
          <w:rtl/>
        </w:rPr>
        <w:t>ונשוא</w:t>
      </w:r>
      <w:r w:rsidRPr="00C02F3A">
        <w:rPr>
          <w:rStyle w:val="af4"/>
          <w:spacing w:val="2"/>
          <w:rtl/>
        </w:rPr>
        <w:t xml:space="preserve"> </w:t>
      </w:r>
      <w:r w:rsidRPr="00C02F3A">
        <w:rPr>
          <w:rStyle w:val="af4"/>
          <w:rFonts w:hint="eastAsia"/>
          <w:spacing w:val="2"/>
          <w:rtl/>
        </w:rPr>
        <w:t>פנים</w:t>
      </w:r>
      <w:r w:rsidRPr="00C02F3A">
        <w:rPr>
          <w:rStyle w:val="af4"/>
          <w:spacing w:val="2"/>
          <w:rtl/>
        </w:rPr>
        <w:t xml:space="preserve"> </w:t>
      </w:r>
      <w:r w:rsidRPr="00C02F3A">
        <w:rPr>
          <w:rStyle w:val="af4"/>
          <w:rFonts w:hint="eastAsia"/>
          <w:spacing w:val="2"/>
          <w:rtl/>
        </w:rPr>
        <w:t>ויועץ</w:t>
      </w:r>
      <w:r w:rsidRPr="00C02F3A">
        <w:rPr>
          <w:rStyle w:val="af4"/>
          <w:spacing w:val="2"/>
          <w:rtl/>
        </w:rPr>
        <w:t xml:space="preserve"> </w:t>
      </w:r>
      <w:r w:rsidRPr="00C02F3A">
        <w:rPr>
          <w:rStyle w:val="af4"/>
          <w:rFonts w:hint="eastAsia"/>
          <w:spacing w:val="2"/>
          <w:rtl/>
        </w:rPr>
        <w:t>וחכם</w:t>
      </w:r>
      <w:r w:rsidRPr="00C02F3A">
        <w:rPr>
          <w:rStyle w:val="af4"/>
          <w:spacing w:val="2"/>
          <w:rtl/>
        </w:rPr>
        <w:t xml:space="preserve"> </w:t>
      </w:r>
      <w:r w:rsidRPr="00C02F3A">
        <w:rPr>
          <w:rStyle w:val="af4"/>
          <w:rFonts w:hint="eastAsia"/>
          <w:spacing w:val="2"/>
          <w:rtl/>
        </w:rPr>
        <w:t>חרשים</w:t>
      </w:r>
      <w:r w:rsidRPr="00C02F3A">
        <w:rPr>
          <w:rStyle w:val="af4"/>
          <w:spacing w:val="2"/>
          <w:rtl/>
        </w:rPr>
        <w:t xml:space="preserve"> </w:t>
      </w:r>
      <w:r w:rsidRPr="00C02F3A">
        <w:rPr>
          <w:rStyle w:val="af4"/>
          <w:rFonts w:hint="eastAsia"/>
          <w:spacing w:val="2"/>
          <w:rtl/>
        </w:rPr>
        <w:t>ונבון</w:t>
      </w:r>
      <w:r w:rsidRPr="00C02F3A">
        <w:rPr>
          <w:rStyle w:val="af4"/>
          <w:spacing w:val="2"/>
          <w:rtl/>
        </w:rPr>
        <w:t xml:space="preserve"> </w:t>
      </w:r>
      <w:r w:rsidRPr="00C02F3A">
        <w:rPr>
          <w:rStyle w:val="af4"/>
          <w:rFonts w:hint="eastAsia"/>
          <w:spacing w:val="2"/>
          <w:rtl/>
        </w:rPr>
        <w:t>לחש</w:t>
      </w:r>
      <w:r w:rsidRPr="00C02F3A">
        <w:rPr>
          <w:rFonts w:ascii="Fb Fontext" w:hAnsi="Fb Fontext"/>
          <w:spacing w:val="2"/>
          <w:rtl/>
        </w:rPr>
        <w:t>.</w:t>
      </w:r>
    </w:p>
    <w:p w14:paraId="0C682343" w14:textId="6C83DDAA" w:rsidR="00731582" w:rsidRDefault="00482049" w:rsidP="00C02F3A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ר</w:t>
      </w:r>
      <w:r w:rsidR="00F05640" w:rsidRPr="0087008C">
        <w:rPr>
          <w:rFonts w:hint="cs"/>
          <w:rtl/>
        </w:rPr>
        <w:t>"</w:t>
      </w:r>
      <w:r w:rsidRPr="0087008C">
        <w:rPr>
          <w:rFonts w:hint="cs"/>
          <w:rtl/>
        </w:rPr>
        <w:t>א</w:t>
      </w:r>
      <w:r w:rsidR="00731582">
        <w:rPr>
          <w:rFonts w:hint="cs"/>
          <w:rtl/>
        </w:rPr>
        <w:t>:</w:t>
      </w:r>
    </w:p>
    <w:p w14:paraId="2AF767A7" w14:textId="191D1981" w:rsidR="00482049" w:rsidRPr="00D22086" w:rsidRDefault="00F05640" w:rsidP="00A07C53">
      <w:pPr>
        <w:rPr>
          <w:rStyle w:val="af4"/>
          <w:spacing w:val="-2"/>
          <w:rtl/>
        </w:rPr>
      </w:pPr>
      <w:r w:rsidRPr="00D22086">
        <w:rPr>
          <w:rFonts w:hint="cs"/>
          <w:spacing w:val="-2"/>
          <w:rtl/>
        </w:rPr>
        <w:t>לא</w:t>
      </w:r>
      <w:r w:rsidR="00482049" w:rsidRPr="00D22086">
        <w:rPr>
          <w:spacing w:val="-2"/>
          <w:rtl/>
        </w:rPr>
        <w:t xml:space="preserve"> </w:t>
      </w:r>
      <w:r w:rsidR="00482049" w:rsidRPr="00D22086">
        <w:rPr>
          <w:rFonts w:hint="cs"/>
          <w:spacing w:val="-2"/>
          <w:rtl/>
        </w:rPr>
        <w:t>מוסרי</w:t>
      </w:r>
      <w:r w:rsidRPr="00D22086">
        <w:rPr>
          <w:rFonts w:hint="cs"/>
          <w:spacing w:val="-2"/>
          <w:rtl/>
        </w:rPr>
        <w:t>ם</w:t>
      </w:r>
      <w:r w:rsidR="00482049" w:rsidRPr="00D22086">
        <w:rPr>
          <w:spacing w:val="-2"/>
          <w:rtl/>
        </w:rPr>
        <w:t xml:space="preserve"> </w:t>
      </w:r>
      <w:r w:rsidR="00482049" w:rsidRPr="00D22086">
        <w:rPr>
          <w:rFonts w:hint="cs"/>
          <w:spacing w:val="-2"/>
          <w:rtl/>
        </w:rPr>
        <w:t>ד</w:t>
      </w:r>
      <w:r w:rsidRPr="00D22086">
        <w:rPr>
          <w:rFonts w:hint="cs"/>
          <w:spacing w:val="-2"/>
          <w:rtl/>
        </w:rPr>
        <w:t>"</w:t>
      </w:r>
      <w:r w:rsidR="00482049" w:rsidRPr="00D22086">
        <w:rPr>
          <w:rFonts w:hint="cs"/>
          <w:spacing w:val="-2"/>
          <w:rtl/>
        </w:rPr>
        <w:t>ת</w:t>
      </w:r>
      <w:r w:rsidR="00482049" w:rsidRPr="00D22086">
        <w:rPr>
          <w:spacing w:val="-2"/>
          <w:rtl/>
        </w:rPr>
        <w:t xml:space="preserve"> </w:t>
      </w:r>
      <w:r w:rsidR="00482049" w:rsidRPr="00D22086">
        <w:rPr>
          <w:rFonts w:hint="cs"/>
          <w:spacing w:val="-2"/>
          <w:rtl/>
        </w:rPr>
        <w:t>ל</w:t>
      </w:r>
      <w:r w:rsidRPr="00D22086">
        <w:rPr>
          <w:rFonts w:hint="cs"/>
          <w:spacing w:val="-2"/>
          <w:rtl/>
        </w:rPr>
        <w:t>גוי</w:t>
      </w:r>
      <w:r w:rsidR="00482049" w:rsidRPr="00D22086">
        <w:rPr>
          <w:spacing w:val="-2"/>
          <w:rtl/>
        </w:rPr>
        <w:t xml:space="preserve">, </w:t>
      </w:r>
      <w:r w:rsidRPr="00D22086">
        <w:rPr>
          <w:rStyle w:val="af4"/>
          <w:rFonts w:hint="cs"/>
          <w:spacing w:val="-2"/>
          <w:rtl/>
        </w:rPr>
        <w:t xml:space="preserve">מגיד דבריו ליעקב.. </w:t>
      </w:r>
      <w:r w:rsidR="00482049" w:rsidRPr="00D22086">
        <w:rPr>
          <w:rStyle w:val="af4"/>
          <w:rFonts w:hint="cs"/>
          <w:spacing w:val="-2"/>
          <w:rtl/>
        </w:rPr>
        <w:t>לא</w:t>
      </w:r>
      <w:r w:rsidR="00482049" w:rsidRPr="00D22086">
        <w:rPr>
          <w:rStyle w:val="af4"/>
          <w:spacing w:val="-2"/>
          <w:rtl/>
        </w:rPr>
        <w:t xml:space="preserve"> </w:t>
      </w:r>
      <w:r w:rsidR="00482049" w:rsidRPr="00D22086">
        <w:rPr>
          <w:rStyle w:val="af4"/>
          <w:rFonts w:hint="cs"/>
          <w:spacing w:val="-2"/>
          <w:rtl/>
        </w:rPr>
        <w:t>עשה</w:t>
      </w:r>
      <w:r w:rsidR="00482049" w:rsidRPr="00D22086">
        <w:rPr>
          <w:rStyle w:val="af4"/>
          <w:spacing w:val="-2"/>
          <w:rtl/>
        </w:rPr>
        <w:t xml:space="preserve"> </w:t>
      </w:r>
      <w:r w:rsidR="00482049" w:rsidRPr="00D22086">
        <w:rPr>
          <w:rStyle w:val="af4"/>
          <w:rFonts w:hint="cs"/>
          <w:spacing w:val="-2"/>
          <w:rtl/>
        </w:rPr>
        <w:t>כן</w:t>
      </w:r>
      <w:r w:rsidR="00482049" w:rsidRPr="00D22086">
        <w:rPr>
          <w:rStyle w:val="af4"/>
          <w:spacing w:val="-2"/>
          <w:rtl/>
        </w:rPr>
        <w:t xml:space="preserve"> </w:t>
      </w:r>
      <w:r w:rsidR="00482049" w:rsidRPr="00D22086">
        <w:rPr>
          <w:rStyle w:val="af4"/>
          <w:rFonts w:hint="cs"/>
          <w:spacing w:val="-2"/>
          <w:rtl/>
        </w:rPr>
        <w:t>לכל</w:t>
      </w:r>
      <w:r w:rsidR="00482049" w:rsidRPr="00D22086">
        <w:rPr>
          <w:rStyle w:val="af4"/>
          <w:spacing w:val="-2"/>
          <w:rtl/>
        </w:rPr>
        <w:t xml:space="preserve"> </w:t>
      </w:r>
      <w:r w:rsidR="00482049" w:rsidRPr="00D22086">
        <w:rPr>
          <w:rStyle w:val="af4"/>
          <w:rFonts w:hint="cs"/>
          <w:spacing w:val="-2"/>
          <w:rtl/>
        </w:rPr>
        <w:t>גוי</w:t>
      </w:r>
      <w:r w:rsidR="00482049" w:rsidRPr="00D22086">
        <w:rPr>
          <w:rStyle w:val="af4"/>
          <w:spacing w:val="-2"/>
          <w:rtl/>
        </w:rPr>
        <w:t>.</w:t>
      </w:r>
    </w:p>
    <w:p w14:paraId="0FE07E8C" w14:textId="1C88C380" w:rsidR="00731582" w:rsidRDefault="00482049" w:rsidP="00C02F3A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ר</w:t>
      </w:r>
      <w:r w:rsidRPr="0087008C">
        <w:rPr>
          <w:rtl/>
        </w:rPr>
        <w:t>"</w:t>
      </w:r>
      <w:r w:rsidRPr="0087008C">
        <w:rPr>
          <w:rFonts w:hint="cs"/>
          <w:rtl/>
        </w:rPr>
        <w:t>א</w:t>
      </w:r>
      <w:r w:rsidR="00731582">
        <w:rPr>
          <w:rFonts w:hint="cs"/>
          <w:rtl/>
        </w:rPr>
        <w:t>:</w:t>
      </w:r>
    </w:p>
    <w:p w14:paraId="02F03306" w14:textId="77777777" w:rsidR="00C0473D" w:rsidRDefault="00C02F3A" w:rsidP="00A07C53">
      <w:pPr>
        <w:rPr>
          <w:rFonts w:ascii="Fb Fontext" w:hAnsi="Fb Fontext"/>
          <w:sz w:val="20"/>
          <w:rtl/>
        </w:rPr>
      </w:pPr>
      <w:r>
        <w:rPr>
          <w:rStyle w:val="affc"/>
          <w:rFonts w:hint="cs"/>
          <w:rtl/>
        </w:rPr>
        <w:t>ה</w:t>
      </w:r>
      <w:r w:rsidR="00F05640">
        <w:rPr>
          <w:rStyle w:val="affc"/>
          <w:rFonts w:hint="cs"/>
          <w:rtl/>
        </w:rPr>
        <w:t>שתמט מרי"ו</w:t>
      </w:r>
      <w:r w:rsidR="00482049">
        <w:rPr>
          <w:rStyle w:val="affc"/>
          <w:rFonts w:hint="cs"/>
          <w:rtl/>
        </w:rPr>
        <w:t>:</w:t>
      </w:r>
      <w:r w:rsidR="00482049" w:rsidRPr="006F178A">
        <w:rPr>
          <w:rFonts w:ascii="Fb Fontext" w:hAnsi="Fb Fontext"/>
          <w:sz w:val="20"/>
          <w:rtl/>
        </w:rPr>
        <w:t xml:space="preserve"> </w:t>
      </w:r>
      <w:r w:rsidR="00F05640">
        <w:rPr>
          <w:rFonts w:ascii="Fb Fontext" w:hAnsi="Fb Fontext" w:hint="cs"/>
          <w:sz w:val="20"/>
          <w:rtl/>
        </w:rPr>
        <w:t xml:space="preserve">שרצה ללמדו </w:t>
      </w:r>
      <w:r w:rsidR="00482049" w:rsidRPr="006F178A">
        <w:rPr>
          <w:rFonts w:ascii="Fb Fontext" w:hAnsi="Fb Fontext" w:hint="cs"/>
          <w:sz w:val="20"/>
          <w:rtl/>
        </w:rPr>
        <w:t>מרכבה</w:t>
      </w:r>
      <w:r w:rsidR="00F05640">
        <w:rPr>
          <w:rFonts w:ascii="Fb Fontext" w:hAnsi="Fb Fontext" w:hint="cs"/>
          <w:sz w:val="20"/>
          <w:rtl/>
        </w:rPr>
        <w:t>,</w:t>
      </w:r>
      <w:r w:rsidR="00482049" w:rsidRPr="006F178A">
        <w:rPr>
          <w:rFonts w:ascii="Fb Fontext" w:hAnsi="Fb Fontext"/>
          <w:sz w:val="20"/>
          <w:rtl/>
        </w:rPr>
        <w:t xml:space="preserve"> </w:t>
      </w:r>
      <w:r w:rsidR="00482049" w:rsidRPr="004378A4">
        <w:rPr>
          <w:rStyle w:val="affc"/>
          <w:rFonts w:hint="cs"/>
          <w:rtl/>
        </w:rPr>
        <w:t>א</w:t>
      </w:r>
      <w:r w:rsidR="00482049" w:rsidRPr="004378A4">
        <w:rPr>
          <w:rStyle w:val="affc"/>
          <w:rtl/>
        </w:rPr>
        <w:t>"</w:t>
      </w:r>
      <w:r w:rsidR="00482049" w:rsidRPr="004378A4">
        <w:rPr>
          <w:rStyle w:val="affc"/>
          <w:rFonts w:hint="cs"/>
          <w:rtl/>
        </w:rPr>
        <w:t>ל</w:t>
      </w:r>
      <w:r w:rsidR="00F05640">
        <w:rPr>
          <w:rStyle w:val="affc"/>
          <w:rFonts w:hint="cs"/>
          <w:rtl/>
        </w:rPr>
        <w:t>:</w:t>
      </w:r>
      <w:r w:rsidR="00482049" w:rsidRPr="004378A4">
        <w:rPr>
          <w:rStyle w:val="affc"/>
          <w:rFonts w:hint="cs"/>
          <w:rtl/>
        </w:rPr>
        <w:t xml:space="preserve"> </w:t>
      </w:r>
      <w:r w:rsidR="00482049" w:rsidRPr="006F178A">
        <w:rPr>
          <w:rFonts w:ascii="Fb Fontext" w:hAnsi="Fb Fontext" w:hint="cs"/>
          <w:sz w:val="20"/>
          <w:rtl/>
        </w:rPr>
        <w:t>לא</w:t>
      </w:r>
      <w:r w:rsidR="00482049" w:rsidRPr="006F178A">
        <w:rPr>
          <w:rFonts w:ascii="Fb Fontext" w:hAnsi="Fb Fontext"/>
          <w:sz w:val="20"/>
          <w:rtl/>
        </w:rPr>
        <w:t xml:space="preserve"> </w:t>
      </w:r>
      <w:r w:rsidR="00482049">
        <w:rPr>
          <w:rFonts w:ascii="Fb Fontext" w:hAnsi="Fb Fontext" w:hint="cs"/>
          <w:sz w:val="20"/>
          <w:rtl/>
        </w:rPr>
        <w:t>זקנתי,</w:t>
      </w:r>
    </w:p>
    <w:p w14:paraId="53E92656" w14:textId="5E6FD2A0" w:rsidR="00482049" w:rsidRPr="006F178A" w:rsidRDefault="00482049" w:rsidP="00A07C53">
      <w:pPr>
        <w:rPr>
          <w:rtl/>
        </w:rPr>
      </w:pPr>
      <w:r w:rsidRPr="00F92204">
        <w:rPr>
          <w:rStyle w:val="affc"/>
          <w:rFonts w:hint="eastAsia"/>
          <w:rtl/>
        </w:rPr>
        <w:t>וכשהזקין</w:t>
      </w:r>
      <w:r w:rsidRPr="00F92204">
        <w:rPr>
          <w:rStyle w:val="affc"/>
          <w:rtl/>
        </w:rPr>
        <w:t xml:space="preserve"> </w:t>
      </w:r>
      <w:r w:rsidR="00F05640">
        <w:rPr>
          <w:rStyle w:val="affc"/>
          <w:rFonts w:hint="cs"/>
          <w:rtl/>
        </w:rPr>
        <w:t>השתמט מ</w:t>
      </w:r>
      <w:r w:rsidRPr="004378A4">
        <w:rPr>
          <w:rStyle w:val="affc"/>
          <w:rFonts w:hint="cs"/>
          <w:rtl/>
        </w:rPr>
        <w:t>ר</w:t>
      </w:r>
      <w:r w:rsidR="00F05640">
        <w:rPr>
          <w:rStyle w:val="affc"/>
          <w:rFonts w:hint="cs"/>
          <w:rtl/>
        </w:rPr>
        <w:t>'</w:t>
      </w:r>
      <w:r w:rsidRPr="004378A4">
        <w:rPr>
          <w:rStyle w:val="affc"/>
          <w:rtl/>
        </w:rPr>
        <w:t xml:space="preserve"> </w:t>
      </w:r>
      <w:r w:rsidRPr="004378A4">
        <w:rPr>
          <w:rStyle w:val="affc"/>
          <w:rFonts w:hint="cs"/>
          <w:rtl/>
        </w:rPr>
        <w:t>אסי</w:t>
      </w:r>
      <w:r w:rsidRPr="004378A4">
        <w:rPr>
          <w:rStyle w:val="affc"/>
          <w:rtl/>
        </w:rPr>
        <w:t>:</w:t>
      </w:r>
      <w:r w:rsidRPr="006F178A">
        <w:rPr>
          <w:rFonts w:ascii="Fb Fontext" w:hAnsi="Fb Fontext"/>
          <w:rtl/>
        </w:rPr>
        <w:t xml:space="preserve"> </w:t>
      </w:r>
      <w:r w:rsidRPr="006F178A">
        <w:rPr>
          <w:rFonts w:ascii="Fb Fontext" w:hAnsi="Fb Fontext" w:hint="cs"/>
          <w:rtl/>
        </w:rPr>
        <w:t>א</w:t>
      </w:r>
      <w:r w:rsidR="00F05640">
        <w:rPr>
          <w:rFonts w:ascii="Fb Fontext" w:hAnsi="Fb Fontext" w:hint="cs"/>
          <w:rtl/>
        </w:rPr>
        <w:t>ם</w:t>
      </w:r>
      <w:r w:rsidRPr="006F178A">
        <w:rPr>
          <w:rFonts w:ascii="Fb Fontext" w:hAnsi="Fb Fontext"/>
          <w:rtl/>
        </w:rPr>
        <w:t xml:space="preserve"> </w:t>
      </w:r>
      <w:r>
        <w:rPr>
          <w:rFonts w:ascii="Fb Fontext" w:hAnsi="Fb Fontext" w:hint="cs"/>
          <w:rtl/>
        </w:rPr>
        <w:t xml:space="preserve">הייתי ראוי למדתי </w:t>
      </w:r>
      <w:r w:rsidRPr="00F92204">
        <w:rPr>
          <w:rStyle w:val="affc"/>
          <w:rFonts w:hint="eastAsia"/>
          <w:rtl/>
        </w:rPr>
        <w:t>מרי</w:t>
      </w:r>
      <w:r w:rsidRPr="00F92204">
        <w:rPr>
          <w:rStyle w:val="affc"/>
          <w:rtl/>
        </w:rPr>
        <w:t>''ו</w:t>
      </w:r>
      <w:r>
        <w:rPr>
          <w:rFonts w:ascii="Fb Fontext" w:hAnsi="Fb Fontext" w:hint="cs"/>
          <w:rtl/>
        </w:rPr>
        <w:t xml:space="preserve"> רבך.</w:t>
      </w:r>
    </w:p>
    <w:p w14:paraId="2F24B9E1" w14:textId="0E00BAEF" w:rsidR="00731582" w:rsidRDefault="00482049" w:rsidP="00C02F3A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רב</w:t>
      </w:r>
      <w:r w:rsidRPr="0087008C">
        <w:rPr>
          <w:rtl/>
        </w:rPr>
        <w:t xml:space="preserve"> </w:t>
      </w:r>
      <w:r w:rsidRPr="0087008C">
        <w:rPr>
          <w:rFonts w:hint="cs"/>
          <w:rtl/>
        </w:rPr>
        <w:t>יוסף</w:t>
      </w:r>
      <w:r w:rsidR="00731582">
        <w:rPr>
          <w:rFonts w:hint="cs"/>
          <w:rtl/>
        </w:rPr>
        <w:t>:</w:t>
      </w:r>
    </w:p>
    <w:p w14:paraId="608E38C5" w14:textId="32638652" w:rsidR="00534758" w:rsidRDefault="00534758" w:rsidP="00A07C53">
      <w:pPr>
        <w:rPr>
          <w:rtl/>
        </w:rPr>
      </w:pPr>
      <w:r>
        <w:rPr>
          <w:rFonts w:hint="cs"/>
          <w:rtl/>
        </w:rPr>
        <w:t>ידע</w:t>
      </w:r>
      <w:r w:rsidRPr="006F178A">
        <w:rPr>
          <w:rtl/>
        </w:rPr>
        <w:t xml:space="preserve"> </w:t>
      </w:r>
      <w:r w:rsidR="00482049" w:rsidRPr="006F178A">
        <w:rPr>
          <w:rFonts w:hint="cs"/>
          <w:rtl/>
        </w:rPr>
        <w:t>מעשה</w:t>
      </w:r>
      <w:r>
        <w:rPr>
          <w:rFonts w:hint="cs"/>
          <w:rtl/>
        </w:rPr>
        <w:t xml:space="preserve"> </w:t>
      </w:r>
      <w:r w:rsidR="00482049" w:rsidRPr="006F178A">
        <w:rPr>
          <w:rFonts w:hint="cs"/>
          <w:rtl/>
        </w:rPr>
        <w:t>מרכבה</w:t>
      </w:r>
      <w:r w:rsidR="00482049" w:rsidRPr="006F178A">
        <w:rPr>
          <w:rtl/>
        </w:rPr>
        <w:t xml:space="preserve">, </w:t>
      </w:r>
      <w:r>
        <w:rPr>
          <w:rStyle w:val="affc"/>
          <w:rFonts w:hint="cs"/>
          <w:rtl/>
        </w:rPr>
        <w:t>ו</w:t>
      </w:r>
      <w:r w:rsidR="00482049" w:rsidRPr="004378A4">
        <w:rPr>
          <w:rStyle w:val="affc"/>
          <w:rFonts w:hint="cs"/>
          <w:rtl/>
        </w:rPr>
        <w:t>סבי</w:t>
      </w:r>
      <w:r w:rsidR="00482049" w:rsidRPr="004378A4">
        <w:rPr>
          <w:rStyle w:val="affc"/>
          <w:rtl/>
        </w:rPr>
        <w:t xml:space="preserve"> </w:t>
      </w:r>
      <w:r w:rsidR="00482049" w:rsidRPr="004378A4">
        <w:rPr>
          <w:rStyle w:val="affc"/>
          <w:rFonts w:hint="cs"/>
          <w:rtl/>
        </w:rPr>
        <w:t>פומבדיתא</w:t>
      </w:r>
      <w:r w:rsidR="00482049" w:rsidRPr="004378A4">
        <w:rPr>
          <w:rStyle w:val="affc"/>
          <w:rtl/>
        </w:rPr>
        <w:t xml:space="preserve"> </w:t>
      </w:r>
      <w:r w:rsidR="00482049" w:rsidRPr="006F178A">
        <w:rPr>
          <w:rFonts w:hint="cs"/>
          <w:rtl/>
        </w:rPr>
        <w:t>מעשה</w:t>
      </w:r>
      <w:r w:rsidR="00482049" w:rsidRPr="006F178A">
        <w:rPr>
          <w:rtl/>
        </w:rPr>
        <w:t xml:space="preserve"> </w:t>
      </w:r>
      <w:r w:rsidR="00482049" w:rsidRPr="006F178A">
        <w:rPr>
          <w:rFonts w:hint="cs"/>
          <w:rtl/>
        </w:rPr>
        <w:t>בראשית</w:t>
      </w:r>
      <w:r>
        <w:rPr>
          <w:rFonts w:hint="cs"/>
          <w:rtl/>
        </w:rPr>
        <w:t>,</w:t>
      </w:r>
    </w:p>
    <w:p w14:paraId="076EE1F3" w14:textId="7F53A133" w:rsidR="00731582" w:rsidRDefault="00534758" w:rsidP="00C02F3A">
      <w:pPr>
        <w:pStyle w:val="36"/>
        <w:framePr w:wrap="notBeside"/>
        <w:rPr>
          <w:rtl/>
        </w:rPr>
      </w:pPr>
      <w:r w:rsidRPr="0087008C">
        <w:rPr>
          <w:rFonts w:hint="eastAsia"/>
          <w:rtl/>
        </w:rPr>
        <w:t>וביקשם</w:t>
      </w:r>
      <w:r w:rsidR="00731582">
        <w:rPr>
          <w:rtl/>
        </w:rPr>
        <w:t>:</w:t>
      </w:r>
    </w:p>
    <w:p w14:paraId="240EAA17" w14:textId="77777777" w:rsidR="00C0473D" w:rsidRDefault="00482049" w:rsidP="00A07C53">
      <w:pPr>
        <w:rPr>
          <w:rtl/>
        </w:rPr>
      </w:pPr>
      <w:r>
        <w:rPr>
          <w:rFonts w:hint="cs"/>
          <w:rtl/>
        </w:rPr>
        <w:t>למדוני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מעשה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בראשית</w:t>
      </w:r>
      <w:r>
        <w:rPr>
          <w:rFonts w:hint="cs"/>
          <w:rtl/>
        </w:rPr>
        <w:t>,</w:t>
      </w:r>
      <w:r w:rsidRPr="006F178A">
        <w:rPr>
          <w:rtl/>
        </w:rPr>
        <w:t xml:space="preserve"> </w:t>
      </w:r>
      <w:r w:rsidR="00534758">
        <w:rPr>
          <w:rFonts w:hint="cs"/>
          <w:rtl/>
        </w:rPr>
        <w:t>ו</w:t>
      </w:r>
      <w:r>
        <w:rPr>
          <w:rFonts w:hint="cs"/>
          <w:rtl/>
        </w:rPr>
        <w:t>לימדוהו</w:t>
      </w:r>
      <w:r w:rsidR="00534758">
        <w:rPr>
          <w:rFonts w:hint="cs"/>
          <w:rtl/>
        </w:rPr>
        <w:t>,</w:t>
      </w:r>
    </w:p>
    <w:p w14:paraId="55308A2B" w14:textId="53E21A10" w:rsidR="00731582" w:rsidRDefault="00534758" w:rsidP="008A3C87">
      <w:pPr>
        <w:pStyle w:val="36"/>
        <w:framePr w:wrap="notBeside"/>
        <w:rPr>
          <w:rtl/>
        </w:rPr>
      </w:pPr>
      <w:r w:rsidRPr="0087008C">
        <w:rPr>
          <w:rFonts w:hint="eastAsia"/>
          <w:rtl/>
        </w:rPr>
        <w:t>וכשא</w:t>
      </w:r>
      <w:r w:rsidRPr="0087008C">
        <w:rPr>
          <w:rtl/>
        </w:rPr>
        <w:t>"</w:t>
      </w:r>
      <w:r w:rsidR="00482049" w:rsidRPr="0087008C">
        <w:rPr>
          <w:rFonts w:hint="eastAsia"/>
          <w:rtl/>
        </w:rPr>
        <w:t>ל</w:t>
      </w:r>
      <w:r w:rsidR="00731582">
        <w:rPr>
          <w:rtl/>
        </w:rPr>
        <w:t>:</w:t>
      </w:r>
    </w:p>
    <w:p w14:paraId="24B69DBB" w14:textId="43DECB78" w:rsidR="00482049" w:rsidRPr="00D46BD2" w:rsidRDefault="00534758" w:rsidP="00A07C53">
      <w:pPr>
        <w:rPr>
          <w:spacing w:val="-6"/>
          <w:rtl/>
        </w:rPr>
      </w:pPr>
      <w:r w:rsidRPr="00D46BD2">
        <w:rPr>
          <w:rFonts w:hint="cs"/>
          <w:spacing w:val="-6"/>
          <w:rtl/>
        </w:rPr>
        <w:t>ת</w:t>
      </w:r>
      <w:r w:rsidR="00482049" w:rsidRPr="00D46BD2">
        <w:rPr>
          <w:rFonts w:hint="cs"/>
          <w:spacing w:val="-6"/>
          <w:rtl/>
        </w:rPr>
        <w:t>למדנו מעשה</w:t>
      </w:r>
      <w:r w:rsidR="00482049" w:rsidRPr="00D46BD2">
        <w:rPr>
          <w:spacing w:val="-6"/>
          <w:rtl/>
        </w:rPr>
        <w:t xml:space="preserve"> </w:t>
      </w:r>
      <w:r w:rsidR="00482049" w:rsidRPr="00D46BD2">
        <w:rPr>
          <w:rFonts w:hint="cs"/>
          <w:spacing w:val="-6"/>
          <w:rtl/>
        </w:rPr>
        <w:t xml:space="preserve">מרכבה, </w:t>
      </w:r>
      <w:r w:rsidR="00A1225F" w:rsidRPr="00D46BD2">
        <w:rPr>
          <w:rStyle w:val="affc"/>
          <w:rFonts w:hint="cs"/>
          <w:spacing w:val="-6"/>
          <w:rtl/>
        </w:rPr>
        <w:t>סירב</w:t>
      </w:r>
      <w:r w:rsidR="00482049" w:rsidRPr="00D46BD2">
        <w:rPr>
          <w:rStyle w:val="affc"/>
          <w:rFonts w:hint="cs"/>
          <w:spacing w:val="-6"/>
          <w:rtl/>
        </w:rPr>
        <w:t>:</w:t>
      </w:r>
      <w:r w:rsidR="00482049" w:rsidRPr="00D46BD2">
        <w:rPr>
          <w:rStyle w:val="affe"/>
          <w:spacing w:val="-6"/>
          <w:rtl/>
        </w:rPr>
        <w:t xml:space="preserve"> </w:t>
      </w:r>
      <w:r w:rsidR="00A1225F" w:rsidRPr="00D46BD2">
        <w:rPr>
          <w:rStyle w:val="affe"/>
          <w:rFonts w:hint="eastAsia"/>
          <w:spacing w:val="-6"/>
          <w:rtl/>
        </w:rPr>
        <w:t>ש</w:t>
      </w:r>
      <w:r w:rsidR="00482049" w:rsidRPr="00D46BD2">
        <w:rPr>
          <w:rStyle w:val="affe"/>
          <w:rFonts w:hint="eastAsia"/>
          <w:spacing w:val="-6"/>
          <w:rtl/>
        </w:rPr>
        <w:t>דברים</w:t>
      </w:r>
      <w:r w:rsidR="00482049" w:rsidRPr="00D46BD2">
        <w:rPr>
          <w:rStyle w:val="affe"/>
          <w:spacing w:val="-6"/>
          <w:rtl/>
        </w:rPr>
        <w:t xml:space="preserve"> </w:t>
      </w:r>
      <w:r w:rsidR="00482049" w:rsidRPr="00D46BD2">
        <w:rPr>
          <w:rStyle w:val="affe"/>
          <w:rFonts w:hint="eastAsia"/>
          <w:spacing w:val="-6"/>
          <w:rtl/>
        </w:rPr>
        <w:t>המתוקין</w:t>
      </w:r>
      <w:r w:rsidR="00482049" w:rsidRPr="00D46BD2">
        <w:rPr>
          <w:rFonts w:hint="cs"/>
          <w:spacing w:val="-6"/>
          <w:rtl/>
        </w:rPr>
        <w:t xml:space="preserve"> </w:t>
      </w:r>
      <w:r w:rsidR="00A1225F" w:rsidRPr="00D46BD2">
        <w:rPr>
          <w:rStyle w:val="af4"/>
          <w:rFonts w:hint="eastAsia"/>
          <w:spacing w:val="-6"/>
          <w:rtl/>
        </w:rPr>
        <w:t>מ</w:t>
      </w:r>
      <w:r w:rsidR="00AB79B0" w:rsidRPr="00D46BD2">
        <w:rPr>
          <w:rStyle w:val="af4"/>
          <w:rFonts w:hint="cs"/>
          <w:spacing w:val="-6"/>
          <w:rtl/>
        </w:rPr>
        <w:t>'</w:t>
      </w:r>
      <w:r w:rsidR="00482049" w:rsidRPr="00D46BD2">
        <w:rPr>
          <w:rStyle w:val="af4"/>
          <w:rFonts w:hint="cs"/>
          <w:spacing w:val="-6"/>
          <w:rtl/>
        </w:rPr>
        <w:t>דבש</w:t>
      </w:r>
      <w:r w:rsidR="00482049" w:rsidRPr="00D46BD2">
        <w:rPr>
          <w:rStyle w:val="af4"/>
          <w:spacing w:val="-6"/>
          <w:rtl/>
        </w:rPr>
        <w:t xml:space="preserve"> </w:t>
      </w:r>
      <w:r w:rsidR="00482049" w:rsidRPr="00D46BD2">
        <w:rPr>
          <w:rStyle w:val="af4"/>
          <w:rFonts w:hint="cs"/>
          <w:spacing w:val="-6"/>
          <w:rtl/>
        </w:rPr>
        <w:t>וחלב</w:t>
      </w:r>
      <w:r w:rsidR="00AB79B0" w:rsidRPr="00D46BD2">
        <w:rPr>
          <w:rStyle w:val="af4"/>
          <w:rFonts w:hint="cs"/>
          <w:spacing w:val="-6"/>
          <w:rtl/>
        </w:rPr>
        <w:t xml:space="preserve"> </w:t>
      </w:r>
      <w:r w:rsidR="00482049" w:rsidRPr="00D46BD2">
        <w:rPr>
          <w:rStyle w:val="af4"/>
          <w:rFonts w:hint="cs"/>
          <w:b/>
          <w:bCs/>
          <w:spacing w:val="-6"/>
          <w:rtl/>
        </w:rPr>
        <w:t>תחת</w:t>
      </w:r>
      <w:r w:rsidR="00482049" w:rsidRPr="00D46BD2">
        <w:rPr>
          <w:rStyle w:val="af4"/>
          <w:spacing w:val="-6"/>
          <w:rtl/>
        </w:rPr>
        <w:t xml:space="preserve"> </w:t>
      </w:r>
      <w:r w:rsidR="00482049" w:rsidRPr="00D46BD2">
        <w:rPr>
          <w:rStyle w:val="af4"/>
          <w:rFonts w:hint="cs"/>
          <w:spacing w:val="-6"/>
          <w:rtl/>
        </w:rPr>
        <w:t>לשונך</w:t>
      </w:r>
      <w:r w:rsidR="00482049" w:rsidRPr="00D46BD2">
        <w:rPr>
          <w:spacing w:val="-6"/>
          <w:rtl/>
        </w:rPr>
        <w:t>.</w:t>
      </w:r>
    </w:p>
    <w:p w14:paraId="7CB16000" w14:textId="0B035F64" w:rsidR="00731582" w:rsidRDefault="00AB79B0" w:rsidP="00C02F3A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וכש</w:t>
      </w:r>
      <w:r w:rsidR="00482049" w:rsidRPr="0087008C">
        <w:rPr>
          <w:rFonts w:hint="cs"/>
          <w:rtl/>
        </w:rPr>
        <w:t>א</w:t>
      </w:r>
      <w:r w:rsidR="00482049" w:rsidRPr="0087008C">
        <w:rPr>
          <w:rtl/>
        </w:rPr>
        <w:t>"</w:t>
      </w:r>
      <w:r w:rsidR="00482049" w:rsidRPr="0087008C">
        <w:rPr>
          <w:rFonts w:hint="cs"/>
          <w:rtl/>
        </w:rPr>
        <w:t>ל</w:t>
      </w:r>
      <w:r w:rsidR="00731582">
        <w:rPr>
          <w:rFonts w:hint="cs"/>
          <w:rtl/>
        </w:rPr>
        <w:t>:</w:t>
      </w:r>
    </w:p>
    <w:p w14:paraId="4FFAE189" w14:textId="423169B7" w:rsidR="00482049" w:rsidRPr="00D22086" w:rsidRDefault="00AB79B0" w:rsidP="00A07C53">
      <w:pPr>
        <w:rPr>
          <w:spacing w:val="-2"/>
          <w:rtl/>
        </w:rPr>
      </w:pPr>
      <w:r w:rsidRPr="00D22086">
        <w:rPr>
          <w:rStyle w:val="affe"/>
          <w:rFonts w:hint="eastAsia"/>
          <w:spacing w:val="-2"/>
          <w:rtl/>
        </w:rPr>
        <w:t>שיודעים</w:t>
      </w:r>
      <w:r w:rsidR="00482049" w:rsidRPr="00D22086">
        <w:rPr>
          <w:rStyle w:val="affe"/>
          <w:spacing w:val="-2"/>
          <w:rtl/>
        </w:rPr>
        <w:t xml:space="preserve"> </w:t>
      </w:r>
      <w:r w:rsidR="00482049" w:rsidRPr="00D22086">
        <w:rPr>
          <w:rStyle w:val="affe"/>
          <w:rFonts w:hint="eastAsia"/>
          <w:spacing w:val="-2"/>
          <w:rtl/>
        </w:rPr>
        <w:t>עד</w:t>
      </w:r>
      <w:r w:rsidR="00482049" w:rsidRPr="00D22086">
        <w:rPr>
          <w:spacing w:val="-2"/>
          <w:rtl/>
        </w:rPr>
        <w:t xml:space="preserve"> </w:t>
      </w:r>
      <w:r w:rsidR="00482049" w:rsidRPr="00954500">
        <w:rPr>
          <w:rStyle w:val="af4"/>
          <w:rFonts w:hint="cs"/>
          <w:rtl/>
        </w:rPr>
        <w:t>ויאמר</w:t>
      </w:r>
      <w:r w:rsidR="00482049" w:rsidRPr="00954500">
        <w:rPr>
          <w:rStyle w:val="af4"/>
          <w:rtl/>
        </w:rPr>
        <w:t xml:space="preserve"> </w:t>
      </w:r>
      <w:r w:rsidR="00482049" w:rsidRPr="00954500">
        <w:rPr>
          <w:rStyle w:val="af4"/>
          <w:rFonts w:hint="cs"/>
          <w:rtl/>
        </w:rPr>
        <w:t>אלי</w:t>
      </w:r>
      <w:r w:rsidR="00482049" w:rsidRPr="00954500">
        <w:rPr>
          <w:rStyle w:val="af4"/>
          <w:rtl/>
        </w:rPr>
        <w:t xml:space="preserve"> </w:t>
      </w:r>
      <w:r w:rsidR="00482049" w:rsidRPr="00954500">
        <w:rPr>
          <w:rStyle w:val="af4"/>
          <w:rFonts w:hint="cs"/>
          <w:rtl/>
        </w:rPr>
        <w:t>בן</w:t>
      </w:r>
      <w:r w:rsidR="00482049" w:rsidRPr="00954500">
        <w:rPr>
          <w:rStyle w:val="af4"/>
          <w:rtl/>
        </w:rPr>
        <w:t xml:space="preserve"> </w:t>
      </w:r>
      <w:r w:rsidR="00482049" w:rsidRPr="00954500">
        <w:rPr>
          <w:rStyle w:val="af4"/>
          <w:rFonts w:hint="cs"/>
          <w:rtl/>
        </w:rPr>
        <w:t>אדם</w:t>
      </w:r>
      <w:r w:rsidRPr="00D22086">
        <w:rPr>
          <w:rStyle w:val="af4"/>
          <w:rFonts w:hint="cs"/>
          <w:spacing w:val="-2"/>
          <w:rtl/>
        </w:rPr>
        <w:t xml:space="preserve"> -</w:t>
      </w:r>
      <w:r w:rsidR="00482049" w:rsidRPr="00D22086">
        <w:rPr>
          <w:rStyle w:val="af4"/>
          <w:rFonts w:hint="cs"/>
          <w:spacing w:val="-2"/>
          <w:rtl/>
        </w:rPr>
        <w:t xml:space="preserve"> </w:t>
      </w:r>
      <w:r w:rsidR="00482049" w:rsidRPr="00D22086">
        <w:rPr>
          <w:rStyle w:val="affc"/>
          <w:rFonts w:hint="cs"/>
          <w:spacing w:val="-2"/>
          <w:rtl/>
        </w:rPr>
        <w:t>א</w:t>
      </w:r>
      <w:r w:rsidR="00482049" w:rsidRPr="00D22086">
        <w:rPr>
          <w:rStyle w:val="affc"/>
          <w:spacing w:val="-2"/>
          <w:rtl/>
        </w:rPr>
        <w:t>"</w:t>
      </w:r>
      <w:r w:rsidR="00482049" w:rsidRPr="00D22086">
        <w:rPr>
          <w:rStyle w:val="affc"/>
          <w:rFonts w:hint="cs"/>
          <w:spacing w:val="-2"/>
          <w:rtl/>
        </w:rPr>
        <w:t>ל</w:t>
      </w:r>
      <w:r w:rsidRPr="00D22086">
        <w:rPr>
          <w:rStyle w:val="affc"/>
          <w:rFonts w:hint="cs"/>
          <w:spacing w:val="-2"/>
          <w:rtl/>
        </w:rPr>
        <w:t>:</w:t>
      </w:r>
      <w:r w:rsidR="00482049" w:rsidRPr="00D22086">
        <w:rPr>
          <w:rStyle w:val="affc"/>
          <w:spacing w:val="-2"/>
          <w:rtl/>
        </w:rPr>
        <w:t xml:space="preserve"> </w:t>
      </w:r>
      <w:r w:rsidR="00482049" w:rsidRPr="00D22086">
        <w:rPr>
          <w:rFonts w:hint="cs"/>
          <w:spacing w:val="-2"/>
          <w:rtl/>
        </w:rPr>
        <w:t>הן</w:t>
      </w:r>
      <w:r w:rsidR="00482049" w:rsidRPr="00D22086">
        <w:rPr>
          <w:spacing w:val="-2"/>
          <w:rtl/>
        </w:rPr>
        <w:t xml:space="preserve"> </w:t>
      </w:r>
      <w:r w:rsidR="00482049" w:rsidRPr="00D22086">
        <w:rPr>
          <w:rFonts w:hint="cs"/>
          <w:spacing w:val="-2"/>
          <w:rtl/>
        </w:rPr>
        <w:t>מעשה</w:t>
      </w:r>
      <w:r w:rsidR="00482049" w:rsidRPr="00D22086">
        <w:rPr>
          <w:spacing w:val="-2"/>
          <w:rtl/>
        </w:rPr>
        <w:t xml:space="preserve"> </w:t>
      </w:r>
      <w:r w:rsidR="00482049" w:rsidRPr="00D22086">
        <w:rPr>
          <w:rFonts w:hint="cs"/>
          <w:spacing w:val="-2"/>
          <w:rtl/>
        </w:rPr>
        <w:t>מרכבה</w:t>
      </w:r>
      <w:r w:rsidR="00482049" w:rsidRPr="00D22086">
        <w:rPr>
          <w:spacing w:val="-2"/>
          <w:rtl/>
        </w:rPr>
        <w:t>.</w:t>
      </w:r>
    </w:p>
    <w:p w14:paraId="5A02E4D7" w14:textId="16781DEE" w:rsidR="00731582" w:rsidRDefault="00AB79B0" w:rsidP="00C02F3A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ו</w:t>
      </w:r>
      <w:r w:rsidRPr="0087008C">
        <w:rPr>
          <w:rFonts w:hint="eastAsia"/>
          <w:rtl/>
        </w:rPr>
        <w:t>דתניא</w:t>
      </w:r>
      <w:r w:rsidR="00731582">
        <w:rPr>
          <w:rtl/>
        </w:rPr>
        <w:t>:</w:t>
      </w:r>
    </w:p>
    <w:p w14:paraId="4EDBCBAB" w14:textId="3BBCEDFD" w:rsidR="00482049" w:rsidRDefault="00482049" w:rsidP="00A07C53">
      <w:pPr>
        <w:rPr>
          <w:rStyle w:val="affc"/>
          <w:rtl/>
        </w:rPr>
      </w:pPr>
      <w:r w:rsidRPr="005E6BC8">
        <w:rPr>
          <w:rFonts w:cs="PFT_Frank" w:hint="cs"/>
          <w:b/>
          <w:bCs/>
          <w:szCs w:val="14"/>
          <w:rtl/>
        </w:rPr>
        <w:t>עד</w:t>
      </w:r>
      <w:r w:rsidRPr="005E6BC8">
        <w:rPr>
          <w:rFonts w:cs="PFT_Frank"/>
          <w:b/>
          <w:bCs/>
          <w:szCs w:val="14"/>
          <w:rtl/>
        </w:rPr>
        <w:t xml:space="preserve"> </w:t>
      </w:r>
      <w:r w:rsidRPr="005E6BC8">
        <w:rPr>
          <w:rFonts w:cs="PFT_Frank" w:hint="cs"/>
          <w:b/>
          <w:bCs/>
          <w:szCs w:val="14"/>
          <w:rtl/>
        </w:rPr>
        <w:t>היכן</w:t>
      </w:r>
      <w:r w:rsidRPr="005E6BC8">
        <w:rPr>
          <w:rFonts w:cs="PFT_Frank"/>
          <w:b/>
          <w:bCs/>
          <w:szCs w:val="14"/>
          <w:rtl/>
        </w:rPr>
        <w:t xml:space="preserve"> </w:t>
      </w:r>
      <w:r w:rsidRPr="005E6BC8">
        <w:rPr>
          <w:rFonts w:cs="PFT_Frank" w:hint="cs"/>
          <w:b/>
          <w:bCs/>
          <w:szCs w:val="14"/>
          <w:rtl/>
        </w:rPr>
        <w:t>מעשה</w:t>
      </w:r>
      <w:r w:rsidRPr="005E6BC8">
        <w:rPr>
          <w:rFonts w:cs="PFT_Frank"/>
          <w:b/>
          <w:bCs/>
          <w:szCs w:val="14"/>
          <w:rtl/>
        </w:rPr>
        <w:t xml:space="preserve"> </w:t>
      </w:r>
      <w:r w:rsidRPr="005E6BC8">
        <w:rPr>
          <w:rFonts w:cs="PFT_Frank" w:hint="cs"/>
          <w:b/>
          <w:bCs/>
          <w:szCs w:val="14"/>
          <w:rtl/>
        </w:rPr>
        <w:t>מרכבה</w:t>
      </w:r>
      <w:r w:rsidR="0007640E" w:rsidRPr="005E6BC8">
        <w:rPr>
          <w:rFonts w:cs="PFT_Frank" w:hint="cs"/>
          <w:b/>
          <w:bCs/>
          <w:szCs w:val="14"/>
          <w:rtl/>
        </w:rPr>
        <w:t xml:space="preserve"> </w:t>
      </w:r>
      <w:r w:rsidR="00557887">
        <w:rPr>
          <w:rFonts w:cs="PFT_Frank"/>
          <w:b/>
          <w:bCs/>
          <w:szCs w:val="14"/>
          <w:rtl/>
        </w:rPr>
        <w:tab/>
      </w:r>
      <w:r w:rsidR="00557887">
        <w:rPr>
          <w:rFonts w:cs="PFT_Frank" w:hint="cs"/>
          <w:b/>
          <w:bCs/>
          <w:szCs w:val="14"/>
          <w:rtl/>
        </w:rPr>
        <w:t xml:space="preserve"> </w:t>
      </w:r>
      <w:r w:rsidR="0007640E" w:rsidRPr="005E6BC8">
        <w:rPr>
          <w:rFonts w:cs="PFT_Frank" w:hint="cs"/>
          <w:b/>
          <w:bCs/>
          <w:szCs w:val="14"/>
          <w:rtl/>
        </w:rPr>
        <w:t>-</w:t>
      </w:r>
      <w:r w:rsidR="00AB79B0" w:rsidRPr="00F92204">
        <w:rPr>
          <w:rStyle w:val="affc"/>
          <w:rtl/>
        </w:rPr>
        <w:t xml:space="preserve"> ה"ק:</w:t>
      </w:r>
      <w:r w:rsidR="00AB79B0">
        <w:rPr>
          <w:rFonts w:hint="cs"/>
          <w:rtl/>
        </w:rPr>
        <w:t xml:space="preserve"> עד היכן מותר ללמד</w:t>
      </w:r>
    </w:p>
    <w:p w14:paraId="18024BD1" w14:textId="1FB56670" w:rsidR="00731582" w:rsidRDefault="00386DC3" w:rsidP="00C02F3A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ל</w:t>
      </w:r>
      <w:r w:rsidR="00482049" w:rsidRPr="0087008C">
        <w:rPr>
          <w:rFonts w:hint="cs"/>
          <w:rtl/>
        </w:rPr>
        <w:t>רבי</w:t>
      </w:r>
      <w:r w:rsidR="00731582">
        <w:rPr>
          <w:rFonts w:hint="cs"/>
          <w:rtl/>
        </w:rPr>
        <w:t>:</w:t>
      </w:r>
    </w:p>
    <w:p w14:paraId="1F0F064B" w14:textId="3C11F575" w:rsidR="00AB79B0" w:rsidRDefault="00386DC3" w:rsidP="00A07C53">
      <w:pPr>
        <w:rPr>
          <w:rStyle w:val="affe"/>
          <w:rtl/>
        </w:rPr>
      </w:pPr>
      <w:r w:rsidRPr="00F92204">
        <w:rPr>
          <w:rFonts w:hint="eastAsia"/>
          <w:rtl/>
        </w:rPr>
        <w:t>עד</w:t>
      </w:r>
      <w:r>
        <w:rPr>
          <w:rStyle w:val="affc"/>
          <w:rFonts w:hint="cs"/>
          <w:rtl/>
        </w:rPr>
        <w:t xml:space="preserve"> </w:t>
      </w:r>
      <w:r w:rsidR="00AB79B0">
        <w:rPr>
          <w:rStyle w:val="af4"/>
          <w:rFonts w:hint="cs"/>
          <w:rtl/>
        </w:rPr>
        <w:t>'</w:t>
      </w:r>
      <w:r w:rsidR="00482049" w:rsidRPr="00AB79B0">
        <w:rPr>
          <w:rStyle w:val="af4"/>
          <w:rFonts w:hint="cs"/>
          <w:rtl/>
        </w:rPr>
        <w:t>וארא</w:t>
      </w:r>
      <w:r w:rsidR="00AB79B0" w:rsidRPr="00F92204">
        <w:rPr>
          <w:rStyle w:val="af4"/>
          <w:rtl/>
        </w:rPr>
        <w:t xml:space="preserve"> כעין חשמל'</w:t>
      </w:r>
      <w:r w:rsidR="00482049" w:rsidRPr="006F178A">
        <w:rPr>
          <w:rtl/>
        </w:rPr>
        <w:t xml:space="preserve"> </w:t>
      </w:r>
      <w:r w:rsidR="00AB79B0" w:rsidRPr="00F92204">
        <w:rPr>
          <w:rStyle w:val="affe"/>
          <w:rFonts w:hint="eastAsia"/>
          <w:rtl/>
        </w:rPr>
        <w:t>ולא</w:t>
      </w:r>
      <w:r w:rsidR="00AB79B0" w:rsidRPr="00F92204">
        <w:rPr>
          <w:rStyle w:val="affe"/>
          <w:rtl/>
        </w:rPr>
        <w:t xml:space="preserve"> </w:t>
      </w:r>
      <w:r w:rsidR="00AB79B0" w:rsidRPr="00F92204">
        <w:rPr>
          <w:rStyle w:val="affe"/>
          <w:rFonts w:hint="eastAsia"/>
          <w:rtl/>
        </w:rPr>
        <w:t>בכלל</w:t>
      </w:r>
      <w:r w:rsidR="00AB79B0">
        <w:rPr>
          <w:rStyle w:val="affe"/>
          <w:rFonts w:hint="cs"/>
          <w:rtl/>
        </w:rPr>
        <w:t>,</w:t>
      </w:r>
      <w:r w:rsidR="00AB79B0">
        <w:rPr>
          <w:rStyle w:val="affc"/>
          <w:rFonts w:hint="cs"/>
          <w:rtl/>
        </w:rPr>
        <w:t xml:space="preserve"> </w:t>
      </w:r>
      <w:r>
        <w:rPr>
          <w:rStyle w:val="affc"/>
          <w:rtl/>
        </w:rPr>
        <w:tab/>
      </w:r>
      <w:r w:rsidR="00482049" w:rsidRPr="00FA50F9">
        <w:rPr>
          <w:rStyle w:val="affc"/>
          <w:rFonts w:hint="cs"/>
          <w:rtl/>
        </w:rPr>
        <w:t>ר</w:t>
      </w:r>
      <w:r w:rsidR="00482049" w:rsidRPr="00FA50F9">
        <w:rPr>
          <w:rStyle w:val="affc"/>
          <w:rtl/>
        </w:rPr>
        <w:t>"</w:t>
      </w:r>
      <w:r w:rsidR="00482049" w:rsidRPr="00FA50F9">
        <w:rPr>
          <w:rStyle w:val="affc"/>
          <w:rFonts w:hint="cs"/>
          <w:rtl/>
        </w:rPr>
        <w:t>י</w:t>
      </w:r>
      <w:r w:rsidR="00482049">
        <w:rPr>
          <w:rStyle w:val="affc"/>
          <w:rFonts w:hint="cs"/>
          <w:rtl/>
        </w:rPr>
        <w:t>:</w:t>
      </w:r>
      <w:r w:rsidR="00482049" w:rsidRPr="006F178A">
        <w:rPr>
          <w:rFonts w:hint="cs"/>
          <w:rtl/>
        </w:rPr>
        <w:t xml:space="preserve"> עד</w:t>
      </w:r>
      <w:r w:rsidR="00482049" w:rsidRPr="006F178A">
        <w:rPr>
          <w:rtl/>
        </w:rPr>
        <w:t xml:space="preserve"> </w:t>
      </w:r>
      <w:r>
        <w:rPr>
          <w:rStyle w:val="af4"/>
          <w:rFonts w:hint="cs"/>
          <w:rtl/>
        </w:rPr>
        <w:t>'</w:t>
      </w:r>
      <w:r w:rsidR="00482049" w:rsidRPr="00F92204">
        <w:rPr>
          <w:rStyle w:val="af4"/>
          <w:rFonts w:hint="eastAsia"/>
          <w:rtl/>
        </w:rPr>
        <w:t>חשמל</w:t>
      </w:r>
      <w:r>
        <w:rPr>
          <w:rStyle w:val="af4"/>
          <w:rFonts w:hint="cs"/>
          <w:rtl/>
        </w:rPr>
        <w:t>'</w:t>
      </w:r>
      <w:r w:rsidR="00AB79B0" w:rsidRPr="00F92204">
        <w:rPr>
          <w:rStyle w:val="affe"/>
          <w:rtl/>
        </w:rPr>
        <w:t xml:space="preserve"> ועד בכלל</w:t>
      </w:r>
      <w:r w:rsidR="00AB79B0">
        <w:rPr>
          <w:rStyle w:val="affe"/>
          <w:rFonts w:hint="cs"/>
          <w:rtl/>
        </w:rPr>
        <w:t>,</w:t>
      </w:r>
    </w:p>
    <w:p w14:paraId="1065549F" w14:textId="590AA191" w:rsidR="00482049" w:rsidRPr="006F178A" w:rsidRDefault="00386DC3" w:rsidP="00A07C53">
      <w:pPr>
        <w:rPr>
          <w:rtl/>
        </w:rPr>
      </w:pPr>
      <w:r w:rsidRPr="005E6BC8">
        <w:rPr>
          <w:rFonts w:cs="PFT_Frank" w:hint="eastAsia"/>
          <w:b/>
          <w:bCs/>
          <w:szCs w:val="14"/>
          <w:rtl/>
        </w:rPr>
        <w:t>שמשם</w:t>
      </w:r>
      <w:r>
        <w:rPr>
          <w:rFonts w:hint="cs"/>
          <w:rtl/>
        </w:rPr>
        <w:t xml:space="preserve"> רק</w:t>
      </w:r>
      <w:r w:rsidR="00482049" w:rsidRPr="006F178A">
        <w:rPr>
          <w:rtl/>
        </w:rPr>
        <w:t xml:space="preserve"> </w:t>
      </w:r>
      <w:r w:rsidR="00482049" w:rsidRPr="006F178A">
        <w:rPr>
          <w:rFonts w:hint="cs"/>
          <w:rtl/>
        </w:rPr>
        <w:t>ראשי</w:t>
      </w:r>
      <w:r w:rsidR="00482049" w:rsidRPr="006F178A">
        <w:rPr>
          <w:rtl/>
        </w:rPr>
        <w:t xml:space="preserve"> </w:t>
      </w:r>
      <w:r w:rsidR="00482049" w:rsidRPr="006F178A">
        <w:rPr>
          <w:rFonts w:hint="cs"/>
          <w:rtl/>
        </w:rPr>
        <w:t>פרקים</w:t>
      </w:r>
      <w:r w:rsidR="00232593" w:rsidRPr="00F92204">
        <w:rPr>
          <w:rStyle w:val="affe"/>
          <w:rtl/>
        </w:rPr>
        <w:t xml:space="preserve"> </w:t>
      </w:r>
      <w:r w:rsidR="00E718BF">
        <w:rPr>
          <w:rStyle w:val="affe"/>
          <w:rFonts w:hint="cs"/>
          <w:rtl/>
        </w:rPr>
        <w:t>ל</w:t>
      </w:r>
      <w:r w:rsidR="00232593" w:rsidRPr="00F92204">
        <w:rPr>
          <w:rStyle w:val="affe"/>
          <w:rFonts w:hint="eastAsia"/>
          <w:rtl/>
        </w:rPr>
        <w:t>לא</w:t>
      </w:r>
      <w:r w:rsidR="00232593" w:rsidRPr="00F92204">
        <w:rPr>
          <w:rStyle w:val="affe"/>
          <w:rtl/>
        </w:rPr>
        <w:t xml:space="preserve"> </w:t>
      </w:r>
      <w:r w:rsidR="00E718BF">
        <w:rPr>
          <w:rStyle w:val="affe"/>
          <w:rFonts w:hint="cs"/>
          <w:rtl/>
        </w:rPr>
        <w:t>מבין</w:t>
      </w:r>
      <w:r w:rsidR="00232593">
        <w:rPr>
          <w:rFonts w:hint="cs"/>
          <w:rtl/>
        </w:rPr>
        <w:t xml:space="preserve">, </w:t>
      </w:r>
      <w:r w:rsidR="00232593" w:rsidRPr="005E6BC8">
        <w:rPr>
          <w:rFonts w:cs="PFT_Frank" w:hint="eastAsia"/>
          <w:b/>
          <w:bCs/>
          <w:szCs w:val="14"/>
          <w:rtl/>
        </w:rPr>
        <w:t>או</w:t>
      </w:r>
      <w:r w:rsidR="00232593">
        <w:rPr>
          <w:rFonts w:hint="cs"/>
          <w:rtl/>
        </w:rPr>
        <w:t xml:space="preserve"> רק</w:t>
      </w:r>
      <w:r w:rsidR="00482049" w:rsidRPr="006F178A">
        <w:rPr>
          <w:rtl/>
        </w:rPr>
        <w:t xml:space="preserve"> </w:t>
      </w:r>
      <w:r w:rsidR="00232593">
        <w:rPr>
          <w:rFonts w:hint="cs"/>
          <w:rtl/>
        </w:rPr>
        <w:t>ל</w:t>
      </w:r>
      <w:r w:rsidR="00482049" w:rsidRPr="006F178A">
        <w:rPr>
          <w:rFonts w:hint="cs"/>
          <w:rtl/>
        </w:rPr>
        <w:t>חכם</w:t>
      </w:r>
      <w:r w:rsidR="00482049" w:rsidRPr="006F178A">
        <w:rPr>
          <w:rtl/>
        </w:rPr>
        <w:t xml:space="preserve"> </w:t>
      </w:r>
      <w:r w:rsidR="00E718BF">
        <w:rPr>
          <w:rFonts w:hint="cs"/>
          <w:rtl/>
        </w:rPr>
        <w:t>ש</w:t>
      </w:r>
      <w:r w:rsidR="00482049" w:rsidRPr="006F178A">
        <w:rPr>
          <w:rFonts w:hint="cs"/>
          <w:rtl/>
        </w:rPr>
        <w:t>מבין</w:t>
      </w:r>
      <w:r w:rsidR="00482049" w:rsidRPr="006F178A">
        <w:rPr>
          <w:rtl/>
        </w:rPr>
        <w:t xml:space="preserve"> </w:t>
      </w:r>
      <w:r w:rsidR="00482049" w:rsidRPr="006F178A">
        <w:rPr>
          <w:rFonts w:hint="cs"/>
          <w:rtl/>
        </w:rPr>
        <w:t>מדעתו</w:t>
      </w:r>
      <w:r w:rsidR="00E718BF">
        <w:rPr>
          <w:rFonts w:hint="cs"/>
          <w:rtl/>
        </w:rPr>
        <w:t>.</w:t>
      </w:r>
    </w:p>
    <w:p w14:paraId="2CDB94EF" w14:textId="7567610B" w:rsidR="00E718BF" w:rsidRDefault="00E718BF" w:rsidP="00A07C53">
      <w:pPr>
        <w:rPr>
          <w:rtl/>
        </w:rPr>
      </w:pPr>
      <w:r w:rsidRPr="00F92204">
        <w:rPr>
          <w:rFonts w:hint="eastAsia"/>
          <w:rtl/>
        </w:rPr>
        <w:t>ולתינוק</w:t>
      </w:r>
      <w:r w:rsidRPr="00F92204">
        <w:rPr>
          <w:rtl/>
        </w:rPr>
        <w:t xml:space="preserve"> </w:t>
      </w:r>
      <w:r w:rsidRPr="00F92204">
        <w:rPr>
          <w:rFonts w:hint="eastAsia"/>
          <w:rtl/>
        </w:rPr>
        <w:t>כלל</w:t>
      </w:r>
      <w:r w:rsidRPr="00F92204">
        <w:rPr>
          <w:rtl/>
        </w:rPr>
        <w:t xml:space="preserve"> </w:t>
      </w:r>
      <w:r w:rsidRPr="00F92204">
        <w:rPr>
          <w:rFonts w:hint="eastAsia"/>
          <w:rtl/>
        </w:rPr>
        <w:t>לא</w:t>
      </w:r>
      <w:r>
        <w:rPr>
          <w:rFonts w:hint="cs"/>
          <w:rtl/>
        </w:rPr>
        <w:t>,</w:t>
      </w:r>
      <w:r w:rsidR="00482049" w:rsidRPr="00F92204">
        <w:rPr>
          <w:rtl/>
        </w:rPr>
        <w:t xml:space="preserve"> </w:t>
      </w:r>
      <w:r>
        <w:rPr>
          <w:rFonts w:hint="cs"/>
          <w:rtl/>
        </w:rPr>
        <w:t>שמעשה</w:t>
      </w:r>
      <w:r w:rsidR="00482049" w:rsidRPr="00E718BF">
        <w:rPr>
          <w:rtl/>
        </w:rPr>
        <w:t xml:space="preserve"> </w:t>
      </w:r>
      <w:r>
        <w:rPr>
          <w:rFonts w:hint="cs"/>
          <w:rtl/>
        </w:rPr>
        <w:t>ש</w:t>
      </w:r>
      <w:r w:rsidR="00482049" w:rsidRPr="00E718BF">
        <w:rPr>
          <w:rFonts w:hint="cs"/>
          <w:rtl/>
        </w:rPr>
        <w:t>דרש</w:t>
      </w:r>
      <w:r w:rsidR="00482049" w:rsidRPr="00E718BF">
        <w:rPr>
          <w:rtl/>
        </w:rPr>
        <w:t xml:space="preserve"> </w:t>
      </w:r>
      <w:r w:rsidR="00482049" w:rsidRPr="00E718BF">
        <w:rPr>
          <w:rFonts w:hint="cs"/>
          <w:rtl/>
        </w:rPr>
        <w:t>ויצא</w:t>
      </w:r>
      <w:r w:rsidR="00EC6966">
        <w:rPr>
          <w:rFonts w:hint="cs"/>
          <w:rtl/>
        </w:rPr>
        <w:t>ה</w:t>
      </w:r>
      <w:r w:rsidR="00482049" w:rsidRPr="00E718BF">
        <w:rPr>
          <w:rFonts w:hint="cs"/>
          <w:rtl/>
        </w:rPr>
        <w:t xml:space="preserve"> אש </w:t>
      </w:r>
      <w:r w:rsidRPr="00F92204">
        <w:rPr>
          <w:rStyle w:val="af4"/>
          <w:rFonts w:hint="eastAsia"/>
          <w:rtl/>
        </w:rPr>
        <w:t>מחשמל</w:t>
      </w:r>
      <w:r>
        <w:rPr>
          <w:rFonts w:hint="cs"/>
          <w:rtl/>
        </w:rPr>
        <w:t xml:space="preserve"> </w:t>
      </w:r>
      <w:r w:rsidR="00482049" w:rsidRPr="00E718BF">
        <w:rPr>
          <w:rFonts w:hint="cs"/>
          <w:rtl/>
        </w:rPr>
        <w:t>ואכלתו</w:t>
      </w:r>
      <w:r>
        <w:rPr>
          <w:rFonts w:hint="cs"/>
          <w:rtl/>
        </w:rPr>
        <w:t>,</w:t>
      </w:r>
    </w:p>
    <w:p w14:paraId="68B8EE01" w14:textId="5A0166C6" w:rsidR="00EC6966" w:rsidRDefault="00EC6966" w:rsidP="00A07C53">
      <w:pPr>
        <w:rPr>
          <w:rtl/>
        </w:rPr>
      </w:pPr>
      <w:r>
        <w:rPr>
          <w:rFonts w:hint="cs"/>
          <w:rtl/>
        </w:rPr>
        <w:t xml:space="preserve">ולכן רצו לגנוז </w:t>
      </w:r>
      <w:r w:rsidRPr="00F92204">
        <w:rPr>
          <w:rStyle w:val="affc"/>
          <w:rFonts w:hint="eastAsia"/>
          <w:rtl/>
        </w:rPr>
        <w:t>ספר</w:t>
      </w:r>
      <w:r w:rsidRPr="00F92204">
        <w:rPr>
          <w:rStyle w:val="affc"/>
          <w:rtl/>
        </w:rPr>
        <w:t xml:space="preserve"> </w:t>
      </w:r>
      <w:r w:rsidRPr="00F92204">
        <w:rPr>
          <w:rStyle w:val="affc"/>
          <w:rFonts w:hint="eastAsia"/>
          <w:rtl/>
        </w:rPr>
        <w:t>יחזקאל</w:t>
      </w:r>
      <w:r>
        <w:rPr>
          <w:rStyle w:val="affc"/>
          <w:rFonts w:hint="cs"/>
          <w:rtl/>
        </w:rPr>
        <w:t>,</w:t>
      </w:r>
      <w:r>
        <w:rPr>
          <w:rFonts w:hint="cs"/>
          <w:rtl/>
        </w:rPr>
        <w:t xml:space="preserve"> וגם שדבריו סתרו </w:t>
      </w:r>
      <w:r w:rsidRPr="00F92204">
        <w:rPr>
          <w:rStyle w:val="affc"/>
          <w:rFonts w:hint="eastAsia"/>
          <w:rtl/>
        </w:rPr>
        <w:t>ד</w:t>
      </w:r>
      <w:r w:rsidRPr="00F92204">
        <w:rPr>
          <w:rStyle w:val="affc"/>
          <w:rtl/>
        </w:rPr>
        <w:t>"ת</w:t>
      </w:r>
      <w:r>
        <w:rPr>
          <w:rFonts w:hint="cs"/>
          <w:rtl/>
        </w:rPr>
        <w:t>,</w:t>
      </w:r>
    </w:p>
    <w:p w14:paraId="1928FF6D" w14:textId="20254E7F" w:rsidR="00482049" w:rsidRPr="00D22086" w:rsidRDefault="00EC6966" w:rsidP="00A07C53">
      <w:pPr>
        <w:rPr>
          <w:spacing w:val="-4"/>
          <w:rtl/>
        </w:rPr>
      </w:pPr>
      <w:r w:rsidRPr="00D22086">
        <w:rPr>
          <w:rFonts w:hint="cs"/>
          <w:spacing w:val="-4"/>
          <w:rtl/>
        </w:rPr>
        <w:t xml:space="preserve">אלא שפירשם </w:t>
      </w:r>
      <w:r w:rsidRPr="00D22086">
        <w:rPr>
          <w:rStyle w:val="affc"/>
          <w:rFonts w:hint="eastAsia"/>
          <w:spacing w:val="-4"/>
          <w:rtl/>
        </w:rPr>
        <w:t>חנניה</w:t>
      </w:r>
      <w:r w:rsidRPr="00D22086">
        <w:rPr>
          <w:rStyle w:val="affc"/>
          <w:spacing w:val="-4"/>
          <w:rtl/>
        </w:rPr>
        <w:t xml:space="preserve"> </w:t>
      </w:r>
      <w:r w:rsidRPr="00D22086">
        <w:rPr>
          <w:rStyle w:val="affc"/>
          <w:rFonts w:hint="eastAsia"/>
          <w:spacing w:val="-4"/>
          <w:rtl/>
        </w:rPr>
        <w:t>ב</w:t>
      </w:r>
      <w:r w:rsidRPr="00D22086">
        <w:rPr>
          <w:rStyle w:val="affc"/>
          <w:spacing w:val="-4"/>
          <w:rtl/>
        </w:rPr>
        <w:t>"ח</w:t>
      </w:r>
      <w:r w:rsidRPr="00D22086">
        <w:rPr>
          <w:rStyle w:val="affc"/>
          <w:rFonts w:hint="cs"/>
          <w:spacing w:val="-4"/>
          <w:rtl/>
        </w:rPr>
        <w:t>,</w:t>
      </w:r>
      <w:r w:rsidRPr="00D22086">
        <w:rPr>
          <w:rFonts w:hint="cs"/>
          <w:spacing w:val="-4"/>
          <w:rtl/>
        </w:rPr>
        <w:t xml:space="preserve"> </w:t>
      </w:r>
      <w:r w:rsidRPr="00D22086">
        <w:rPr>
          <w:rStyle w:val="affc"/>
          <w:rFonts w:hint="eastAsia"/>
          <w:spacing w:val="-4"/>
          <w:rtl/>
        </w:rPr>
        <w:t>ועל</w:t>
      </w:r>
      <w:r w:rsidRPr="00D22086">
        <w:rPr>
          <w:rStyle w:val="affc"/>
          <w:spacing w:val="-4"/>
          <w:rtl/>
        </w:rPr>
        <w:t xml:space="preserve"> </w:t>
      </w:r>
      <w:r w:rsidRPr="00D22086">
        <w:rPr>
          <w:rStyle w:val="affc"/>
          <w:rFonts w:hint="eastAsia"/>
          <w:spacing w:val="-4"/>
          <w:rtl/>
        </w:rPr>
        <w:t>מעשה</w:t>
      </w:r>
      <w:r w:rsidRPr="00D22086">
        <w:rPr>
          <w:rStyle w:val="affc"/>
          <w:spacing w:val="-4"/>
          <w:rtl/>
        </w:rPr>
        <w:t xml:space="preserve"> </w:t>
      </w:r>
      <w:r w:rsidRPr="00D22086">
        <w:rPr>
          <w:rStyle w:val="affc"/>
          <w:rFonts w:hint="eastAsia"/>
          <w:spacing w:val="-4"/>
          <w:rtl/>
        </w:rPr>
        <w:t>תינוק</w:t>
      </w:r>
      <w:r w:rsidRPr="00D22086">
        <w:rPr>
          <w:rStyle w:val="affc"/>
          <w:spacing w:val="-4"/>
          <w:rtl/>
        </w:rPr>
        <w:t xml:space="preserve"> </w:t>
      </w:r>
      <w:r w:rsidRPr="00D22086">
        <w:rPr>
          <w:rStyle w:val="affc"/>
          <w:rFonts w:hint="eastAsia"/>
          <w:spacing w:val="-4"/>
          <w:rtl/>
        </w:rPr>
        <w:t>אמר</w:t>
      </w:r>
      <w:r w:rsidRPr="00D22086">
        <w:rPr>
          <w:rStyle w:val="affc"/>
          <w:rFonts w:hint="cs"/>
          <w:spacing w:val="-4"/>
          <w:rtl/>
        </w:rPr>
        <w:t>:</w:t>
      </w:r>
      <w:r w:rsidRPr="00D22086">
        <w:rPr>
          <w:rFonts w:hint="cs"/>
          <w:spacing w:val="-4"/>
          <w:rtl/>
        </w:rPr>
        <w:t xml:space="preserve"> </w:t>
      </w:r>
      <w:r w:rsidR="00482049" w:rsidRPr="00D22086">
        <w:rPr>
          <w:rFonts w:ascii="Fb Fontext" w:hAnsi="Fb Fontext" w:hint="cs"/>
          <w:spacing w:val="-4"/>
          <w:rtl/>
        </w:rPr>
        <w:t>הכל</w:t>
      </w:r>
      <w:r w:rsidR="00482049" w:rsidRPr="00D22086">
        <w:rPr>
          <w:rFonts w:ascii="Fb Fontext" w:hAnsi="Fb Fontext"/>
          <w:spacing w:val="-4"/>
          <w:rtl/>
        </w:rPr>
        <w:t xml:space="preserve"> </w:t>
      </w:r>
      <w:r w:rsidR="00482049" w:rsidRPr="00D22086">
        <w:rPr>
          <w:rFonts w:ascii="Fb Fontext" w:hAnsi="Fb Fontext" w:hint="cs"/>
          <w:spacing w:val="-4"/>
          <w:rtl/>
        </w:rPr>
        <w:t>חכמים</w:t>
      </w:r>
      <w:r w:rsidR="00482049" w:rsidRPr="00D22086">
        <w:rPr>
          <w:rFonts w:ascii="Fb Fontext" w:hAnsi="Fb Fontext"/>
          <w:spacing w:val="-4"/>
          <w:rtl/>
        </w:rPr>
        <w:t xml:space="preserve"> </w:t>
      </w:r>
      <w:r w:rsidR="00482049" w:rsidRPr="00D22086">
        <w:rPr>
          <w:rFonts w:ascii="Fb Fontext" w:hAnsi="Fb Fontext" w:hint="cs"/>
          <w:spacing w:val="-4"/>
          <w:rtl/>
        </w:rPr>
        <w:t>הן</w:t>
      </w:r>
      <w:r w:rsidRPr="00D22086">
        <w:rPr>
          <w:rFonts w:ascii="Fb Fontext" w:hAnsi="Fb Fontext" w:hint="cs"/>
          <w:spacing w:val="-4"/>
          <w:rtl/>
        </w:rPr>
        <w:t>?</w:t>
      </w:r>
    </w:p>
    <w:p w14:paraId="54DBB4FD" w14:textId="1E4F04FB" w:rsidR="00482049" w:rsidRPr="006F178A" w:rsidRDefault="00EC6966" w:rsidP="00A07C53">
      <w:pPr>
        <w:pStyle w:val="afffff"/>
        <w:rPr>
          <w:rtl/>
        </w:rPr>
      </w:pPr>
      <w:r>
        <w:rPr>
          <w:rFonts w:hint="cs"/>
          <w:rtl/>
        </w:rPr>
        <w:t>פירוש פסוקי יחזקאל</w:t>
      </w:r>
    </w:p>
    <w:p w14:paraId="0756A34E" w14:textId="237E545A" w:rsidR="00731582" w:rsidRDefault="00731582" w:rsidP="00C02F3A">
      <w:pPr>
        <w:pStyle w:val="36"/>
        <w:framePr w:wrap="notBeside"/>
        <w:rPr>
          <w:rtl/>
        </w:rPr>
      </w:pPr>
      <w:r>
        <w:rPr>
          <w:rFonts w:ascii="Courier New" w:hAnsi="Courier New" w:cs="Courier New" w:hint="cs"/>
          <w:rtl/>
        </w:rPr>
        <w:t>◦</w:t>
      </w:r>
    </w:p>
    <w:p w14:paraId="4ECA0556" w14:textId="77777777" w:rsidR="00C0473D" w:rsidRDefault="00482049" w:rsidP="00A07C53">
      <w:pPr>
        <w:rPr>
          <w:rtl/>
        </w:rPr>
      </w:pPr>
      <w:r w:rsidRPr="00F92204">
        <w:rPr>
          <w:rStyle w:val="af4"/>
          <w:rFonts w:hint="eastAsia"/>
          <w:rtl/>
        </w:rPr>
        <w:t>חשמל</w:t>
      </w:r>
      <w:r w:rsidRPr="006F178A">
        <w:rPr>
          <w:rFonts w:ascii="Fb Fontext" w:hAnsi="Fb Fontext" w:hint="cs"/>
          <w:rtl/>
        </w:rPr>
        <w:t xml:space="preserve"> </w:t>
      </w:r>
      <w:r w:rsidR="00185ECF">
        <w:rPr>
          <w:rFonts w:ascii="Fb Fontext" w:hAnsi="Fb Fontext" w:hint="cs"/>
          <w:rtl/>
        </w:rPr>
        <w:t>-</w:t>
      </w:r>
      <w:r>
        <w:rPr>
          <w:rFonts w:ascii="Fb Fontext" w:hAnsi="Fb Fontext" w:hint="cs"/>
          <w:rtl/>
        </w:rPr>
        <w:t xml:space="preserve"> </w:t>
      </w:r>
      <w:r w:rsidRPr="006F178A">
        <w:rPr>
          <w:rFonts w:ascii="Fb Fontext" w:hAnsi="Fb Fontext" w:hint="cs"/>
          <w:rtl/>
        </w:rPr>
        <w:t>חיות</w:t>
      </w:r>
      <w:r w:rsidRPr="006F178A">
        <w:rPr>
          <w:rFonts w:ascii="Fb Fontext" w:hAnsi="Fb Fontext"/>
          <w:rtl/>
        </w:rPr>
        <w:t xml:space="preserve"> </w:t>
      </w:r>
      <w:r w:rsidR="00185ECF" w:rsidRPr="00F92204">
        <w:rPr>
          <w:rStyle w:val="affe"/>
          <w:rFonts w:hint="eastAsia"/>
          <w:rtl/>
        </w:rPr>
        <w:t>שיוצא</w:t>
      </w:r>
      <w:r w:rsidR="00185ECF" w:rsidRPr="00F92204">
        <w:rPr>
          <w:rStyle w:val="affe"/>
          <w:rtl/>
        </w:rPr>
        <w:t xml:space="preserve"> </w:t>
      </w:r>
      <w:r w:rsidR="00185ECF" w:rsidRPr="00F92204">
        <w:rPr>
          <w:rStyle w:val="affe"/>
          <w:rFonts w:hint="eastAsia"/>
          <w:rtl/>
        </w:rPr>
        <w:t>מהם</w:t>
      </w:r>
      <w:r w:rsidR="00185ECF">
        <w:rPr>
          <w:rFonts w:ascii="Fb Fontext" w:hAnsi="Fb Fontext" w:hint="cs"/>
          <w:rtl/>
        </w:rPr>
        <w:t xml:space="preserve"> </w:t>
      </w:r>
      <w:r w:rsidRPr="006F178A">
        <w:rPr>
          <w:rFonts w:ascii="Fb Fontext" w:hAnsi="Fb Fontext" w:hint="cs"/>
          <w:rtl/>
        </w:rPr>
        <w:t>אש</w:t>
      </w:r>
      <w:r w:rsidRPr="006F178A">
        <w:rPr>
          <w:rFonts w:ascii="Fb Fontext" w:hAnsi="Fb Fontext"/>
          <w:rtl/>
        </w:rPr>
        <w:t xml:space="preserve"> </w:t>
      </w:r>
      <w:r w:rsidR="00185ECF" w:rsidRPr="00F92204">
        <w:rPr>
          <w:rStyle w:val="affe"/>
          <w:rFonts w:hint="eastAsia"/>
          <w:rtl/>
        </w:rPr>
        <w:t>כש</w:t>
      </w:r>
      <w:r w:rsidRPr="006F178A">
        <w:rPr>
          <w:rFonts w:ascii="Fb Fontext" w:hAnsi="Fb Fontext" w:hint="cs"/>
          <w:rtl/>
        </w:rPr>
        <w:t>ממללות</w:t>
      </w:r>
      <w:r w:rsidR="00185ECF">
        <w:rPr>
          <w:rFonts w:hint="cs"/>
          <w:rtl/>
        </w:rPr>
        <w:t>,</w:t>
      </w:r>
    </w:p>
    <w:p w14:paraId="013CBF06" w14:textId="77777777" w:rsidR="00C0473D" w:rsidRDefault="001E3674" w:rsidP="00A07C53">
      <w:pPr>
        <w:ind w:left="340"/>
        <w:rPr>
          <w:rStyle w:val="afffd"/>
          <w:rFonts w:ascii="Fb Fontext" w:hAnsi="Fb Fontext" w:cs="PFT_Frank"/>
          <w:szCs w:val="14"/>
          <w:rtl/>
        </w:rPr>
      </w:pPr>
      <w:r>
        <w:rPr>
          <w:rFonts w:hint="cs"/>
          <w:rtl/>
        </w:rPr>
        <w:t xml:space="preserve">  </w:t>
      </w:r>
      <w:r w:rsidR="00185ECF">
        <w:rPr>
          <w:rFonts w:hint="cs"/>
          <w:rtl/>
        </w:rPr>
        <w:t xml:space="preserve"> </w:t>
      </w:r>
      <w:r w:rsidR="00185ECF" w:rsidRPr="005E6BC8">
        <w:rPr>
          <w:rFonts w:ascii="Fb Fontext" w:hAnsi="Fb Fontext" w:cs="PFT_Frank" w:hint="eastAsia"/>
          <w:b/>
          <w:bCs/>
          <w:szCs w:val="14"/>
          <w:rtl/>
        </w:rPr>
        <w:t>או</w:t>
      </w:r>
      <w:r w:rsidR="00482049" w:rsidRPr="006F178A">
        <w:rPr>
          <w:rFonts w:hint="cs"/>
          <w:rtl/>
        </w:rPr>
        <w:t xml:space="preserve"> עתים</w:t>
      </w:r>
      <w:r w:rsidR="00482049" w:rsidRPr="006F178A">
        <w:rPr>
          <w:rtl/>
        </w:rPr>
        <w:t xml:space="preserve"> </w:t>
      </w:r>
      <w:r w:rsidR="00482049" w:rsidRPr="006F178A">
        <w:rPr>
          <w:rFonts w:hint="cs"/>
          <w:rtl/>
        </w:rPr>
        <w:t>חשות</w:t>
      </w:r>
      <w:r w:rsidR="00482049" w:rsidRPr="006F178A">
        <w:rPr>
          <w:rtl/>
        </w:rPr>
        <w:t xml:space="preserve"> </w:t>
      </w:r>
      <w:r w:rsidR="00185ECF">
        <w:rPr>
          <w:rStyle w:val="affe"/>
          <w:rFonts w:hint="cs"/>
          <w:rtl/>
        </w:rPr>
        <w:t>כ</w:t>
      </w:r>
      <w:r w:rsidR="00185ECF" w:rsidRPr="005353A8">
        <w:rPr>
          <w:rStyle w:val="affe"/>
          <w:rFonts w:hint="cs"/>
          <w:rtl/>
        </w:rPr>
        <w:t>ש</w:t>
      </w:r>
      <w:r w:rsidR="00185ECF">
        <w:rPr>
          <w:rStyle w:val="affe"/>
          <w:rFonts w:hint="cs"/>
          <w:rtl/>
        </w:rPr>
        <w:t>ה</w:t>
      </w:r>
      <w:r w:rsidR="00185ECF" w:rsidRPr="005353A8">
        <w:rPr>
          <w:rStyle w:val="affe"/>
          <w:rFonts w:hint="cs"/>
          <w:rtl/>
        </w:rPr>
        <w:t>דיבור</w:t>
      </w:r>
      <w:r w:rsidR="00185ECF" w:rsidRPr="005353A8">
        <w:rPr>
          <w:rStyle w:val="affe"/>
          <w:rtl/>
        </w:rPr>
        <w:t xml:space="preserve"> </w:t>
      </w:r>
      <w:r w:rsidR="00185ECF" w:rsidRPr="005353A8">
        <w:rPr>
          <w:rStyle w:val="affe"/>
          <w:rFonts w:hint="cs"/>
          <w:rtl/>
        </w:rPr>
        <w:t>יוצא</w:t>
      </w:r>
      <w:r w:rsidR="00185ECF" w:rsidRPr="005353A8">
        <w:rPr>
          <w:rStyle w:val="affe"/>
          <w:rtl/>
        </w:rPr>
        <w:t xml:space="preserve"> </w:t>
      </w:r>
      <w:r w:rsidR="00185ECF" w:rsidRPr="005353A8">
        <w:rPr>
          <w:rStyle w:val="affe"/>
          <w:rFonts w:hint="cs"/>
          <w:rtl/>
        </w:rPr>
        <w:t>מ</w:t>
      </w:r>
      <w:r w:rsidR="00185ECF">
        <w:rPr>
          <w:rStyle w:val="affe"/>
          <w:rFonts w:hint="cs"/>
          <w:rtl/>
        </w:rPr>
        <w:t>ה'</w:t>
      </w:r>
      <w:r w:rsidR="00185ECF">
        <w:rPr>
          <w:rFonts w:hint="cs"/>
          <w:rtl/>
        </w:rPr>
        <w:t>,</w:t>
      </w:r>
      <w:r w:rsidR="00185ECF" w:rsidRPr="006F178A">
        <w:rPr>
          <w:rFonts w:hint="cs"/>
          <w:rtl/>
        </w:rPr>
        <w:t xml:space="preserve"> </w:t>
      </w:r>
      <w:r w:rsidR="00482049" w:rsidRPr="006F178A">
        <w:rPr>
          <w:rFonts w:hint="cs"/>
          <w:rtl/>
        </w:rPr>
        <w:t>עתים</w:t>
      </w:r>
      <w:r w:rsidR="00482049" w:rsidRPr="006F178A">
        <w:rPr>
          <w:rtl/>
        </w:rPr>
        <w:t xml:space="preserve"> </w:t>
      </w:r>
      <w:r w:rsidR="00482049" w:rsidRPr="006F178A">
        <w:rPr>
          <w:rFonts w:hint="cs"/>
          <w:rtl/>
        </w:rPr>
        <w:t>ממללות</w:t>
      </w:r>
      <w:r w:rsidR="00185ECF">
        <w:rPr>
          <w:rFonts w:hint="cs"/>
          <w:rtl/>
        </w:rPr>
        <w:t>.</w:t>
      </w:r>
    </w:p>
    <w:p w14:paraId="65F7A7AD" w14:textId="373B83D1" w:rsidR="00731582" w:rsidRDefault="00731582" w:rsidP="00C02F3A">
      <w:pPr>
        <w:pStyle w:val="36"/>
        <w:framePr w:wrap="notBeside"/>
        <w:rPr>
          <w:rtl/>
        </w:rPr>
      </w:pPr>
      <w:r>
        <w:rPr>
          <w:rFonts w:ascii="Courier New" w:hAnsi="Courier New" w:cs="Courier New" w:hint="cs"/>
          <w:rtl/>
        </w:rPr>
        <w:t>◦</w:t>
      </w:r>
    </w:p>
    <w:p w14:paraId="2E8B5076" w14:textId="21C38CA7" w:rsidR="00482049" w:rsidRPr="00D22086" w:rsidRDefault="00482049" w:rsidP="00A07C53">
      <w:pPr>
        <w:rPr>
          <w:spacing w:val="-2"/>
          <w:rtl/>
        </w:rPr>
      </w:pPr>
      <w:r w:rsidRPr="00557887">
        <w:rPr>
          <w:rStyle w:val="af4"/>
          <w:rFonts w:hint="cs"/>
          <w:rtl/>
        </w:rPr>
        <w:t>והחיות</w:t>
      </w:r>
      <w:r w:rsidRPr="00557887">
        <w:rPr>
          <w:rStyle w:val="af4"/>
          <w:rtl/>
        </w:rPr>
        <w:t xml:space="preserve"> </w:t>
      </w:r>
      <w:r w:rsidRPr="00557887">
        <w:rPr>
          <w:rStyle w:val="af4"/>
          <w:rFonts w:hint="cs"/>
          <w:rtl/>
        </w:rPr>
        <w:t>רצוא</w:t>
      </w:r>
      <w:r w:rsidRPr="00557887">
        <w:rPr>
          <w:rStyle w:val="af4"/>
          <w:rtl/>
        </w:rPr>
        <w:t xml:space="preserve"> </w:t>
      </w:r>
      <w:r w:rsidRPr="00557887">
        <w:rPr>
          <w:rStyle w:val="af4"/>
          <w:rFonts w:hint="cs"/>
          <w:rtl/>
        </w:rPr>
        <w:t>ושוב</w:t>
      </w:r>
      <w:r w:rsidRPr="00557887">
        <w:rPr>
          <w:rStyle w:val="af4"/>
          <w:rtl/>
        </w:rPr>
        <w:t xml:space="preserve"> </w:t>
      </w:r>
      <w:r w:rsidRPr="00557887">
        <w:rPr>
          <w:rStyle w:val="af4"/>
          <w:rFonts w:hint="cs"/>
          <w:rtl/>
        </w:rPr>
        <w:t>כמראה</w:t>
      </w:r>
      <w:r w:rsidRPr="00557887">
        <w:rPr>
          <w:rStyle w:val="af4"/>
          <w:rtl/>
        </w:rPr>
        <w:t xml:space="preserve"> </w:t>
      </w:r>
      <w:r w:rsidRPr="00557887">
        <w:rPr>
          <w:rStyle w:val="af4"/>
          <w:rFonts w:hint="cs"/>
          <w:rtl/>
        </w:rPr>
        <w:t>הבזק</w:t>
      </w:r>
      <w:r w:rsidR="00185ECF" w:rsidRPr="00D22086">
        <w:rPr>
          <w:spacing w:val="-2"/>
          <w:rtl/>
        </w:rPr>
        <w:t xml:space="preserve"> -</w:t>
      </w:r>
      <w:r w:rsidRPr="00D22086">
        <w:rPr>
          <w:rStyle w:val="af4"/>
          <w:rFonts w:hint="cs"/>
          <w:spacing w:val="-2"/>
          <w:rtl/>
        </w:rPr>
        <w:t xml:space="preserve"> </w:t>
      </w:r>
      <w:r w:rsidRPr="00D22086">
        <w:rPr>
          <w:rFonts w:ascii="Fb Fontext" w:hAnsi="Fb Fontext" w:hint="cs"/>
          <w:spacing w:val="-2"/>
          <w:rtl/>
        </w:rPr>
        <w:t>כא</w:t>
      </w:r>
      <w:r w:rsidR="00185ECF" w:rsidRPr="00D22086">
        <w:rPr>
          <w:rFonts w:ascii="Fb Fontext" w:hAnsi="Fb Fontext" w:hint="cs"/>
          <w:spacing w:val="-2"/>
          <w:rtl/>
        </w:rPr>
        <w:t>ש</w:t>
      </w:r>
      <w:r w:rsidRPr="00D22086">
        <w:rPr>
          <w:rFonts w:ascii="Fb Fontext" w:hAnsi="Fb Fontext"/>
          <w:spacing w:val="-2"/>
          <w:rtl/>
        </w:rPr>
        <w:t xml:space="preserve"> </w:t>
      </w:r>
      <w:r w:rsidR="00185ECF" w:rsidRPr="00D22086">
        <w:rPr>
          <w:rFonts w:ascii="Fb Fontext" w:hAnsi="Fb Fontext" w:hint="cs"/>
          <w:spacing w:val="-2"/>
          <w:rtl/>
        </w:rPr>
        <w:t>מ</w:t>
      </w:r>
      <w:r w:rsidRPr="00D22086">
        <w:rPr>
          <w:rFonts w:ascii="Fb Fontext" w:hAnsi="Fb Fontext" w:hint="cs"/>
          <w:spacing w:val="-2"/>
          <w:rtl/>
        </w:rPr>
        <w:t>הכבשן</w:t>
      </w:r>
      <w:r w:rsidR="00185ECF" w:rsidRPr="00D22086">
        <w:rPr>
          <w:rFonts w:hint="cs"/>
          <w:spacing w:val="-2"/>
          <w:rtl/>
        </w:rPr>
        <w:t>,</w:t>
      </w:r>
      <w:r w:rsidRPr="00D22086">
        <w:rPr>
          <w:spacing w:val="-2"/>
          <w:rtl/>
        </w:rPr>
        <w:t xml:space="preserve"> </w:t>
      </w:r>
      <w:r w:rsidR="00185ECF" w:rsidRPr="00D22086">
        <w:rPr>
          <w:rFonts w:hint="cs"/>
          <w:spacing w:val="-2"/>
          <w:rtl/>
        </w:rPr>
        <w:t>ו</w:t>
      </w:r>
      <w:r w:rsidRPr="00D22086">
        <w:rPr>
          <w:rFonts w:hint="cs"/>
          <w:spacing w:val="-2"/>
          <w:rtl/>
        </w:rPr>
        <w:t>מבין</w:t>
      </w:r>
      <w:r w:rsidRPr="00D22086">
        <w:rPr>
          <w:spacing w:val="-2"/>
          <w:rtl/>
        </w:rPr>
        <w:t xml:space="preserve"> </w:t>
      </w:r>
      <w:r w:rsidRPr="00D22086">
        <w:rPr>
          <w:rFonts w:hint="cs"/>
          <w:spacing w:val="-2"/>
          <w:rtl/>
        </w:rPr>
        <w:t>החרסים</w:t>
      </w:r>
      <w:r w:rsidRPr="00D22086">
        <w:rPr>
          <w:spacing w:val="-2"/>
          <w:rtl/>
        </w:rPr>
        <w:t>.</w:t>
      </w:r>
    </w:p>
    <w:p w14:paraId="3A0A8B57" w14:textId="6BF28833" w:rsidR="00731582" w:rsidRDefault="00731582" w:rsidP="00C02F3A">
      <w:pPr>
        <w:pStyle w:val="36"/>
        <w:framePr w:wrap="notBeside"/>
        <w:rPr>
          <w:rtl/>
        </w:rPr>
      </w:pPr>
      <w:r>
        <w:rPr>
          <w:rFonts w:ascii="Courier New" w:hAnsi="Courier New" w:cs="Courier New" w:hint="cs"/>
          <w:rtl/>
        </w:rPr>
        <w:t>◦</w:t>
      </w:r>
    </w:p>
    <w:p w14:paraId="44CF7E3C" w14:textId="77777777" w:rsidR="00C0473D" w:rsidRDefault="00185ECF" w:rsidP="00A07C53">
      <w:pPr>
        <w:rPr>
          <w:rtl/>
        </w:rPr>
      </w:pPr>
      <w:r>
        <w:rPr>
          <w:rStyle w:val="af4"/>
          <w:rFonts w:hint="cs"/>
          <w:rtl/>
        </w:rPr>
        <w:t>וה</w:t>
      </w:r>
      <w:r w:rsidR="00482049" w:rsidRPr="00F92204">
        <w:rPr>
          <w:rStyle w:val="af4"/>
          <w:rFonts w:hint="eastAsia"/>
          <w:rtl/>
        </w:rPr>
        <w:t>נה</w:t>
      </w:r>
      <w:r w:rsidR="00482049" w:rsidRPr="00F92204">
        <w:rPr>
          <w:rStyle w:val="af4"/>
          <w:rtl/>
        </w:rPr>
        <w:t xml:space="preserve"> </w:t>
      </w:r>
      <w:r w:rsidR="00482049" w:rsidRPr="00F92204">
        <w:rPr>
          <w:rStyle w:val="af4"/>
          <w:rFonts w:hint="eastAsia"/>
          <w:rtl/>
        </w:rPr>
        <w:t>רוח</w:t>
      </w:r>
      <w:r w:rsidR="00482049" w:rsidRPr="00F92204">
        <w:rPr>
          <w:rStyle w:val="af4"/>
          <w:rtl/>
        </w:rPr>
        <w:t xml:space="preserve"> </w:t>
      </w:r>
      <w:r w:rsidR="00482049" w:rsidRPr="00F92204">
        <w:rPr>
          <w:rStyle w:val="af4"/>
          <w:rFonts w:hint="eastAsia"/>
          <w:rtl/>
        </w:rPr>
        <w:t>סערה</w:t>
      </w:r>
      <w:r w:rsidR="00482049" w:rsidRPr="00F92204">
        <w:rPr>
          <w:rStyle w:val="af4"/>
          <w:rtl/>
        </w:rPr>
        <w:t xml:space="preserve"> </w:t>
      </w:r>
      <w:r w:rsidR="00482049" w:rsidRPr="00F92204">
        <w:rPr>
          <w:rStyle w:val="af4"/>
          <w:rFonts w:hint="eastAsia"/>
          <w:rtl/>
        </w:rPr>
        <w:t>באה</w:t>
      </w:r>
      <w:r w:rsidR="00482049" w:rsidRPr="00F92204">
        <w:rPr>
          <w:rStyle w:val="af4"/>
          <w:rtl/>
        </w:rPr>
        <w:t xml:space="preserve"> </w:t>
      </w:r>
      <w:r w:rsidR="00482049" w:rsidRPr="00F92204">
        <w:rPr>
          <w:rStyle w:val="af4"/>
          <w:rFonts w:hint="eastAsia"/>
          <w:rtl/>
        </w:rPr>
        <w:t>מן</w:t>
      </w:r>
      <w:r w:rsidR="00482049" w:rsidRPr="00F92204">
        <w:rPr>
          <w:rStyle w:val="af4"/>
          <w:rtl/>
        </w:rPr>
        <w:t xml:space="preserve"> </w:t>
      </w:r>
      <w:r w:rsidR="00482049" w:rsidRPr="00F92204">
        <w:rPr>
          <w:rStyle w:val="af4"/>
          <w:rFonts w:hint="eastAsia"/>
          <w:rtl/>
        </w:rPr>
        <w:t>הצפון</w:t>
      </w:r>
      <w:r w:rsidR="00482049" w:rsidRPr="00185ECF">
        <w:rPr>
          <w:rtl/>
        </w:rPr>
        <w:t xml:space="preserve"> </w:t>
      </w:r>
      <w:r w:rsidRPr="00F92204">
        <w:rPr>
          <w:rtl/>
        </w:rPr>
        <w:t xml:space="preserve">- </w:t>
      </w:r>
      <w:r w:rsidRPr="00185ECF">
        <w:rPr>
          <w:rFonts w:hint="cs"/>
          <w:rtl/>
        </w:rPr>
        <w:t>מבבל</w:t>
      </w:r>
      <w:r w:rsidRPr="00F92204">
        <w:rPr>
          <w:rtl/>
        </w:rPr>
        <w:t>,</w:t>
      </w:r>
      <w:r w:rsidR="00482049" w:rsidRPr="00185ECF">
        <w:rPr>
          <w:rtl/>
        </w:rPr>
        <w:t xml:space="preserve"> </w:t>
      </w:r>
      <w:r w:rsidR="00482049" w:rsidRPr="00185ECF">
        <w:rPr>
          <w:rFonts w:hint="cs"/>
          <w:rtl/>
        </w:rPr>
        <w:t>לכבוש</w:t>
      </w:r>
      <w:r w:rsidR="00482049" w:rsidRPr="00185ECF">
        <w:rPr>
          <w:rtl/>
        </w:rPr>
        <w:t xml:space="preserve"> </w:t>
      </w:r>
      <w:r w:rsidR="00482049" w:rsidRPr="00185ECF">
        <w:rPr>
          <w:rFonts w:hint="cs"/>
          <w:rtl/>
        </w:rPr>
        <w:t>כל</w:t>
      </w:r>
      <w:r w:rsidR="00482049" w:rsidRPr="00185ECF">
        <w:rPr>
          <w:rtl/>
        </w:rPr>
        <w:t xml:space="preserve"> </w:t>
      </w:r>
      <w:r w:rsidR="00482049" w:rsidRPr="00185ECF">
        <w:rPr>
          <w:rFonts w:hint="cs"/>
          <w:rtl/>
        </w:rPr>
        <w:t>העולם</w:t>
      </w:r>
      <w:r w:rsidR="00482049" w:rsidRPr="00185ECF">
        <w:rPr>
          <w:rtl/>
        </w:rPr>
        <w:t xml:space="preserve"> </w:t>
      </w:r>
      <w:r w:rsidR="00482049" w:rsidRPr="00185ECF">
        <w:rPr>
          <w:rFonts w:hint="cs"/>
          <w:rtl/>
        </w:rPr>
        <w:t>תחת</w:t>
      </w:r>
      <w:r w:rsidR="00482049" w:rsidRPr="00185ECF">
        <w:rPr>
          <w:rtl/>
        </w:rPr>
        <w:t xml:space="preserve"> </w:t>
      </w:r>
      <w:r w:rsidR="00482049" w:rsidRPr="00185ECF">
        <w:rPr>
          <w:rFonts w:hint="cs"/>
          <w:rtl/>
        </w:rPr>
        <w:t>נבוכדנצר</w:t>
      </w:r>
      <w:r w:rsidRPr="00185ECF">
        <w:rPr>
          <w:rFonts w:hint="cs"/>
          <w:rtl/>
        </w:rPr>
        <w:t>,</w:t>
      </w:r>
      <w:r w:rsidR="00482049" w:rsidRPr="00185ECF">
        <w:rPr>
          <w:rtl/>
        </w:rPr>
        <w:t xml:space="preserve"> </w:t>
      </w:r>
      <w:r w:rsidR="00482049" w:rsidRPr="00185ECF">
        <w:rPr>
          <w:rFonts w:hint="cs"/>
          <w:rtl/>
        </w:rPr>
        <w:t>שלא</w:t>
      </w:r>
      <w:r w:rsidR="00482049" w:rsidRPr="00185ECF">
        <w:rPr>
          <w:rtl/>
        </w:rPr>
        <w:t xml:space="preserve"> </w:t>
      </w:r>
      <w:r w:rsidR="00482049" w:rsidRPr="00185ECF">
        <w:rPr>
          <w:rFonts w:hint="cs"/>
          <w:rtl/>
        </w:rPr>
        <w:t>יאמרו</w:t>
      </w:r>
      <w:r w:rsidR="00482049" w:rsidRPr="00185ECF">
        <w:rPr>
          <w:rtl/>
        </w:rPr>
        <w:t xml:space="preserve"> </w:t>
      </w:r>
      <w:r w:rsidRPr="00185ECF">
        <w:rPr>
          <w:rFonts w:hint="cs"/>
          <w:rtl/>
        </w:rPr>
        <w:t>'</w:t>
      </w:r>
      <w:r w:rsidR="00482049" w:rsidRPr="00185ECF">
        <w:rPr>
          <w:rFonts w:hint="cs"/>
          <w:rtl/>
        </w:rPr>
        <w:t>ביד</w:t>
      </w:r>
      <w:r w:rsidR="00482049" w:rsidRPr="00185ECF">
        <w:rPr>
          <w:rtl/>
        </w:rPr>
        <w:t xml:space="preserve"> </w:t>
      </w:r>
      <w:r w:rsidR="00482049" w:rsidRPr="00185ECF">
        <w:rPr>
          <w:rFonts w:hint="cs"/>
          <w:rtl/>
        </w:rPr>
        <w:t>אומה</w:t>
      </w:r>
      <w:r w:rsidR="00482049" w:rsidRPr="00185ECF">
        <w:rPr>
          <w:rtl/>
        </w:rPr>
        <w:t xml:space="preserve"> </w:t>
      </w:r>
      <w:r w:rsidR="00482049" w:rsidRPr="00185ECF">
        <w:rPr>
          <w:rFonts w:hint="cs"/>
          <w:rtl/>
        </w:rPr>
        <w:t>שפלה</w:t>
      </w:r>
      <w:r w:rsidR="00482049" w:rsidRPr="00185ECF">
        <w:rPr>
          <w:rtl/>
        </w:rPr>
        <w:t xml:space="preserve"> </w:t>
      </w:r>
      <w:r w:rsidR="00482049" w:rsidRPr="00185ECF">
        <w:rPr>
          <w:rFonts w:hint="cs"/>
          <w:rtl/>
        </w:rPr>
        <w:t>מסר</w:t>
      </w:r>
      <w:r w:rsidR="00482049" w:rsidRPr="00185ECF">
        <w:rPr>
          <w:rtl/>
        </w:rPr>
        <w:t xml:space="preserve"> </w:t>
      </w:r>
      <w:r w:rsidR="00482049" w:rsidRPr="00185ECF">
        <w:rPr>
          <w:rFonts w:hint="cs"/>
          <w:rtl/>
        </w:rPr>
        <w:t>את</w:t>
      </w:r>
      <w:r w:rsidR="00482049" w:rsidRPr="00185ECF">
        <w:rPr>
          <w:rtl/>
        </w:rPr>
        <w:t xml:space="preserve"> </w:t>
      </w:r>
      <w:r w:rsidR="00482049" w:rsidRPr="00185ECF">
        <w:rPr>
          <w:rFonts w:hint="cs"/>
          <w:rtl/>
        </w:rPr>
        <w:t>בניו</w:t>
      </w:r>
      <w:r w:rsidRPr="00185ECF">
        <w:rPr>
          <w:rFonts w:hint="cs"/>
          <w:rtl/>
        </w:rPr>
        <w:t>'</w:t>
      </w:r>
      <w:r w:rsidR="00482049" w:rsidRPr="00185ECF">
        <w:rPr>
          <w:rtl/>
        </w:rPr>
        <w:t>.</w:t>
      </w:r>
    </w:p>
    <w:p w14:paraId="5B03A240" w14:textId="1278F158" w:rsidR="00731582" w:rsidRDefault="00731582" w:rsidP="00C02F3A">
      <w:pPr>
        <w:pStyle w:val="36"/>
        <w:framePr w:wrap="notBeside"/>
        <w:rPr>
          <w:rtl/>
        </w:rPr>
      </w:pPr>
      <w:r>
        <w:rPr>
          <w:rFonts w:ascii="Courier New" w:hAnsi="Courier New" w:cs="Courier New" w:hint="cs"/>
          <w:rtl/>
        </w:rPr>
        <w:t>◦</w:t>
      </w:r>
    </w:p>
    <w:p w14:paraId="661B585F" w14:textId="77777777" w:rsidR="00C0473D" w:rsidRDefault="00482049" w:rsidP="00A07C53">
      <w:pPr>
        <w:rPr>
          <w:rtl/>
        </w:rPr>
      </w:pPr>
      <w:r w:rsidRPr="00FA50F9">
        <w:rPr>
          <w:rStyle w:val="af4"/>
          <w:rFonts w:hint="cs"/>
          <w:rtl/>
        </w:rPr>
        <w:t>והנה</w:t>
      </w:r>
      <w:r w:rsidRPr="00FA50F9">
        <w:rPr>
          <w:rStyle w:val="af4"/>
          <w:rtl/>
        </w:rPr>
        <w:t xml:space="preserve"> </w:t>
      </w:r>
      <w:r w:rsidRPr="00FA50F9">
        <w:rPr>
          <w:rStyle w:val="af4"/>
          <w:rFonts w:hint="cs"/>
          <w:rtl/>
        </w:rPr>
        <w:t>אופן</w:t>
      </w:r>
      <w:r w:rsidRPr="00FA50F9">
        <w:rPr>
          <w:rStyle w:val="af4"/>
          <w:rtl/>
        </w:rPr>
        <w:t xml:space="preserve"> </w:t>
      </w:r>
      <w:r w:rsidRPr="00FA50F9">
        <w:rPr>
          <w:rStyle w:val="af4"/>
          <w:rFonts w:hint="cs"/>
          <w:rtl/>
        </w:rPr>
        <w:t>אחד</w:t>
      </w:r>
      <w:r w:rsidRPr="00FA50F9">
        <w:rPr>
          <w:rStyle w:val="af4"/>
          <w:rtl/>
        </w:rPr>
        <w:t xml:space="preserve"> </w:t>
      </w:r>
      <w:r w:rsidRPr="00FA50F9">
        <w:rPr>
          <w:rStyle w:val="af4"/>
          <w:rFonts w:hint="cs"/>
          <w:rtl/>
        </w:rPr>
        <w:t>בארץ</w:t>
      </w:r>
      <w:r w:rsidR="0044523B">
        <w:rPr>
          <w:rStyle w:val="af4"/>
          <w:rFonts w:hint="cs"/>
          <w:rtl/>
        </w:rPr>
        <w:t>,</w:t>
      </w:r>
      <w:r w:rsidRPr="00FA50F9">
        <w:rPr>
          <w:rStyle w:val="af4"/>
          <w:rtl/>
        </w:rPr>
        <w:t xml:space="preserve"> </w:t>
      </w:r>
      <w:r w:rsidRPr="00FA50F9">
        <w:rPr>
          <w:rStyle w:val="af4"/>
          <w:rFonts w:hint="cs"/>
          <w:rtl/>
        </w:rPr>
        <w:t>אצל</w:t>
      </w:r>
      <w:r w:rsidRPr="00FA50F9">
        <w:rPr>
          <w:rStyle w:val="af4"/>
          <w:rtl/>
        </w:rPr>
        <w:t xml:space="preserve"> </w:t>
      </w:r>
      <w:r w:rsidRPr="00FA50F9">
        <w:rPr>
          <w:rStyle w:val="af4"/>
          <w:rFonts w:hint="cs"/>
          <w:rtl/>
        </w:rPr>
        <w:t>החיות</w:t>
      </w:r>
      <w:r w:rsidR="0044523B">
        <w:rPr>
          <w:rFonts w:hint="cs"/>
          <w:rtl/>
        </w:rPr>
        <w:t xml:space="preserve"> -</w:t>
      </w:r>
      <w:r w:rsidRPr="00FA50F9">
        <w:rPr>
          <w:rStyle w:val="affc"/>
          <w:rFonts w:hint="cs"/>
          <w:rtl/>
        </w:rPr>
        <w:t xml:space="preserve"> </w:t>
      </w:r>
      <w:r w:rsidRPr="006F178A">
        <w:rPr>
          <w:rFonts w:hint="cs"/>
          <w:rtl/>
        </w:rPr>
        <w:t>מלאך</w:t>
      </w:r>
      <w:r w:rsidR="0044523B">
        <w:rPr>
          <w:rFonts w:hint="cs"/>
          <w:rtl/>
        </w:rPr>
        <w:t xml:space="preserve"> </w:t>
      </w:r>
      <w:r w:rsidR="0044523B" w:rsidRPr="00F92204">
        <w:rPr>
          <w:rStyle w:val="affc"/>
          <w:rFonts w:hint="eastAsia"/>
          <w:rtl/>
        </w:rPr>
        <w:t>סנדלפון</w:t>
      </w:r>
      <w:r w:rsidRPr="006F178A">
        <w:rPr>
          <w:rtl/>
        </w:rPr>
        <w:t xml:space="preserve"> </w:t>
      </w:r>
      <w:r w:rsidRPr="005E6BC8">
        <w:rPr>
          <w:rFonts w:cs="PFT_Frank" w:hint="eastAsia"/>
          <w:b/>
          <w:bCs/>
          <w:szCs w:val="14"/>
          <w:rtl/>
        </w:rPr>
        <w:t>ש</w:t>
      </w:r>
      <w:r w:rsidR="0044523B" w:rsidRPr="005E6BC8">
        <w:rPr>
          <w:rFonts w:cs="PFT_Frank" w:hint="eastAsia"/>
          <w:b/>
          <w:bCs/>
          <w:szCs w:val="14"/>
          <w:rtl/>
        </w:rPr>
        <w:t>רגליו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בארץ</w:t>
      </w:r>
    </w:p>
    <w:p w14:paraId="40C9C175" w14:textId="672A8ACA" w:rsidR="00482049" w:rsidRPr="006F178A" w:rsidRDefault="0044523B" w:rsidP="00A07C53">
      <w:pPr>
        <w:rPr>
          <w:rtl/>
        </w:rPr>
      </w:pPr>
      <w:r w:rsidRPr="00F92204">
        <w:rPr>
          <w:rStyle w:val="affe"/>
          <w:rFonts w:hint="eastAsia"/>
          <w:rtl/>
        </w:rPr>
        <w:t>ברקיע</w:t>
      </w:r>
      <w:r w:rsidRPr="00F92204">
        <w:rPr>
          <w:rStyle w:val="affe"/>
          <w:rtl/>
        </w:rPr>
        <w:t xml:space="preserve"> </w:t>
      </w:r>
      <w:r w:rsidRPr="00F92204">
        <w:rPr>
          <w:rStyle w:val="affe"/>
          <w:rFonts w:hint="eastAsia"/>
          <w:rtl/>
        </w:rPr>
        <w:t>מתחת</w:t>
      </w:r>
      <w:r>
        <w:rPr>
          <w:rStyle w:val="affe"/>
          <w:rFonts w:hint="cs"/>
          <w:rtl/>
        </w:rPr>
        <w:t>,</w:t>
      </w:r>
      <w:r w:rsidRPr="00F92204">
        <w:rPr>
          <w:rStyle w:val="affe"/>
          <w:rtl/>
        </w:rPr>
        <w:t xml:space="preserve"> </w:t>
      </w:r>
      <w:r>
        <w:rPr>
          <w:rStyle w:val="affe"/>
          <w:rFonts w:hint="cs"/>
          <w:rtl/>
        </w:rPr>
        <w:t>ו</w:t>
      </w:r>
      <w:r w:rsidRPr="00F92204">
        <w:rPr>
          <w:rStyle w:val="affe"/>
          <w:rFonts w:hint="eastAsia"/>
          <w:rtl/>
        </w:rPr>
        <w:t>גבוה</w:t>
      </w:r>
      <w:r w:rsidRPr="00F92204">
        <w:rPr>
          <w:rStyle w:val="affe"/>
          <w:rtl/>
        </w:rPr>
        <w:t xml:space="preserve"> </w:t>
      </w:r>
      <w:r w:rsidRPr="00F92204">
        <w:rPr>
          <w:rStyle w:val="affe"/>
          <w:rFonts w:hint="eastAsia"/>
          <w:rtl/>
        </w:rPr>
        <w:t>מחבר</w:t>
      </w:r>
      <w:r>
        <w:rPr>
          <w:rStyle w:val="affe"/>
          <w:rFonts w:hint="cs"/>
          <w:rtl/>
        </w:rPr>
        <w:t>י</w:t>
      </w:r>
      <w:r w:rsidRPr="00F92204">
        <w:rPr>
          <w:rStyle w:val="affe"/>
          <w:rFonts w:hint="eastAsia"/>
          <w:rtl/>
        </w:rPr>
        <w:t>ו</w:t>
      </w:r>
      <w:r w:rsidRPr="00F92204">
        <w:rPr>
          <w:rStyle w:val="affe"/>
          <w:rtl/>
        </w:rPr>
        <w:t xml:space="preserve"> </w:t>
      </w:r>
      <w:r w:rsidRPr="00F92204">
        <w:rPr>
          <w:rStyle w:val="affe"/>
          <w:rFonts w:hint="eastAsia"/>
          <w:rtl/>
        </w:rPr>
        <w:t>ת</w:t>
      </w:r>
      <w:r w:rsidRPr="00F92204">
        <w:rPr>
          <w:rStyle w:val="affe"/>
          <w:rtl/>
        </w:rPr>
        <w:t>"</w:t>
      </w:r>
      <w:r w:rsidRPr="00F92204">
        <w:rPr>
          <w:rStyle w:val="affe"/>
          <w:rFonts w:hint="eastAsia"/>
          <w:rtl/>
        </w:rPr>
        <w:t>ק</w:t>
      </w:r>
      <w:r w:rsidRPr="00F92204">
        <w:rPr>
          <w:rStyle w:val="affe"/>
          <w:rtl/>
        </w:rPr>
        <w:t xml:space="preserve"> </w:t>
      </w:r>
      <w:r w:rsidRPr="00F92204">
        <w:rPr>
          <w:rStyle w:val="affe"/>
          <w:rFonts w:hint="eastAsia"/>
          <w:rtl/>
        </w:rPr>
        <w:t>שנה</w:t>
      </w:r>
      <w:r w:rsidR="00482049" w:rsidRPr="006F178A">
        <w:rPr>
          <w:rtl/>
        </w:rPr>
        <w:t xml:space="preserve">, </w:t>
      </w:r>
      <w:r w:rsidR="00482049" w:rsidRPr="005E6BC8">
        <w:rPr>
          <w:rFonts w:cs="PFT_Frank" w:hint="eastAsia"/>
          <w:b/>
          <w:bCs/>
          <w:szCs w:val="14"/>
          <w:rtl/>
        </w:rPr>
        <w:t>וראשו</w:t>
      </w:r>
      <w:r w:rsidR="00482049" w:rsidRPr="006F178A">
        <w:rPr>
          <w:rtl/>
        </w:rPr>
        <w:t xml:space="preserve"> </w:t>
      </w:r>
      <w:r w:rsidR="00482049" w:rsidRPr="006F178A">
        <w:rPr>
          <w:rFonts w:hint="cs"/>
          <w:rtl/>
        </w:rPr>
        <w:t>מגיע</w:t>
      </w:r>
      <w:r w:rsidR="00482049" w:rsidRPr="006F178A">
        <w:rPr>
          <w:rtl/>
        </w:rPr>
        <w:t xml:space="preserve"> </w:t>
      </w:r>
      <w:r w:rsidR="00482049" w:rsidRPr="006F178A">
        <w:rPr>
          <w:rFonts w:hint="cs"/>
          <w:rtl/>
        </w:rPr>
        <w:t>אצל</w:t>
      </w:r>
      <w:r w:rsidR="00482049" w:rsidRPr="006F178A">
        <w:rPr>
          <w:rtl/>
        </w:rPr>
        <w:t xml:space="preserve"> </w:t>
      </w:r>
      <w:r>
        <w:rPr>
          <w:rFonts w:hint="cs"/>
          <w:rtl/>
        </w:rPr>
        <w:t xml:space="preserve">ראשי </w:t>
      </w:r>
      <w:r w:rsidR="00482049" w:rsidRPr="006F178A">
        <w:rPr>
          <w:rFonts w:hint="cs"/>
          <w:rtl/>
        </w:rPr>
        <w:t>חיות</w:t>
      </w:r>
      <w:r>
        <w:rPr>
          <w:rStyle w:val="affc"/>
          <w:rFonts w:hint="cs"/>
          <w:rtl/>
        </w:rPr>
        <w:t xml:space="preserve">, </w:t>
      </w:r>
      <w:r w:rsidR="00482049" w:rsidRPr="006F178A">
        <w:rPr>
          <w:rFonts w:hint="cs"/>
          <w:rtl/>
        </w:rPr>
        <w:t>ועומד</w:t>
      </w:r>
      <w:r w:rsidR="00482049" w:rsidRPr="006F178A">
        <w:rPr>
          <w:rtl/>
        </w:rPr>
        <w:t xml:space="preserve"> </w:t>
      </w:r>
      <w:r w:rsidR="00482049" w:rsidRPr="006F178A">
        <w:rPr>
          <w:rFonts w:hint="cs"/>
          <w:rtl/>
        </w:rPr>
        <w:t>אחורי</w:t>
      </w:r>
      <w:r w:rsidR="00482049" w:rsidRPr="006F178A">
        <w:rPr>
          <w:rtl/>
        </w:rPr>
        <w:t xml:space="preserve"> </w:t>
      </w:r>
      <w:r w:rsidR="00482049" w:rsidRPr="006F178A">
        <w:rPr>
          <w:rFonts w:hint="cs"/>
          <w:rtl/>
        </w:rPr>
        <w:t>המרכבה</w:t>
      </w:r>
      <w:r w:rsidR="00482049" w:rsidRPr="006F178A">
        <w:rPr>
          <w:rtl/>
        </w:rPr>
        <w:t xml:space="preserve">, </w:t>
      </w:r>
      <w:r w:rsidR="00482049" w:rsidRPr="006F178A">
        <w:rPr>
          <w:rFonts w:hint="cs"/>
          <w:rtl/>
        </w:rPr>
        <w:t>וקושר</w:t>
      </w:r>
      <w:r w:rsidR="00482049" w:rsidRPr="006F178A">
        <w:rPr>
          <w:rtl/>
        </w:rPr>
        <w:t xml:space="preserve"> </w:t>
      </w:r>
      <w:r w:rsidR="00482049" w:rsidRPr="006F178A">
        <w:rPr>
          <w:rFonts w:hint="cs"/>
          <w:rtl/>
        </w:rPr>
        <w:t>כתרים</w:t>
      </w:r>
      <w:r w:rsidR="00482049" w:rsidRPr="006F178A">
        <w:rPr>
          <w:rtl/>
        </w:rPr>
        <w:t xml:space="preserve"> </w:t>
      </w:r>
      <w:r w:rsidR="00482049" w:rsidRPr="006F178A">
        <w:rPr>
          <w:rFonts w:hint="cs"/>
          <w:rtl/>
        </w:rPr>
        <w:t>לקונו</w:t>
      </w:r>
      <w:r>
        <w:rPr>
          <w:rFonts w:hint="cs"/>
          <w:rtl/>
        </w:rPr>
        <w:t>,</w:t>
      </w:r>
    </w:p>
    <w:p w14:paraId="49489592" w14:textId="48F4C14D" w:rsidR="0044523B" w:rsidRPr="006F178A" w:rsidRDefault="0044523B" w:rsidP="00A07C53">
      <w:pPr>
        <w:rPr>
          <w:rtl/>
        </w:rPr>
      </w:pPr>
      <w:r>
        <w:rPr>
          <w:rFonts w:hint="cs"/>
          <w:rtl/>
        </w:rPr>
        <w:t>ש</w:t>
      </w:r>
      <w:r w:rsidRPr="006F178A">
        <w:rPr>
          <w:rFonts w:hint="cs"/>
          <w:rtl/>
        </w:rPr>
        <w:t>א</w:t>
      </w:r>
      <w:r>
        <w:rPr>
          <w:rFonts w:hint="cs"/>
          <w:rtl/>
        </w:rPr>
        <w:t>ו</w:t>
      </w:r>
      <w:r w:rsidRPr="006F178A">
        <w:rPr>
          <w:rFonts w:hint="cs"/>
          <w:rtl/>
        </w:rPr>
        <w:t>מר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שם</w:t>
      </w:r>
      <w:r>
        <w:rPr>
          <w:rFonts w:hint="cs"/>
          <w:rtl/>
        </w:rPr>
        <w:t xml:space="preserve"> המפורש והכתר </w:t>
      </w:r>
      <w:r w:rsidRPr="00FA50F9">
        <w:rPr>
          <w:rStyle w:val="affe"/>
          <w:rFonts w:hint="cs"/>
          <w:rtl/>
        </w:rPr>
        <w:t>מעצמו</w:t>
      </w:r>
      <w:r>
        <w:rPr>
          <w:rFonts w:hint="cs"/>
          <w:rtl/>
        </w:rPr>
        <w:t xml:space="preserve"> הולך ויושב בראש,</w:t>
      </w:r>
    </w:p>
    <w:p w14:paraId="170F887D" w14:textId="0F9E4B01" w:rsidR="00482049" w:rsidRDefault="00482049" w:rsidP="00A07C53">
      <w:pPr>
        <w:rPr>
          <w:rtl/>
        </w:rPr>
      </w:pPr>
      <w:r w:rsidRPr="006F178A">
        <w:rPr>
          <w:rFonts w:hint="cs"/>
          <w:rtl/>
        </w:rPr>
        <w:t>ד</w:t>
      </w:r>
      <w:r w:rsidRPr="00FA50F9">
        <w:rPr>
          <w:rStyle w:val="af4"/>
          <w:rFonts w:hint="cs"/>
          <w:rtl/>
        </w:rPr>
        <w:t>ברוך</w:t>
      </w:r>
      <w:r w:rsidRPr="00FA50F9">
        <w:rPr>
          <w:rStyle w:val="af4"/>
          <w:rtl/>
        </w:rPr>
        <w:t xml:space="preserve"> </w:t>
      </w:r>
      <w:r w:rsidRPr="00FA50F9">
        <w:rPr>
          <w:rStyle w:val="af4"/>
          <w:rFonts w:hint="cs"/>
          <w:rtl/>
        </w:rPr>
        <w:t>כבוד</w:t>
      </w:r>
      <w:r w:rsidRPr="00FA50F9">
        <w:rPr>
          <w:rStyle w:val="af4"/>
          <w:rtl/>
        </w:rPr>
        <w:t xml:space="preserve"> ה' </w:t>
      </w:r>
      <w:r w:rsidRPr="00FA50F9">
        <w:rPr>
          <w:rStyle w:val="af4"/>
          <w:rFonts w:hint="cs"/>
          <w:rtl/>
        </w:rPr>
        <w:t>ממקומו</w:t>
      </w:r>
      <w:r w:rsidRPr="006F178A">
        <w:rPr>
          <w:rtl/>
        </w:rPr>
        <w:t xml:space="preserve"> </w:t>
      </w:r>
      <w:r w:rsidR="0044523B">
        <w:rPr>
          <w:rStyle w:val="affe"/>
          <w:rFonts w:hint="cs"/>
          <w:rtl/>
        </w:rPr>
        <w:t>- מקומו</w:t>
      </w:r>
      <w:r w:rsidR="00083269">
        <w:rPr>
          <w:rStyle w:val="affe"/>
          <w:rFonts w:hint="cs"/>
          <w:rtl/>
        </w:rPr>
        <w:t>,</w:t>
      </w:r>
      <w:r w:rsidR="0044523B">
        <w:rPr>
          <w:rStyle w:val="affe"/>
          <w:rFonts w:hint="cs"/>
          <w:rtl/>
        </w:rPr>
        <w:t xml:space="preserve"> אין </w:t>
      </w:r>
      <w:r w:rsidR="00083269">
        <w:rPr>
          <w:rStyle w:val="affe"/>
          <w:rFonts w:hint="cs"/>
          <w:rtl/>
        </w:rPr>
        <w:t>מי</w:t>
      </w:r>
      <w:r w:rsidRPr="00FA50F9">
        <w:rPr>
          <w:rStyle w:val="affe"/>
          <w:rFonts w:hint="cs"/>
          <w:rtl/>
        </w:rPr>
        <w:t xml:space="preserve"> </w:t>
      </w:r>
      <w:r w:rsidR="00083269">
        <w:rPr>
          <w:rStyle w:val="affe"/>
          <w:rFonts w:hint="cs"/>
          <w:rtl/>
        </w:rPr>
        <w:t>ש</w:t>
      </w:r>
      <w:r w:rsidRPr="00FA50F9">
        <w:rPr>
          <w:rStyle w:val="affe"/>
          <w:rFonts w:hint="cs"/>
          <w:rtl/>
        </w:rPr>
        <w:t>יודע</w:t>
      </w:r>
      <w:r w:rsidR="00083269">
        <w:rPr>
          <w:rFonts w:hint="cs"/>
          <w:rtl/>
        </w:rPr>
        <w:t>.</w:t>
      </w:r>
    </w:p>
    <w:p w14:paraId="492F6600" w14:textId="4D8D57D5" w:rsidR="00731582" w:rsidRDefault="00731582" w:rsidP="00C02F3A">
      <w:pPr>
        <w:pStyle w:val="36"/>
        <w:framePr w:wrap="notBeside"/>
        <w:rPr>
          <w:rtl/>
        </w:rPr>
      </w:pPr>
      <w:r>
        <w:rPr>
          <w:rFonts w:ascii="Courier New" w:hAnsi="Courier New" w:cs="Courier New" w:hint="cs"/>
          <w:rtl/>
        </w:rPr>
        <w:t>◦</w:t>
      </w:r>
    </w:p>
    <w:p w14:paraId="1A14A047" w14:textId="3574495E" w:rsidR="00083269" w:rsidRPr="00D22086" w:rsidDel="0044523B" w:rsidRDefault="00083269" w:rsidP="00A07C53">
      <w:pPr>
        <w:pStyle w:val="af3"/>
        <w:rPr>
          <w:spacing w:val="-2"/>
          <w:rtl/>
        </w:rPr>
      </w:pPr>
      <w:r w:rsidRPr="00D22086">
        <w:rPr>
          <w:rFonts w:hint="cs"/>
          <w:spacing w:val="-2"/>
          <w:rtl/>
        </w:rPr>
        <w:t>פניהם</w:t>
      </w:r>
      <w:r w:rsidRPr="00D22086">
        <w:rPr>
          <w:spacing w:val="-2"/>
          <w:rtl/>
        </w:rPr>
        <w:t xml:space="preserve"> </w:t>
      </w:r>
      <w:r w:rsidRPr="00D22086">
        <w:rPr>
          <w:rFonts w:hint="cs"/>
          <w:spacing w:val="-2"/>
          <w:rtl/>
        </w:rPr>
        <w:t>פני</w:t>
      </w:r>
      <w:r w:rsidRPr="00D22086">
        <w:rPr>
          <w:spacing w:val="-2"/>
          <w:rtl/>
        </w:rPr>
        <w:t xml:space="preserve"> </w:t>
      </w:r>
      <w:r w:rsidRPr="00D22086">
        <w:rPr>
          <w:rFonts w:hint="cs"/>
          <w:spacing w:val="-2"/>
          <w:rtl/>
        </w:rPr>
        <w:t>אדם,</w:t>
      </w:r>
      <w:r w:rsidRPr="00D22086">
        <w:rPr>
          <w:spacing w:val="-2"/>
          <w:rtl/>
        </w:rPr>
        <w:t xml:space="preserve"> </w:t>
      </w:r>
      <w:r w:rsidRPr="00D22086">
        <w:rPr>
          <w:rFonts w:hint="cs"/>
          <w:spacing w:val="-2"/>
          <w:rtl/>
        </w:rPr>
        <w:t>ופני</w:t>
      </w:r>
      <w:r w:rsidRPr="00D22086">
        <w:rPr>
          <w:spacing w:val="-2"/>
          <w:rtl/>
        </w:rPr>
        <w:t xml:space="preserve"> </w:t>
      </w:r>
      <w:r w:rsidRPr="00D22086">
        <w:rPr>
          <w:rFonts w:hint="cs"/>
          <w:spacing w:val="-2"/>
          <w:rtl/>
        </w:rPr>
        <w:t>אריה..</w:t>
      </w:r>
      <w:r w:rsidRPr="00D22086">
        <w:rPr>
          <w:spacing w:val="-2"/>
          <w:rtl/>
        </w:rPr>
        <w:t xml:space="preserve"> </w:t>
      </w:r>
      <w:r w:rsidRPr="00D22086">
        <w:rPr>
          <w:rFonts w:hint="cs"/>
          <w:spacing w:val="-2"/>
          <w:rtl/>
        </w:rPr>
        <w:t>ופני</w:t>
      </w:r>
      <w:r w:rsidRPr="00D22086">
        <w:rPr>
          <w:spacing w:val="-2"/>
          <w:rtl/>
        </w:rPr>
        <w:t xml:space="preserve"> </w:t>
      </w:r>
      <w:r w:rsidRPr="00D22086">
        <w:rPr>
          <w:rFonts w:hint="cs"/>
          <w:spacing w:val="-2"/>
          <w:rtl/>
        </w:rPr>
        <w:t>שור.. ופני נשר</w:t>
      </w:r>
      <w:r w:rsidR="001731B7" w:rsidRPr="00D22086">
        <w:rPr>
          <w:rStyle w:val="affe"/>
          <w:rFonts w:hint="cs"/>
          <w:spacing w:val="-2"/>
          <w:rtl/>
        </w:rPr>
        <w:t xml:space="preserve"> - ה' </w:t>
      </w:r>
      <w:r w:rsidR="001731B7" w:rsidRPr="00D22086">
        <w:rPr>
          <w:rStyle w:val="affe"/>
          <w:rFonts w:hint="eastAsia"/>
          <w:spacing w:val="-2"/>
          <w:rtl/>
        </w:rPr>
        <w:t>מתגאה</w:t>
      </w:r>
      <w:r w:rsidR="001731B7" w:rsidRPr="00D22086">
        <w:rPr>
          <w:rStyle w:val="affe"/>
          <w:spacing w:val="-2"/>
          <w:rtl/>
        </w:rPr>
        <w:t xml:space="preserve"> </w:t>
      </w:r>
      <w:r w:rsidR="001731B7" w:rsidRPr="00D22086">
        <w:rPr>
          <w:rStyle w:val="affe"/>
          <w:rFonts w:hint="eastAsia"/>
          <w:spacing w:val="-2"/>
          <w:rtl/>
        </w:rPr>
        <w:t>על</w:t>
      </w:r>
      <w:r w:rsidR="001731B7" w:rsidRPr="00D22086">
        <w:rPr>
          <w:rStyle w:val="affe"/>
          <w:spacing w:val="-2"/>
          <w:rtl/>
        </w:rPr>
        <w:t xml:space="preserve"> כולם</w:t>
      </w:r>
    </w:p>
    <w:p w14:paraId="68367662" w14:textId="42E9080A" w:rsidR="00731582" w:rsidRDefault="001731B7" w:rsidP="00C02F3A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ו</w:t>
      </w:r>
      <w:r w:rsidRPr="0087008C">
        <w:rPr>
          <w:rFonts w:hint="eastAsia"/>
          <w:rtl/>
        </w:rPr>
        <w:t>קרא</w:t>
      </w:r>
      <w:r w:rsidR="00731582">
        <w:rPr>
          <w:rtl/>
        </w:rPr>
        <w:t>:</w:t>
      </w:r>
    </w:p>
    <w:p w14:paraId="35106AF9" w14:textId="3A68F973" w:rsidR="001731B7" w:rsidRDefault="001731B7" w:rsidP="00A07C53">
      <w:pPr>
        <w:pStyle w:val="af3"/>
        <w:rPr>
          <w:rtl/>
        </w:rPr>
      </w:pPr>
      <w:r>
        <w:rPr>
          <w:rFonts w:hint="cs"/>
          <w:rtl/>
        </w:rPr>
        <w:t>ד'</w:t>
      </w:r>
      <w:r w:rsidR="00482049" w:rsidRPr="00F92204">
        <w:rPr>
          <w:rFonts w:hint="eastAsia"/>
          <w:rtl/>
        </w:rPr>
        <w:t>פני</w:t>
      </w:r>
      <w:r w:rsidR="00482049" w:rsidRPr="00F92204">
        <w:rPr>
          <w:rtl/>
        </w:rPr>
        <w:t xml:space="preserve"> </w:t>
      </w:r>
      <w:r w:rsidR="00482049" w:rsidRPr="00F92204">
        <w:rPr>
          <w:rFonts w:hint="eastAsia"/>
          <w:rtl/>
        </w:rPr>
        <w:t>הכרוב</w:t>
      </w:r>
      <w:r w:rsidR="00482049" w:rsidRPr="00F92204">
        <w:rPr>
          <w:rtl/>
        </w:rPr>
        <w:t xml:space="preserve">, </w:t>
      </w:r>
      <w:r w:rsidR="00482049" w:rsidRPr="00F92204">
        <w:rPr>
          <w:rFonts w:hint="eastAsia"/>
          <w:rtl/>
        </w:rPr>
        <w:t>פני</w:t>
      </w:r>
      <w:r w:rsidR="00482049" w:rsidRPr="00F92204">
        <w:rPr>
          <w:rtl/>
        </w:rPr>
        <w:t xml:space="preserve"> </w:t>
      </w:r>
      <w:r w:rsidR="00482049" w:rsidRPr="00F92204">
        <w:rPr>
          <w:rFonts w:hint="eastAsia"/>
          <w:rtl/>
        </w:rPr>
        <w:t>אדם</w:t>
      </w:r>
      <w:r>
        <w:rPr>
          <w:rFonts w:hint="cs"/>
          <w:rtl/>
        </w:rPr>
        <w:t>,</w:t>
      </w:r>
      <w:r w:rsidR="00482049" w:rsidRPr="00F92204">
        <w:rPr>
          <w:rtl/>
        </w:rPr>
        <w:t xml:space="preserve"> </w:t>
      </w:r>
      <w:r w:rsidR="00482049" w:rsidRPr="00F92204">
        <w:rPr>
          <w:rFonts w:hint="eastAsia"/>
          <w:rtl/>
        </w:rPr>
        <w:t>פני</w:t>
      </w:r>
      <w:r w:rsidR="00482049" w:rsidRPr="00F92204">
        <w:rPr>
          <w:rtl/>
        </w:rPr>
        <w:t xml:space="preserve"> </w:t>
      </w:r>
      <w:r w:rsidR="00482049" w:rsidRPr="00F92204">
        <w:rPr>
          <w:rFonts w:hint="eastAsia"/>
          <w:rtl/>
        </w:rPr>
        <w:t>אריה</w:t>
      </w:r>
      <w:r>
        <w:rPr>
          <w:rFonts w:hint="cs"/>
          <w:rtl/>
        </w:rPr>
        <w:t>,</w:t>
      </w:r>
      <w:r w:rsidR="00482049" w:rsidRPr="00F92204">
        <w:rPr>
          <w:rtl/>
        </w:rPr>
        <w:t xml:space="preserve"> </w:t>
      </w:r>
      <w:r w:rsidR="00482049" w:rsidRPr="00F92204">
        <w:rPr>
          <w:rFonts w:hint="eastAsia"/>
          <w:rtl/>
        </w:rPr>
        <w:t>פני</w:t>
      </w:r>
      <w:r w:rsidR="00482049" w:rsidRPr="00F92204">
        <w:rPr>
          <w:rtl/>
        </w:rPr>
        <w:t xml:space="preserve"> </w:t>
      </w:r>
      <w:r w:rsidR="00482049" w:rsidRPr="00F92204">
        <w:rPr>
          <w:rFonts w:hint="eastAsia"/>
          <w:rtl/>
        </w:rPr>
        <w:t>נשר</w:t>
      </w:r>
      <w:r>
        <w:rPr>
          <w:rFonts w:hint="cs"/>
          <w:rtl/>
        </w:rPr>
        <w:t>'</w:t>
      </w:r>
      <w:r w:rsidRPr="001731B7">
        <w:rPr>
          <w:rFonts w:hint="cs"/>
          <w:rtl/>
        </w:rPr>
        <w:t xml:space="preserve"> -</w:t>
      </w:r>
    </w:p>
    <w:p w14:paraId="209C5A74" w14:textId="1C453250" w:rsidR="00731582" w:rsidRDefault="001731B7" w:rsidP="00C02F3A">
      <w:pPr>
        <w:pStyle w:val="36"/>
        <w:framePr w:wrap="notBeside"/>
        <w:rPr>
          <w:rtl/>
        </w:rPr>
      </w:pPr>
      <w:r w:rsidRPr="0087008C">
        <w:rPr>
          <w:rFonts w:hint="eastAsia"/>
          <w:rtl/>
        </w:rPr>
        <w:t>ביקש</w:t>
      </w:r>
      <w:r w:rsidRPr="0087008C">
        <w:rPr>
          <w:rtl/>
        </w:rPr>
        <w:t xml:space="preserve"> יחזקאל</w:t>
      </w:r>
      <w:r w:rsidR="00731582">
        <w:rPr>
          <w:rtl/>
        </w:rPr>
        <w:t>:</w:t>
      </w:r>
    </w:p>
    <w:p w14:paraId="0FFA3052" w14:textId="0C6883FE" w:rsidR="00482049" w:rsidRPr="00D22086" w:rsidRDefault="001731B7" w:rsidP="00A07C53">
      <w:pPr>
        <w:rPr>
          <w:spacing w:val="-2"/>
          <w:rtl/>
        </w:rPr>
      </w:pPr>
      <w:r w:rsidRPr="00D22086">
        <w:rPr>
          <w:rFonts w:hint="cs"/>
          <w:spacing w:val="-2"/>
          <w:rtl/>
        </w:rPr>
        <w:t>ו</w:t>
      </w:r>
      <w:r w:rsidR="00482049" w:rsidRPr="00D22086">
        <w:rPr>
          <w:rFonts w:hint="cs"/>
          <w:spacing w:val="-2"/>
          <w:rtl/>
        </w:rPr>
        <w:t>הפ</w:t>
      </w:r>
      <w:r w:rsidRPr="00D22086">
        <w:rPr>
          <w:rFonts w:hint="cs"/>
          <w:spacing w:val="-2"/>
          <w:rtl/>
        </w:rPr>
        <w:t xml:space="preserve">ך השור </w:t>
      </w:r>
      <w:r w:rsidRPr="00D22086">
        <w:rPr>
          <w:rStyle w:val="affe"/>
          <w:rFonts w:hint="cs"/>
          <w:spacing w:val="-2"/>
          <w:rtl/>
        </w:rPr>
        <w:t>ד</w:t>
      </w:r>
      <w:r w:rsidRPr="00D22086">
        <w:rPr>
          <w:rStyle w:val="affe"/>
          <w:rFonts w:hint="eastAsia"/>
          <w:spacing w:val="-2"/>
          <w:rtl/>
        </w:rPr>
        <w:t>קטיגור</w:t>
      </w:r>
      <w:r w:rsidRPr="00D22086">
        <w:rPr>
          <w:rStyle w:val="affe"/>
          <w:spacing w:val="-2"/>
          <w:rtl/>
        </w:rPr>
        <w:t xml:space="preserve">, </w:t>
      </w:r>
      <w:r w:rsidR="00482049" w:rsidRPr="00D22086">
        <w:rPr>
          <w:rFonts w:hint="cs"/>
          <w:spacing w:val="-2"/>
          <w:rtl/>
        </w:rPr>
        <w:t xml:space="preserve">לכרוב </w:t>
      </w:r>
      <w:r w:rsidRPr="00D22086">
        <w:rPr>
          <w:rStyle w:val="affe"/>
          <w:rFonts w:hint="eastAsia"/>
          <w:spacing w:val="-2"/>
          <w:rtl/>
        </w:rPr>
        <w:t>תינוק</w:t>
      </w:r>
      <w:r w:rsidRPr="00D22086">
        <w:rPr>
          <w:rFonts w:hint="cs"/>
          <w:spacing w:val="-2"/>
          <w:rtl/>
        </w:rPr>
        <w:t xml:space="preserve">, </w:t>
      </w:r>
      <w:r w:rsidRPr="00D22086">
        <w:rPr>
          <w:rStyle w:val="af4"/>
          <w:rFonts w:hint="eastAsia"/>
          <w:spacing w:val="-2"/>
          <w:rtl/>
        </w:rPr>
        <w:t>ו</w:t>
      </w:r>
      <w:r w:rsidR="00A161B2" w:rsidRPr="00D22086">
        <w:rPr>
          <w:rStyle w:val="af4"/>
          <w:rFonts w:hint="cs"/>
          <w:spacing w:val="-2"/>
          <w:rtl/>
        </w:rPr>
        <w:t>'</w:t>
      </w:r>
      <w:r w:rsidRPr="00D22086">
        <w:rPr>
          <w:rStyle w:val="af4"/>
          <w:rFonts w:hint="eastAsia"/>
          <w:spacing w:val="-2"/>
          <w:rtl/>
        </w:rPr>
        <w:t>אדם</w:t>
      </w:r>
      <w:r w:rsidR="00A161B2" w:rsidRPr="00D22086">
        <w:rPr>
          <w:rStyle w:val="af4"/>
          <w:rFonts w:hint="cs"/>
          <w:spacing w:val="-2"/>
          <w:rtl/>
        </w:rPr>
        <w:t>'</w:t>
      </w:r>
      <w:r w:rsidRPr="00D22086">
        <w:rPr>
          <w:rStyle w:val="affe"/>
          <w:spacing w:val="-2"/>
          <w:rtl/>
        </w:rPr>
        <w:t xml:space="preserve"> היינו גדול.</w:t>
      </w:r>
    </w:p>
    <w:p w14:paraId="4F901AC9" w14:textId="0E6420AE" w:rsidR="00083269" w:rsidRPr="001731B7" w:rsidRDefault="006E4E67" w:rsidP="00A07C53">
      <w:pPr>
        <w:pStyle w:val="afffff"/>
        <w:rPr>
          <w:rtl/>
        </w:rPr>
      </w:pPr>
      <w:r>
        <w:rPr>
          <w:rFonts w:hint="cs"/>
          <w:rtl/>
        </w:rPr>
        <w:t>פירוש פסוקי ישעיה</w:t>
      </w:r>
    </w:p>
    <w:p w14:paraId="1BBDE610" w14:textId="35AE03D4" w:rsidR="00731582" w:rsidRDefault="00083269" w:rsidP="00C02F3A">
      <w:pPr>
        <w:pStyle w:val="36"/>
        <w:framePr w:wrap="notBeside"/>
        <w:rPr>
          <w:rtl/>
        </w:rPr>
      </w:pPr>
      <w:r w:rsidRPr="0087008C">
        <w:rPr>
          <w:rFonts w:hint="eastAsia"/>
          <w:rtl/>
        </w:rPr>
        <w:t>רבא</w:t>
      </w:r>
      <w:r w:rsidR="00731582">
        <w:rPr>
          <w:rtl/>
        </w:rPr>
        <w:t>:</w:t>
      </w:r>
    </w:p>
    <w:p w14:paraId="44F9FE07" w14:textId="2946C9F1" w:rsidR="006E4E67" w:rsidRPr="00D22086" w:rsidRDefault="00083269" w:rsidP="00A07C53">
      <w:pPr>
        <w:rPr>
          <w:spacing w:val="-4"/>
          <w:rtl/>
        </w:rPr>
      </w:pPr>
      <w:r w:rsidRPr="00D22086">
        <w:rPr>
          <w:rFonts w:hint="cs"/>
          <w:spacing w:val="-4"/>
          <w:rtl/>
        </w:rPr>
        <w:t>כל</w:t>
      </w:r>
      <w:r w:rsidRPr="00D22086">
        <w:rPr>
          <w:spacing w:val="-4"/>
          <w:rtl/>
        </w:rPr>
        <w:t xml:space="preserve"> </w:t>
      </w:r>
      <w:r w:rsidRPr="00D22086">
        <w:rPr>
          <w:rFonts w:hint="cs"/>
          <w:spacing w:val="-4"/>
          <w:rtl/>
        </w:rPr>
        <w:t>שראה</w:t>
      </w:r>
      <w:r w:rsidRPr="00D22086">
        <w:rPr>
          <w:spacing w:val="-4"/>
          <w:rtl/>
        </w:rPr>
        <w:t xml:space="preserve"> </w:t>
      </w:r>
      <w:r w:rsidRPr="00557887">
        <w:rPr>
          <w:rFonts w:hint="eastAsia"/>
          <w:rtl/>
        </w:rPr>
        <w:t>יחזקאל</w:t>
      </w:r>
      <w:r w:rsidR="00557887">
        <w:rPr>
          <w:rStyle w:val="affc"/>
          <w:rFonts w:hint="cs"/>
          <w:spacing w:val="-4"/>
          <w:rtl/>
        </w:rPr>
        <w:t xml:space="preserve"> </w:t>
      </w:r>
      <w:r w:rsidR="00F92204" w:rsidRPr="00D22086">
        <w:rPr>
          <w:rStyle w:val="affe"/>
          <w:spacing w:val="-4"/>
          <w:rtl/>
        </w:rPr>
        <w:t xml:space="preserve">[בן </w:t>
      </w:r>
      <w:r w:rsidR="00F92204" w:rsidRPr="00D22086">
        <w:rPr>
          <w:rStyle w:val="affe"/>
          <w:rFonts w:hint="cs"/>
          <w:spacing w:val="-4"/>
          <w:rtl/>
        </w:rPr>
        <w:t>כפר</w:t>
      </w:r>
      <w:r w:rsidRPr="00D22086">
        <w:rPr>
          <w:spacing w:val="-4"/>
          <w:rtl/>
        </w:rPr>
        <w:t xml:space="preserve"> </w:t>
      </w:r>
      <w:r w:rsidRPr="00D22086">
        <w:rPr>
          <w:rFonts w:hint="cs"/>
          <w:spacing w:val="-4"/>
          <w:rtl/>
        </w:rPr>
        <w:t>ראה</w:t>
      </w:r>
      <w:r w:rsidRPr="00D22086">
        <w:rPr>
          <w:spacing w:val="-4"/>
          <w:rtl/>
        </w:rPr>
        <w:t xml:space="preserve"> </w:t>
      </w:r>
      <w:r w:rsidRPr="00557887">
        <w:rPr>
          <w:rFonts w:hint="eastAsia"/>
          <w:rtl/>
        </w:rPr>
        <w:t>ישעיה</w:t>
      </w:r>
      <w:r w:rsidR="006E4E67" w:rsidRPr="00D22086">
        <w:rPr>
          <w:rFonts w:hint="cs"/>
          <w:spacing w:val="-4"/>
          <w:rtl/>
        </w:rPr>
        <w:t>,</w:t>
      </w:r>
      <w:r w:rsidRPr="00D22086">
        <w:rPr>
          <w:spacing w:val="-4"/>
          <w:rtl/>
        </w:rPr>
        <w:t xml:space="preserve"> </w:t>
      </w:r>
      <w:r w:rsidR="006E4E67" w:rsidRPr="00D22086">
        <w:rPr>
          <w:rFonts w:hint="cs"/>
          <w:spacing w:val="-4"/>
          <w:rtl/>
        </w:rPr>
        <w:t xml:space="preserve">אלא </w:t>
      </w:r>
      <w:r w:rsidR="006E4E67" w:rsidRPr="00557887">
        <w:rPr>
          <w:rFonts w:hint="eastAsia"/>
          <w:rtl/>
        </w:rPr>
        <w:t>ש</w:t>
      </w:r>
      <w:r w:rsidRPr="00557887">
        <w:rPr>
          <w:rFonts w:hint="eastAsia"/>
          <w:rtl/>
        </w:rPr>
        <w:t>ישעיה</w:t>
      </w:r>
      <w:r w:rsidRPr="00D22086">
        <w:rPr>
          <w:spacing w:val="-4"/>
          <w:rtl/>
        </w:rPr>
        <w:t xml:space="preserve"> </w:t>
      </w:r>
      <w:r w:rsidR="006E4E67" w:rsidRPr="00D22086">
        <w:rPr>
          <w:rFonts w:hint="cs"/>
          <w:spacing w:val="-4"/>
          <w:rtl/>
        </w:rPr>
        <w:t>כ</w:t>
      </w:r>
      <w:r w:rsidRPr="00D22086">
        <w:rPr>
          <w:rFonts w:hint="cs"/>
          <w:spacing w:val="-4"/>
          <w:rtl/>
        </w:rPr>
        <w:t>בן</w:t>
      </w:r>
      <w:r w:rsidRPr="00D22086">
        <w:rPr>
          <w:spacing w:val="-4"/>
          <w:rtl/>
        </w:rPr>
        <w:t xml:space="preserve"> </w:t>
      </w:r>
      <w:r w:rsidRPr="00D22086">
        <w:rPr>
          <w:rFonts w:hint="cs"/>
          <w:spacing w:val="-4"/>
          <w:rtl/>
        </w:rPr>
        <w:t>כרך</w:t>
      </w:r>
      <w:r w:rsidR="006E4E67" w:rsidRPr="00D22086">
        <w:rPr>
          <w:rFonts w:hint="cs"/>
          <w:spacing w:val="-4"/>
          <w:rtl/>
        </w:rPr>
        <w:t>.</w:t>
      </w:r>
    </w:p>
    <w:p w14:paraId="45FA47F9" w14:textId="48DBD2B6" w:rsidR="00731582" w:rsidRDefault="00731582" w:rsidP="00C02F3A">
      <w:pPr>
        <w:pStyle w:val="36"/>
        <w:framePr w:wrap="notBeside"/>
        <w:rPr>
          <w:rtl/>
        </w:rPr>
      </w:pPr>
      <w:r>
        <w:rPr>
          <w:rFonts w:ascii="Courier New" w:hAnsi="Courier New" w:cs="Courier New" w:hint="cs"/>
          <w:rtl/>
        </w:rPr>
        <w:t>◦</w:t>
      </w:r>
    </w:p>
    <w:p w14:paraId="01E6A7D9" w14:textId="77777777" w:rsidR="00C0473D" w:rsidRDefault="00482049" w:rsidP="00A07C53">
      <w:pPr>
        <w:rPr>
          <w:rtl/>
        </w:rPr>
      </w:pPr>
      <w:r w:rsidRPr="00FA50F9">
        <w:rPr>
          <w:rStyle w:val="af4"/>
          <w:rFonts w:hint="cs"/>
          <w:rtl/>
        </w:rPr>
        <w:t>שש</w:t>
      </w:r>
      <w:r w:rsidRPr="00FA50F9">
        <w:rPr>
          <w:rStyle w:val="af4"/>
          <w:rtl/>
        </w:rPr>
        <w:t xml:space="preserve"> </w:t>
      </w:r>
      <w:r w:rsidRPr="00FA50F9">
        <w:rPr>
          <w:rStyle w:val="af4"/>
          <w:rFonts w:hint="cs"/>
          <w:rtl/>
        </w:rPr>
        <w:t>כנפים</w:t>
      </w:r>
      <w:r w:rsidRPr="00FA50F9">
        <w:rPr>
          <w:rStyle w:val="af4"/>
          <w:rtl/>
        </w:rPr>
        <w:t xml:space="preserve"> </w:t>
      </w:r>
      <w:r w:rsidRPr="00FA50F9">
        <w:rPr>
          <w:rStyle w:val="af4"/>
          <w:rFonts w:hint="cs"/>
          <w:rtl/>
        </w:rPr>
        <w:t>לאחד</w:t>
      </w:r>
      <w:r w:rsidR="006E4E67">
        <w:rPr>
          <w:rStyle w:val="af4"/>
          <w:rFonts w:hint="cs"/>
          <w:rtl/>
        </w:rPr>
        <w:t xml:space="preserve"> </w:t>
      </w:r>
      <w:r>
        <w:rPr>
          <w:rStyle w:val="af4"/>
          <w:rFonts w:hint="cs"/>
          <w:rtl/>
        </w:rPr>
        <w:t>-</w:t>
      </w:r>
      <w:r w:rsidRPr="00FA50F9">
        <w:rPr>
          <w:rStyle w:val="af4"/>
          <w:rtl/>
        </w:rPr>
        <w:t xml:space="preserve"> </w:t>
      </w:r>
      <w:r w:rsidR="007C5350" w:rsidRPr="00F92204">
        <w:rPr>
          <w:rFonts w:hint="eastAsia"/>
          <w:rtl/>
        </w:rPr>
        <w:t>כ</w:t>
      </w:r>
      <w:r w:rsidRPr="007C5350">
        <w:rPr>
          <w:rFonts w:hint="cs"/>
          <w:rtl/>
        </w:rPr>
        <w:t>שביהמ</w:t>
      </w:r>
      <w:r w:rsidRPr="006F178A">
        <w:rPr>
          <w:rtl/>
        </w:rPr>
        <w:t>"</w:t>
      </w:r>
      <w:r w:rsidRPr="006F178A">
        <w:rPr>
          <w:rFonts w:hint="cs"/>
          <w:rtl/>
        </w:rPr>
        <w:t>ק קיים</w:t>
      </w:r>
      <w:r w:rsidR="007C5350">
        <w:rPr>
          <w:rFonts w:hint="cs"/>
          <w:rtl/>
        </w:rPr>
        <w:t>,</w:t>
      </w:r>
      <w:r w:rsidR="007C5350">
        <w:rPr>
          <w:rStyle w:val="af4"/>
          <w:rFonts w:hint="cs"/>
          <w:rtl/>
        </w:rPr>
        <w:t xml:space="preserve"> </w:t>
      </w:r>
      <w:r w:rsidRPr="00FA50F9">
        <w:rPr>
          <w:rStyle w:val="af4"/>
          <w:rFonts w:hint="cs"/>
          <w:rtl/>
        </w:rPr>
        <w:t>ו</w:t>
      </w:r>
      <w:r w:rsidR="007C5350">
        <w:rPr>
          <w:rStyle w:val="af4"/>
          <w:rFonts w:hint="cs"/>
          <w:rtl/>
        </w:rPr>
        <w:t>'</w:t>
      </w:r>
      <w:r w:rsidRPr="00FA50F9">
        <w:rPr>
          <w:rStyle w:val="af4"/>
          <w:rFonts w:hint="cs"/>
          <w:rtl/>
        </w:rPr>
        <w:t>ארבע</w:t>
      </w:r>
      <w:r w:rsidRPr="00FA50F9">
        <w:rPr>
          <w:rStyle w:val="af4"/>
          <w:rtl/>
        </w:rPr>
        <w:t xml:space="preserve"> </w:t>
      </w:r>
      <w:r w:rsidRPr="00FA50F9">
        <w:rPr>
          <w:rStyle w:val="af4"/>
          <w:rFonts w:hint="cs"/>
          <w:rtl/>
        </w:rPr>
        <w:t>כנפים</w:t>
      </w:r>
      <w:r w:rsidR="007C5350">
        <w:rPr>
          <w:rStyle w:val="af4"/>
          <w:rFonts w:hint="cs"/>
          <w:rtl/>
        </w:rPr>
        <w:t>'</w:t>
      </w:r>
      <w:r w:rsidRPr="00FA50F9">
        <w:rPr>
          <w:rStyle w:val="af4"/>
          <w:rtl/>
        </w:rPr>
        <w:t xml:space="preserve"> </w:t>
      </w:r>
      <w:r w:rsidR="007C5350" w:rsidRPr="00F92204">
        <w:rPr>
          <w:rFonts w:hint="eastAsia"/>
          <w:rtl/>
        </w:rPr>
        <w:t>כשלא</w:t>
      </w:r>
      <w:r w:rsidR="00C15E26">
        <w:rPr>
          <w:rFonts w:hint="cs"/>
          <w:rtl/>
        </w:rPr>
        <w:t>.</w:t>
      </w:r>
    </w:p>
    <w:p w14:paraId="6ABC51DE" w14:textId="421A316B" w:rsidR="00482049" w:rsidRPr="006F178A" w:rsidRDefault="007C5350" w:rsidP="00C02F3A">
      <w:pPr>
        <w:rPr>
          <w:rtl/>
        </w:rPr>
      </w:pPr>
      <w:r w:rsidRPr="00E23DAD">
        <w:rPr>
          <w:rFonts w:cs="PFT_Frank" w:hint="eastAsia"/>
          <w:b/>
          <w:bCs/>
          <w:szCs w:val="14"/>
          <w:rtl/>
        </w:rPr>
        <w:t>נתמעטו</w:t>
      </w:r>
      <w:r w:rsidRPr="00F92204">
        <w:rPr>
          <w:rtl/>
        </w:rPr>
        <w:t xml:space="preserve"> </w:t>
      </w:r>
      <w:r w:rsidRPr="00F92204">
        <w:rPr>
          <w:rStyle w:val="affc"/>
          <w:rFonts w:hint="eastAsia"/>
          <w:rtl/>
        </w:rPr>
        <w:t>ל</w:t>
      </w:r>
      <w:r w:rsidR="00482049" w:rsidRPr="00C15E26">
        <w:rPr>
          <w:rStyle w:val="affc"/>
          <w:rFonts w:hint="cs"/>
          <w:rtl/>
        </w:rPr>
        <w:t>רב:</w:t>
      </w:r>
      <w:r w:rsidR="00482049" w:rsidRPr="00F92204">
        <w:rPr>
          <w:rtl/>
        </w:rPr>
        <w:t xml:space="preserve"> </w:t>
      </w:r>
      <w:r>
        <w:rPr>
          <w:rFonts w:hint="cs"/>
          <w:rtl/>
        </w:rPr>
        <w:t>ש</w:t>
      </w:r>
      <w:r w:rsidR="00482049" w:rsidRPr="006F178A">
        <w:rPr>
          <w:rFonts w:hint="cs"/>
          <w:rtl/>
        </w:rPr>
        <w:t>שרות</w:t>
      </w:r>
      <w:r w:rsidR="00482049" w:rsidRPr="006F178A">
        <w:rPr>
          <w:rtl/>
        </w:rPr>
        <w:t xml:space="preserve"> </w:t>
      </w:r>
      <w:r w:rsidR="00482049">
        <w:rPr>
          <w:rFonts w:hint="cs"/>
          <w:rtl/>
        </w:rPr>
        <w:t>בה</w:t>
      </w:r>
      <w:r>
        <w:rPr>
          <w:rFonts w:hint="cs"/>
          <w:rtl/>
        </w:rPr>
        <w:t>ם</w:t>
      </w:r>
      <w:r w:rsidR="00482049">
        <w:rPr>
          <w:rFonts w:hint="cs"/>
          <w:rtl/>
        </w:rPr>
        <w:t xml:space="preserve"> </w:t>
      </w:r>
      <w:r w:rsidR="00482049" w:rsidRPr="006F178A">
        <w:rPr>
          <w:rFonts w:hint="cs"/>
          <w:rtl/>
        </w:rPr>
        <w:t>שירה</w:t>
      </w:r>
      <w:r w:rsidR="00C15E26">
        <w:rPr>
          <w:rFonts w:hint="cs"/>
          <w:rtl/>
        </w:rPr>
        <w:t>,</w:t>
      </w:r>
      <w:r w:rsidR="00482049" w:rsidRPr="00FA50F9">
        <w:rPr>
          <w:rStyle w:val="affc"/>
          <w:rFonts w:hint="cs"/>
          <w:rtl/>
        </w:rPr>
        <w:t xml:space="preserve"> רבנן</w:t>
      </w:r>
      <w:r w:rsidR="00482049">
        <w:rPr>
          <w:rStyle w:val="affc"/>
          <w:rFonts w:hint="cs"/>
          <w:rtl/>
        </w:rPr>
        <w:t>:</w:t>
      </w:r>
      <w:r w:rsidR="00482049" w:rsidRPr="00FA50F9">
        <w:rPr>
          <w:rStyle w:val="affc"/>
          <w:rtl/>
        </w:rPr>
        <w:t xml:space="preserve"> </w:t>
      </w:r>
      <w:r w:rsidR="00482049" w:rsidRPr="006F178A">
        <w:rPr>
          <w:rFonts w:hint="cs"/>
          <w:rtl/>
        </w:rPr>
        <w:t>שמכסות</w:t>
      </w:r>
      <w:r w:rsidR="00482049" w:rsidRPr="006F178A">
        <w:rPr>
          <w:rtl/>
        </w:rPr>
        <w:t xml:space="preserve"> </w:t>
      </w:r>
      <w:r w:rsidR="00482049" w:rsidRPr="006F178A">
        <w:rPr>
          <w:rFonts w:hint="cs"/>
          <w:rtl/>
        </w:rPr>
        <w:t>רגליהם</w:t>
      </w:r>
      <w:r w:rsidR="00C15E26">
        <w:rPr>
          <w:rStyle w:val="af4"/>
          <w:rFonts w:hint="cs"/>
          <w:rtl/>
        </w:rPr>
        <w:t>.</w:t>
      </w:r>
    </w:p>
    <w:p w14:paraId="26779623" w14:textId="6F3299C8" w:rsidR="00C15E26" w:rsidRPr="006F178A" w:rsidRDefault="00C15E26" w:rsidP="00A07C53">
      <w:pPr>
        <w:pStyle w:val="afffff"/>
        <w:rPr>
          <w:rtl/>
        </w:rPr>
      </w:pPr>
      <w:r>
        <w:rPr>
          <w:rFonts w:hint="cs"/>
          <w:rtl/>
        </w:rPr>
        <w:t>פירוש פסוקי דניאל</w:t>
      </w:r>
    </w:p>
    <w:p w14:paraId="1E40E461" w14:textId="180F640D" w:rsidR="00731582" w:rsidRDefault="00731582" w:rsidP="00C02F3A">
      <w:pPr>
        <w:pStyle w:val="36"/>
        <w:framePr w:wrap="notBeside"/>
        <w:rPr>
          <w:rtl/>
        </w:rPr>
      </w:pPr>
      <w:r>
        <w:rPr>
          <w:rFonts w:ascii="Courier New" w:hAnsi="Courier New" w:cs="Courier New" w:hint="cs"/>
          <w:rtl/>
        </w:rPr>
        <w:t>◦</w:t>
      </w:r>
    </w:p>
    <w:p w14:paraId="0F967242" w14:textId="77777777" w:rsidR="00C0473D" w:rsidRDefault="00482049" w:rsidP="00A07C53">
      <w:pPr>
        <w:rPr>
          <w:rStyle w:val="afffd"/>
          <w:rFonts w:ascii="Fb Fontext" w:hAnsi="Fb Fontext" w:cs="PFT_Frank"/>
          <w:spacing w:val="-2"/>
          <w:szCs w:val="14"/>
          <w:rtl/>
        </w:rPr>
      </w:pPr>
      <w:r w:rsidRPr="00D22086">
        <w:rPr>
          <w:rStyle w:val="af4"/>
          <w:rFonts w:hint="cs"/>
          <w:spacing w:val="-2"/>
          <w:rtl/>
        </w:rPr>
        <w:t>אלף</w:t>
      </w:r>
      <w:r w:rsidRPr="00D22086">
        <w:rPr>
          <w:rStyle w:val="af4"/>
          <w:spacing w:val="-2"/>
          <w:rtl/>
        </w:rPr>
        <w:t xml:space="preserve"> </w:t>
      </w:r>
      <w:r w:rsidRPr="00D22086">
        <w:rPr>
          <w:rStyle w:val="af4"/>
          <w:rFonts w:hint="cs"/>
          <w:spacing w:val="-2"/>
          <w:rtl/>
        </w:rPr>
        <w:t>אלפי</w:t>
      </w:r>
      <w:r w:rsidR="00C15E26" w:rsidRPr="00D22086">
        <w:rPr>
          <w:rStyle w:val="af4"/>
          <w:rFonts w:hint="cs"/>
          <w:spacing w:val="-2"/>
          <w:rtl/>
        </w:rPr>
        <w:t>ן</w:t>
      </w:r>
      <w:r w:rsidRPr="00D22086">
        <w:rPr>
          <w:rStyle w:val="af4"/>
          <w:spacing w:val="-2"/>
          <w:rtl/>
        </w:rPr>
        <w:t xml:space="preserve"> </w:t>
      </w:r>
      <w:r w:rsidRPr="00D22086">
        <w:rPr>
          <w:rStyle w:val="af4"/>
          <w:rFonts w:hint="cs"/>
          <w:spacing w:val="-2"/>
          <w:rtl/>
        </w:rPr>
        <w:t>ישמשונ</w:t>
      </w:r>
      <w:r w:rsidR="00C15E26" w:rsidRPr="00D22086">
        <w:rPr>
          <w:rStyle w:val="af4"/>
          <w:rFonts w:hint="cs"/>
          <w:spacing w:val="-2"/>
          <w:rtl/>
        </w:rPr>
        <w:t>י</w:t>
      </w:r>
      <w:r w:rsidRPr="00D22086">
        <w:rPr>
          <w:rStyle w:val="af4"/>
          <w:rFonts w:hint="cs"/>
          <w:spacing w:val="-2"/>
          <w:rtl/>
        </w:rPr>
        <w:t>ה</w:t>
      </w:r>
      <w:r w:rsidR="00C15E26" w:rsidRPr="00D22086">
        <w:rPr>
          <w:rStyle w:val="af4"/>
          <w:rFonts w:hint="cs"/>
          <w:spacing w:val="-2"/>
          <w:rtl/>
        </w:rPr>
        <w:t xml:space="preserve"> -</w:t>
      </w:r>
      <w:r w:rsidRPr="00D22086">
        <w:rPr>
          <w:rStyle w:val="af4"/>
          <w:spacing w:val="-2"/>
          <w:rtl/>
        </w:rPr>
        <w:t xml:space="preserve"> </w:t>
      </w:r>
      <w:r w:rsidR="00C15E26" w:rsidRPr="00D22086">
        <w:rPr>
          <w:rFonts w:hint="eastAsia"/>
          <w:spacing w:val="-2"/>
          <w:rtl/>
        </w:rPr>
        <w:t>כ</w:t>
      </w:r>
      <w:r w:rsidRPr="00D22086">
        <w:rPr>
          <w:rFonts w:hint="eastAsia"/>
          <w:spacing w:val="-2"/>
          <w:rtl/>
        </w:rPr>
        <w:t>שאי</w:t>
      </w:r>
      <w:r w:rsidR="00C15E26" w:rsidRPr="00D22086">
        <w:rPr>
          <w:rFonts w:ascii="Fb Fontext" w:hAnsi="Fb Fontext" w:hint="cs"/>
          <w:spacing w:val="-2"/>
          <w:rtl/>
        </w:rPr>
        <w:t>ן</w:t>
      </w:r>
      <w:r w:rsidRPr="00D22086">
        <w:rPr>
          <w:rFonts w:ascii="Fb Fontext" w:hAnsi="Fb Fontext" w:hint="cs"/>
          <w:spacing w:val="-2"/>
          <w:rtl/>
        </w:rPr>
        <w:t xml:space="preserve"> </w:t>
      </w:r>
      <w:r w:rsidR="00C15E26" w:rsidRPr="00D22086">
        <w:rPr>
          <w:rFonts w:ascii="Fb Fontext" w:hAnsi="Fb Fontext" w:hint="cs"/>
          <w:spacing w:val="-2"/>
          <w:rtl/>
        </w:rPr>
        <w:t>ביהמ"ק,</w:t>
      </w:r>
      <w:r w:rsidR="00C15E26" w:rsidRPr="00D22086">
        <w:rPr>
          <w:rStyle w:val="af4"/>
          <w:rFonts w:hint="cs"/>
          <w:spacing w:val="-2"/>
          <w:rtl/>
        </w:rPr>
        <w:t xml:space="preserve"> </w:t>
      </w:r>
      <w:r w:rsidRPr="00D22086">
        <w:rPr>
          <w:rStyle w:val="af4"/>
          <w:rFonts w:hint="cs"/>
          <w:spacing w:val="-2"/>
          <w:rtl/>
        </w:rPr>
        <w:t>היש</w:t>
      </w:r>
      <w:r w:rsidRPr="00D22086">
        <w:rPr>
          <w:rStyle w:val="af4"/>
          <w:spacing w:val="-2"/>
          <w:rtl/>
        </w:rPr>
        <w:t xml:space="preserve"> </w:t>
      </w:r>
      <w:r w:rsidRPr="00D22086">
        <w:rPr>
          <w:rStyle w:val="af4"/>
          <w:rFonts w:hint="cs"/>
          <w:spacing w:val="-2"/>
          <w:rtl/>
        </w:rPr>
        <w:t>מספר</w:t>
      </w:r>
      <w:r w:rsidRPr="00D22086">
        <w:rPr>
          <w:rStyle w:val="af4"/>
          <w:spacing w:val="-2"/>
          <w:rtl/>
        </w:rPr>
        <w:t xml:space="preserve"> </w:t>
      </w:r>
      <w:r w:rsidRPr="00D22086">
        <w:rPr>
          <w:rStyle w:val="af4"/>
          <w:rFonts w:hint="cs"/>
          <w:spacing w:val="-2"/>
          <w:rtl/>
        </w:rPr>
        <w:t>לגדודי</w:t>
      </w:r>
      <w:r w:rsidR="00C15E26" w:rsidRPr="00D22086">
        <w:rPr>
          <w:rStyle w:val="af4"/>
          <w:rFonts w:hint="cs"/>
          <w:spacing w:val="-2"/>
          <w:rtl/>
        </w:rPr>
        <w:t>ו</w:t>
      </w:r>
      <w:r w:rsidRPr="00D22086">
        <w:rPr>
          <w:rStyle w:val="af4"/>
          <w:rFonts w:hint="cs"/>
          <w:spacing w:val="-2"/>
          <w:rtl/>
        </w:rPr>
        <w:t xml:space="preserve"> </w:t>
      </w:r>
      <w:r w:rsidR="00C15E26" w:rsidRPr="00D22086">
        <w:rPr>
          <w:rFonts w:ascii="Fb Fontext" w:hAnsi="Fb Fontext" w:hint="cs"/>
          <w:spacing w:val="-2"/>
          <w:rtl/>
        </w:rPr>
        <w:t>כש</w:t>
      </w:r>
      <w:r w:rsidR="007B0E7B" w:rsidRPr="00D22086">
        <w:rPr>
          <w:rFonts w:ascii="Fb Fontext" w:hAnsi="Fb Fontext" w:hint="cs"/>
          <w:spacing w:val="-2"/>
          <w:rtl/>
        </w:rPr>
        <w:t>קיים.</w:t>
      </w:r>
    </w:p>
    <w:p w14:paraId="483E3FFC" w14:textId="08C1D85F" w:rsidR="00731582" w:rsidRDefault="007B0E7B" w:rsidP="00C02F3A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ב</w:t>
      </w:r>
      <w:r w:rsidR="00731582">
        <w:rPr>
          <w:rFonts w:hint="cs"/>
          <w:rtl/>
        </w:rPr>
        <w:t>.</w:t>
      </w:r>
    </w:p>
    <w:p w14:paraId="1951891B" w14:textId="3A862B77" w:rsidR="00482049" w:rsidRPr="005B330C" w:rsidRDefault="00482049" w:rsidP="00A07C53">
      <w:pPr>
        <w:rPr>
          <w:rStyle w:val="af4"/>
          <w:rtl/>
        </w:rPr>
      </w:pPr>
      <w:r w:rsidRPr="005B330C">
        <w:rPr>
          <w:rStyle w:val="af4"/>
          <w:rFonts w:hint="cs"/>
          <w:rtl/>
        </w:rPr>
        <w:t>אלף</w:t>
      </w:r>
      <w:r w:rsidRPr="005B330C">
        <w:rPr>
          <w:rStyle w:val="af4"/>
          <w:rtl/>
        </w:rPr>
        <w:t xml:space="preserve"> </w:t>
      </w:r>
      <w:r w:rsidRPr="005B330C">
        <w:rPr>
          <w:rStyle w:val="af4"/>
          <w:rFonts w:hint="cs"/>
          <w:rtl/>
        </w:rPr>
        <w:t>אלפין</w:t>
      </w:r>
      <w:r w:rsidRPr="005B330C">
        <w:rPr>
          <w:rStyle w:val="af4"/>
          <w:rtl/>
        </w:rPr>
        <w:t xml:space="preserve"> -</w:t>
      </w:r>
      <w:r w:rsidRPr="006F178A">
        <w:rPr>
          <w:rtl/>
        </w:rPr>
        <w:t xml:space="preserve"> </w:t>
      </w:r>
      <w:r w:rsidR="007B0E7B">
        <w:rPr>
          <w:rFonts w:hint="cs"/>
          <w:rtl/>
        </w:rPr>
        <w:t>ב</w:t>
      </w:r>
      <w:r w:rsidRPr="006F178A">
        <w:rPr>
          <w:rFonts w:hint="cs"/>
          <w:rtl/>
        </w:rPr>
        <w:t>גדוד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אחד</w:t>
      </w:r>
      <w:r w:rsidRPr="006F178A">
        <w:rPr>
          <w:rtl/>
        </w:rPr>
        <w:t xml:space="preserve">, </w:t>
      </w:r>
      <w:r w:rsidRPr="005B330C">
        <w:rPr>
          <w:rStyle w:val="af4"/>
          <w:rFonts w:hint="cs"/>
          <w:rtl/>
        </w:rPr>
        <w:t>ולגדודיו</w:t>
      </w:r>
      <w:r w:rsidRPr="005B330C">
        <w:rPr>
          <w:rStyle w:val="af4"/>
          <w:rtl/>
        </w:rPr>
        <w:t xml:space="preserve"> </w:t>
      </w:r>
      <w:r w:rsidR="007B0E7B">
        <w:rPr>
          <w:rStyle w:val="af4"/>
          <w:rFonts w:hint="cs"/>
          <w:rtl/>
        </w:rPr>
        <w:t xml:space="preserve">- </w:t>
      </w:r>
      <w:r w:rsidRPr="00F92204">
        <w:rPr>
          <w:rFonts w:hint="eastAsia"/>
          <w:rtl/>
        </w:rPr>
        <w:t>אין</w:t>
      </w:r>
      <w:r w:rsidRPr="00F92204">
        <w:rPr>
          <w:rtl/>
        </w:rPr>
        <w:t xml:space="preserve"> </w:t>
      </w:r>
      <w:r w:rsidRPr="00F92204">
        <w:rPr>
          <w:rFonts w:hint="eastAsia"/>
          <w:rtl/>
        </w:rPr>
        <w:t>מספר</w:t>
      </w:r>
      <w:r w:rsidRPr="00F92204">
        <w:rPr>
          <w:rtl/>
        </w:rPr>
        <w:t>.</w:t>
      </w:r>
    </w:p>
    <w:p w14:paraId="2C1B5F90" w14:textId="034F86FB" w:rsidR="00731582" w:rsidRDefault="007B0E7B" w:rsidP="00C02F3A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ג</w:t>
      </w:r>
      <w:r w:rsidR="00731582">
        <w:rPr>
          <w:rFonts w:hint="cs"/>
          <w:rtl/>
        </w:rPr>
        <w:t>.</w:t>
      </w:r>
    </w:p>
    <w:p w14:paraId="528D3051" w14:textId="17297287" w:rsidR="007B0E7B" w:rsidRDefault="00482049" w:rsidP="00A07C53">
      <w:pPr>
        <w:rPr>
          <w:rtl/>
        </w:rPr>
      </w:pPr>
      <w:r w:rsidRPr="005B330C">
        <w:rPr>
          <w:rStyle w:val="af4"/>
          <w:rFonts w:hint="cs"/>
          <w:rtl/>
        </w:rPr>
        <w:t>אלף</w:t>
      </w:r>
      <w:r w:rsidRPr="005B330C">
        <w:rPr>
          <w:rStyle w:val="af4"/>
          <w:rtl/>
        </w:rPr>
        <w:t xml:space="preserve"> </w:t>
      </w:r>
      <w:r w:rsidRPr="005B330C">
        <w:rPr>
          <w:rStyle w:val="af4"/>
          <w:rFonts w:hint="cs"/>
          <w:rtl/>
        </w:rPr>
        <w:t>אלפין</w:t>
      </w:r>
      <w:r w:rsidRPr="005B330C">
        <w:rPr>
          <w:rStyle w:val="af4"/>
          <w:rtl/>
        </w:rPr>
        <w:t xml:space="preserve"> </w:t>
      </w:r>
      <w:r w:rsidR="007B0E7B">
        <w:rPr>
          <w:rStyle w:val="af4"/>
          <w:rtl/>
        </w:rPr>
        <w:t>–</w:t>
      </w:r>
      <w:r w:rsidRPr="005B330C">
        <w:rPr>
          <w:rStyle w:val="af4"/>
          <w:rtl/>
        </w:rPr>
        <w:t xml:space="preserve"> </w:t>
      </w:r>
      <w:r w:rsidR="007B0E7B" w:rsidRPr="00F92204">
        <w:rPr>
          <w:rStyle w:val="affe"/>
          <w:rFonts w:hint="eastAsia"/>
          <w:rtl/>
        </w:rPr>
        <w:t>שדרכם</w:t>
      </w:r>
      <w:r w:rsidR="007B0E7B" w:rsidRPr="00F92204">
        <w:rPr>
          <w:rStyle w:val="affe"/>
          <w:rtl/>
        </w:rPr>
        <w:t xml:space="preserve"> עובר </w:t>
      </w:r>
      <w:r w:rsidRPr="005B330C">
        <w:rPr>
          <w:rStyle w:val="af4"/>
          <w:rFonts w:hint="cs"/>
          <w:rtl/>
        </w:rPr>
        <w:t>נהר</w:t>
      </w:r>
      <w:r w:rsidRPr="005B330C">
        <w:rPr>
          <w:rStyle w:val="af4"/>
          <w:rtl/>
        </w:rPr>
        <w:t xml:space="preserve"> </w:t>
      </w:r>
      <w:r w:rsidRPr="005B330C">
        <w:rPr>
          <w:rStyle w:val="af4"/>
          <w:rFonts w:hint="cs"/>
          <w:rtl/>
        </w:rPr>
        <w:t>דינור</w:t>
      </w:r>
      <w:r w:rsidR="007B0E7B">
        <w:rPr>
          <w:rStyle w:val="af4"/>
          <w:rFonts w:hint="cs"/>
          <w:rtl/>
        </w:rPr>
        <w:t>,</w:t>
      </w:r>
      <w:r w:rsidRPr="005B330C">
        <w:rPr>
          <w:rStyle w:val="af4"/>
          <w:rtl/>
        </w:rPr>
        <w:t xml:space="preserve"> </w:t>
      </w:r>
      <w:r w:rsidR="007B0E7B">
        <w:rPr>
          <w:rStyle w:val="affe"/>
          <w:rFonts w:hint="cs"/>
          <w:rtl/>
        </w:rPr>
        <w:t>ש</w:t>
      </w:r>
      <w:r w:rsidRPr="00F92204">
        <w:rPr>
          <w:rStyle w:val="affe"/>
          <w:rFonts w:hint="eastAsia"/>
          <w:rtl/>
        </w:rPr>
        <w:t>יוצא</w:t>
      </w:r>
      <w:r w:rsidRPr="00F92204">
        <w:rPr>
          <w:rStyle w:val="affe"/>
          <w:rtl/>
        </w:rPr>
        <w:t xml:space="preserve"> </w:t>
      </w:r>
      <w:r w:rsidRPr="00F92204">
        <w:rPr>
          <w:rStyle w:val="affe"/>
          <w:rFonts w:hint="eastAsia"/>
          <w:rtl/>
        </w:rPr>
        <w:t>מזיעת</w:t>
      </w:r>
      <w:r w:rsidR="007B0E7B">
        <w:rPr>
          <w:rStyle w:val="affe"/>
          <w:rFonts w:hint="cs"/>
          <w:rtl/>
        </w:rPr>
        <w:t>ם</w:t>
      </w:r>
      <w:r w:rsidRPr="00F92204">
        <w:rPr>
          <w:rStyle w:val="affe"/>
          <w:rtl/>
        </w:rPr>
        <w:t xml:space="preserve"> </w:t>
      </w:r>
      <w:r w:rsidRPr="00F92204">
        <w:rPr>
          <w:rStyle w:val="affe"/>
          <w:rFonts w:hint="eastAsia"/>
          <w:rtl/>
        </w:rPr>
        <w:t>ו</w:t>
      </w:r>
      <w:r w:rsidR="007B0E7B">
        <w:rPr>
          <w:rStyle w:val="affe"/>
          <w:rFonts w:hint="cs"/>
          <w:rtl/>
        </w:rPr>
        <w:t>נ</w:t>
      </w:r>
      <w:r w:rsidRPr="00F92204">
        <w:rPr>
          <w:rStyle w:val="affe"/>
          <w:rFonts w:hint="eastAsia"/>
          <w:rtl/>
        </w:rPr>
        <w:t>שפך</w:t>
      </w:r>
      <w:r w:rsidRPr="00F92204">
        <w:rPr>
          <w:rStyle w:val="affe"/>
          <w:rtl/>
        </w:rPr>
        <w:t xml:space="preserve"> </w:t>
      </w:r>
      <w:r w:rsidR="007B0E7B">
        <w:rPr>
          <w:rFonts w:hint="cs"/>
          <w:rtl/>
        </w:rPr>
        <w:t>-</w:t>
      </w:r>
    </w:p>
    <w:p w14:paraId="6805913F" w14:textId="34E8008A" w:rsidR="00482049" w:rsidRPr="005E6BC8" w:rsidRDefault="00482049" w:rsidP="00A07C53">
      <w:pPr>
        <w:rPr>
          <w:rStyle w:val="afffd"/>
          <w:rFonts w:ascii="Fb Fontext" w:hAnsi="Fb Fontext" w:cs="PFT_Frank"/>
          <w:szCs w:val="14"/>
          <w:rtl/>
        </w:rPr>
      </w:pPr>
      <w:r w:rsidRPr="006F178A">
        <w:rPr>
          <w:rFonts w:hint="cs"/>
          <w:rtl/>
        </w:rPr>
        <w:t>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ראש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רשעים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בגיהנם</w:t>
      </w:r>
      <w:r w:rsidRPr="006F178A">
        <w:rPr>
          <w:rtl/>
        </w:rPr>
        <w:t>,</w:t>
      </w:r>
      <w:r w:rsidRPr="005B330C">
        <w:rPr>
          <w:rStyle w:val="af4"/>
          <w:rtl/>
        </w:rPr>
        <w:t xml:space="preserve"> </w:t>
      </w:r>
      <w:r w:rsidR="007B0E7B">
        <w:rPr>
          <w:rStyle w:val="af4"/>
          <w:rFonts w:hint="cs"/>
          <w:rtl/>
        </w:rPr>
        <w:t>ד'</w:t>
      </w:r>
      <w:r w:rsidRPr="005B330C">
        <w:rPr>
          <w:rStyle w:val="af4"/>
          <w:rFonts w:hint="cs"/>
          <w:rtl/>
        </w:rPr>
        <w:t>סערת</w:t>
      </w:r>
      <w:r w:rsidRPr="005B330C">
        <w:rPr>
          <w:rStyle w:val="af4"/>
          <w:rtl/>
        </w:rPr>
        <w:t xml:space="preserve"> ה'</w:t>
      </w:r>
      <w:r w:rsidR="007B0E7B">
        <w:rPr>
          <w:rStyle w:val="af4"/>
          <w:rFonts w:hint="cs"/>
          <w:rtl/>
        </w:rPr>
        <w:t>..</w:t>
      </w:r>
      <w:r w:rsidRPr="005B330C">
        <w:rPr>
          <w:rStyle w:val="af4"/>
          <w:rtl/>
        </w:rPr>
        <w:t xml:space="preserve"> </w:t>
      </w:r>
      <w:r w:rsidRPr="005B330C">
        <w:rPr>
          <w:rStyle w:val="af4"/>
          <w:rFonts w:hint="cs"/>
          <w:rtl/>
        </w:rPr>
        <w:t>על</w:t>
      </w:r>
      <w:r w:rsidRPr="005B330C">
        <w:rPr>
          <w:rStyle w:val="af4"/>
          <w:rtl/>
        </w:rPr>
        <w:t xml:space="preserve"> </w:t>
      </w:r>
      <w:r w:rsidRPr="005B330C">
        <w:rPr>
          <w:rStyle w:val="af4"/>
          <w:rFonts w:hint="cs"/>
          <w:rtl/>
        </w:rPr>
        <w:t>ראש</w:t>
      </w:r>
      <w:r w:rsidRPr="005B330C">
        <w:rPr>
          <w:rStyle w:val="af4"/>
          <w:rtl/>
        </w:rPr>
        <w:t xml:space="preserve"> </w:t>
      </w:r>
      <w:r w:rsidRPr="005B330C">
        <w:rPr>
          <w:rStyle w:val="af4"/>
          <w:rFonts w:hint="cs"/>
          <w:rtl/>
        </w:rPr>
        <w:t>רשעים</w:t>
      </w:r>
      <w:r w:rsidRPr="005B330C">
        <w:rPr>
          <w:rStyle w:val="af4"/>
          <w:rtl/>
        </w:rPr>
        <w:t xml:space="preserve"> </w:t>
      </w:r>
      <w:r w:rsidRPr="005B330C">
        <w:rPr>
          <w:rStyle w:val="af4"/>
          <w:rFonts w:hint="cs"/>
          <w:rtl/>
        </w:rPr>
        <w:t>יחול</w:t>
      </w:r>
      <w:r w:rsidR="007B0E7B">
        <w:rPr>
          <w:rStyle w:val="af4"/>
          <w:rFonts w:hint="cs"/>
          <w:rtl/>
        </w:rPr>
        <w:t>'</w:t>
      </w:r>
      <w:r w:rsidR="007B0E7B" w:rsidRPr="005E6BC8">
        <w:rPr>
          <w:rStyle w:val="afffd"/>
          <w:rFonts w:ascii="Fb Fontext" w:hAnsi="Fb Fontext" w:cs="PFT_Frank" w:hint="cs"/>
          <w:szCs w:val="14"/>
          <w:rtl/>
        </w:rPr>
        <w:t>,</w:t>
      </w:r>
    </w:p>
    <w:p w14:paraId="38A1FFD2" w14:textId="1B797A82" w:rsidR="00482049" w:rsidRPr="006F178A" w:rsidRDefault="007B0E7B" w:rsidP="00A07C53">
      <w:pPr>
        <w:rPr>
          <w:rtl/>
        </w:rPr>
      </w:pPr>
      <w:r w:rsidRPr="005E6BC8">
        <w:rPr>
          <w:rFonts w:cs="PFT_Frank" w:hint="eastAsia"/>
          <w:bCs/>
          <w:szCs w:val="14"/>
          <w:rtl/>
        </w:rPr>
        <w:t>או</w:t>
      </w:r>
      <w:r w:rsidR="00482049" w:rsidRPr="005B330C">
        <w:rPr>
          <w:rStyle w:val="affc"/>
          <w:rFonts w:hint="cs"/>
          <w:rtl/>
        </w:rPr>
        <w:t xml:space="preserve"> </w:t>
      </w:r>
      <w:r w:rsidR="00482049" w:rsidRPr="006F178A">
        <w:rPr>
          <w:rFonts w:hint="cs"/>
          <w:rtl/>
        </w:rPr>
        <w:t>על</w:t>
      </w:r>
      <w:r w:rsidR="00482049" w:rsidRPr="006F178A">
        <w:rPr>
          <w:rtl/>
        </w:rPr>
        <w:t xml:space="preserve"> </w:t>
      </w:r>
      <w:r w:rsidR="00482049" w:rsidRPr="006F178A">
        <w:rPr>
          <w:rFonts w:hint="cs"/>
          <w:rtl/>
        </w:rPr>
        <w:t>אשר</w:t>
      </w:r>
      <w:r w:rsidR="00482049" w:rsidRPr="006F178A">
        <w:rPr>
          <w:rtl/>
        </w:rPr>
        <w:t xml:space="preserve"> </w:t>
      </w:r>
      <w:r w:rsidR="00482049" w:rsidRPr="006F178A">
        <w:rPr>
          <w:rFonts w:hint="cs"/>
          <w:rtl/>
        </w:rPr>
        <w:t>קומטו</w:t>
      </w:r>
      <w:r>
        <w:rPr>
          <w:rFonts w:hint="cs"/>
          <w:rtl/>
        </w:rPr>
        <w:t xml:space="preserve"> </w:t>
      </w:r>
      <w:r w:rsidRPr="00F92204">
        <w:rPr>
          <w:rStyle w:val="affe"/>
          <w:rFonts w:hint="eastAsia"/>
          <w:rtl/>
        </w:rPr>
        <w:t>נגזרו</w:t>
      </w:r>
      <w:r w:rsidRPr="00F92204">
        <w:rPr>
          <w:rtl/>
        </w:rPr>
        <w:t xml:space="preserve"> להיבראות</w:t>
      </w:r>
      <w:r w:rsidR="00482049" w:rsidRPr="006F178A">
        <w:rPr>
          <w:rtl/>
        </w:rPr>
        <w:t xml:space="preserve">, </w:t>
      </w:r>
      <w:r w:rsidR="00482049" w:rsidRPr="005B330C">
        <w:rPr>
          <w:rStyle w:val="af4"/>
          <w:rFonts w:hint="cs"/>
          <w:rtl/>
        </w:rPr>
        <w:t>אשר</w:t>
      </w:r>
      <w:r w:rsidR="00482049" w:rsidRPr="005B330C">
        <w:rPr>
          <w:rStyle w:val="af4"/>
          <w:rtl/>
        </w:rPr>
        <w:t xml:space="preserve"> </w:t>
      </w:r>
      <w:r w:rsidR="00482049" w:rsidRPr="005B330C">
        <w:rPr>
          <w:rStyle w:val="af4"/>
          <w:rFonts w:hint="cs"/>
          <w:rtl/>
        </w:rPr>
        <w:t>ק</w:t>
      </w:r>
      <w:r>
        <w:rPr>
          <w:rStyle w:val="af4"/>
          <w:rFonts w:hint="cs"/>
          <w:rtl/>
        </w:rPr>
        <w:t>ו</w:t>
      </w:r>
      <w:r w:rsidR="00482049" w:rsidRPr="005B330C">
        <w:rPr>
          <w:rStyle w:val="af4"/>
          <w:rFonts w:hint="cs"/>
          <w:rtl/>
        </w:rPr>
        <w:t>מטו</w:t>
      </w:r>
      <w:r>
        <w:rPr>
          <w:rStyle w:val="af4"/>
          <w:rFonts w:hint="cs"/>
          <w:rtl/>
        </w:rPr>
        <w:t>..</w:t>
      </w:r>
      <w:r w:rsidR="00482049" w:rsidRPr="005B330C">
        <w:rPr>
          <w:rStyle w:val="af4"/>
          <w:rtl/>
        </w:rPr>
        <w:t xml:space="preserve"> </w:t>
      </w:r>
      <w:r w:rsidR="00482049" w:rsidRPr="005B330C">
        <w:rPr>
          <w:rStyle w:val="af4"/>
          <w:rFonts w:hint="cs"/>
          <w:rtl/>
        </w:rPr>
        <w:t>נהר</w:t>
      </w:r>
      <w:r w:rsidR="00482049" w:rsidRPr="005B330C">
        <w:rPr>
          <w:rStyle w:val="af4"/>
          <w:rtl/>
        </w:rPr>
        <w:t xml:space="preserve"> </w:t>
      </w:r>
      <w:r w:rsidR="00482049" w:rsidRPr="005B330C">
        <w:rPr>
          <w:rStyle w:val="af4"/>
          <w:rFonts w:hint="cs"/>
          <w:rtl/>
        </w:rPr>
        <w:t>יוצק</w:t>
      </w:r>
      <w:r>
        <w:rPr>
          <w:rFonts w:hint="cs"/>
          <w:rtl/>
        </w:rPr>
        <w:t>..</w:t>
      </w:r>
    </w:p>
    <w:p w14:paraId="49BD2006" w14:textId="75E0866B" w:rsidR="00731582" w:rsidRDefault="00834426" w:rsidP="00C02F3A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ד</w:t>
      </w:r>
      <w:r w:rsidR="00482049" w:rsidRPr="0087008C">
        <w:rPr>
          <w:rFonts w:hint="cs"/>
          <w:rtl/>
        </w:rPr>
        <w:t>ר</w:t>
      </w:r>
      <w:r w:rsidRPr="0087008C">
        <w:rPr>
          <w:rFonts w:hint="cs"/>
          <w:rtl/>
        </w:rPr>
        <w:t>"</w:t>
      </w:r>
      <w:r w:rsidR="00482049" w:rsidRPr="0087008C">
        <w:rPr>
          <w:rFonts w:hint="cs"/>
          <w:rtl/>
        </w:rPr>
        <w:t>ש</w:t>
      </w:r>
      <w:r w:rsidR="00731582">
        <w:rPr>
          <w:rFonts w:hint="cs"/>
          <w:rtl/>
        </w:rPr>
        <w:t>:</w:t>
      </w:r>
    </w:p>
    <w:p w14:paraId="39DFDE47" w14:textId="312DEBD5" w:rsidR="00482049" w:rsidRPr="006F178A" w:rsidRDefault="00482049" w:rsidP="00A07C53">
      <w:pPr>
        <w:pStyle w:val="affd"/>
        <w:rPr>
          <w:rtl/>
        </w:rPr>
      </w:pPr>
      <w:r w:rsidRPr="00675BFC">
        <w:rPr>
          <w:rStyle w:val="af4"/>
          <w:rFonts w:hint="cs"/>
          <w:rtl/>
        </w:rPr>
        <w:t>אשר קומטו</w:t>
      </w:r>
      <w:r w:rsidRPr="006F178A">
        <w:rPr>
          <w:rFonts w:hint="cs"/>
          <w:rtl/>
        </w:rPr>
        <w:t xml:space="preserve"> תתקע</w:t>
      </w:r>
      <w:r w:rsidRPr="006F178A">
        <w:rPr>
          <w:rtl/>
        </w:rPr>
        <w:t>"</w:t>
      </w:r>
      <w:r w:rsidRPr="006F178A">
        <w:rPr>
          <w:rFonts w:hint="cs"/>
          <w:rtl/>
        </w:rPr>
        <w:t xml:space="preserve">ד דורות </w:t>
      </w:r>
      <w:r w:rsidR="00834426">
        <w:rPr>
          <w:rFonts w:hint="cs"/>
          <w:rtl/>
        </w:rPr>
        <w:t>ד</w:t>
      </w:r>
      <w:r w:rsidRPr="006F178A">
        <w:rPr>
          <w:rFonts w:hint="cs"/>
          <w:rtl/>
        </w:rPr>
        <w:t>קודם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בריאה</w:t>
      </w:r>
      <w:r w:rsidR="00834426">
        <w:rPr>
          <w:rFonts w:hint="cs"/>
          <w:rtl/>
        </w:rPr>
        <w:t>,</w:t>
      </w:r>
      <w:r w:rsidRPr="006F178A">
        <w:rPr>
          <w:rFonts w:hint="cs"/>
          <w:rtl/>
        </w:rPr>
        <w:t xml:space="preserve"> והקב</w:t>
      </w:r>
      <w:r w:rsidRPr="006F178A">
        <w:rPr>
          <w:rtl/>
        </w:rPr>
        <w:t>"</w:t>
      </w:r>
      <w:r w:rsidRPr="006F178A">
        <w:rPr>
          <w:rFonts w:hint="cs"/>
          <w:rtl/>
        </w:rPr>
        <w:t>ה שתלן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דור</w:t>
      </w:r>
      <w:r w:rsidRPr="006F178A">
        <w:rPr>
          <w:rtl/>
        </w:rPr>
        <w:t>,</w:t>
      </w:r>
      <w:r w:rsidRPr="006F178A">
        <w:rPr>
          <w:rFonts w:hint="cs"/>
          <w:rtl/>
        </w:rPr>
        <w:t xml:space="preserve"> והן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עזי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פנים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שבדור</w:t>
      </w:r>
      <w:r w:rsidR="00834426">
        <w:rPr>
          <w:rFonts w:hint="cs"/>
          <w:rtl/>
        </w:rPr>
        <w:t>,</w:t>
      </w:r>
    </w:p>
    <w:p w14:paraId="5D742AF7" w14:textId="0B0FC959" w:rsidR="00731582" w:rsidRDefault="00834426" w:rsidP="00C02F3A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אבל ל</w:t>
      </w:r>
      <w:r w:rsidR="00482049" w:rsidRPr="0087008C">
        <w:rPr>
          <w:rFonts w:hint="cs"/>
          <w:rtl/>
        </w:rPr>
        <w:t>רנב</w:t>
      </w:r>
      <w:r w:rsidR="00482049" w:rsidRPr="0087008C">
        <w:rPr>
          <w:rtl/>
        </w:rPr>
        <w:t>"</w:t>
      </w:r>
      <w:r w:rsidR="00482049" w:rsidRPr="0087008C">
        <w:rPr>
          <w:rFonts w:hint="cs"/>
          <w:rtl/>
        </w:rPr>
        <w:t>י</w:t>
      </w:r>
      <w:r w:rsidR="00731582">
        <w:rPr>
          <w:rFonts w:hint="cs"/>
          <w:rtl/>
        </w:rPr>
        <w:t>:</w:t>
      </w:r>
    </w:p>
    <w:p w14:paraId="45603822" w14:textId="77825141" w:rsidR="00482049" w:rsidRPr="006F178A" w:rsidRDefault="00482049" w:rsidP="00C02F3A">
      <w:pPr>
        <w:pStyle w:val="affd"/>
        <w:spacing w:after="60"/>
        <w:rPr>
          <w:rFonts w:cs="Guttman Vilna"/>
          <w:b/>
          <w:rtl/>
        </w:rPr>
      </w:pPr>
      <w:r w:rsidRPr="006F178A">
        <w:rPr>
          <w:rFonts w:hint="cs"/>
          <w:rtl/>
        </w:rPr>
        <w:t>אלו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</w:t>
      </w:r>
      <w:r w:rsidRPr="006F178A">
        <w:rPr>
          <w:rtl/>
        </w:rPr>
        <w:t>"</w:t>
      </w:r>
      <w:r w:rsidRPr="006F178A">
        <w:rPr>
          <w:rFonts w:hint="cs"/>
          <w:rtl/>
        </w:rPr>
        <w:t>ח</w:t>
      </w:r>
      <w:r w:rsidRPr="006F178A">
        <w:rPr>
          <w:rtl/>
        </w:rPr>
        <w:t xml:space="preserve"> </w:t>
      </w:r>
      <w:r w:rsidRPr="00F92204">
        <w:rPr>
          <w:rStyle w:val="af4"/>
          <w:rFonts w:hint="eastAsia"/>
          <w:rtl/>
        </w:rPr>
        <w:t>שמקמטין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</w:t>
      </w:r>
      <w:r w:rsidRPr="006F178A">
        <w:rPr>
          <w:rtl/>
        </w:rPr>
        <w:t xml:space="preserve"> </w:t>
      </w:r>
      <w:r>
        <w:rPr>
          <w:rFonts w:hint="cs"/>
          <w:rtl/>
        </w:rPr>
        <w:t>ד"ת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בעוה</w:t>
      </w:r>
      <w:r w:rsidRPr="006F178A">
        <w:rPr>
          <w:rtl/>
        </w:rPr>
        <w:t>"</w:t>
      </w:r>
      <w:r w:rsidRPr="006F178A">
        <w:rPr>
          <w:rFonts w:hint="cs"/>
          <w:rtl/>
        </w:rPr>
        <w:t>ז</w:t>
      </w:r>
      <w:r w:rsidRPr="006F178A">
        <w:rPr>
          <w:rtl/>
        </w:rPr>
        <w:t>,</w:t>
      </w:r>
      <w:r w:rsidRPr="006F178A">
        <w:rPr>
          <w:rFonts w:hint="cs"/>
          <w:rtl/>
        </w:rPr>
        <w:t xml:space="preserve"> </w:t>
      </w:r>
      <w:r w:rsidR="00834426">
        <w:rPr>
          <w:rFonts w:hint="cs"/>
          <w:rtl/>
        </w:rPr>
        <w:t>ה'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מגלה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להם</w:t>
      </w:r>
      <w:r w:rsidRPr="006F178A">
        <w:rPr>
          <w:rtl/>
        </w:rPr>
        <w:t xml:space="preserve"> </w:t>
      </w:r>
      <w:r w:rsidRPr="00F92204">
        <w:rPr>
          <w:rStyle w:val="af4"/>
          <w:rFonts w:hint="eastAsia"/>
          <w:rtl/>
        </w:rPr>
        <w:t>סוד</w:t>
      </w:r>
      <w:r w:rsidRPr="00F92204">
        <w:rPr>
          <w:rStyle w:val="af4"/>
          <w:rtl/>
        </w:rPr>
        <w:t xml:space="preserve"> </w:t>
      </w:r>
      <w:r w:rsidR="00834426" w:rsidRPr="00F92204">
        <w:rPr>
          <w:rStyle w:val="af4"/>
          <w:rFonts w:hint="eastAsia"/>
          <w:rtl/>
        </w:rPr>
        <w:t>נהר</w:t>
      </w:r>
      <w:r w:rsidR="00834426">
        <w:rPr>
          <w:rFonts w:hint="cs"/>
          <w:rtl/>
        </w:rPr>
        <w:t xml:space="preserve"> </w:t>
      </w:r>
      <w:r w:rsidRPr="006F178A">
        <w:rPr>
          <w:rFonts w:hint="cs"/>
          <w:rtl/>
        </w:rPr>
        <w:t>לע</w:t>
      </w:r>
      <w:r w:rsidR="00834426">
        <w:rPr>
          <w:rFonts w:hint="cs"/>
          <w:rtl/>
        </w:rPr>
        <w:t>ו</w:t>
      </w:r>
      <w:r w:rsidRPr="006F178A">
        <w:rPr>
          <w:rFonts w:hint="cs"/>
          <w:rtl/>
        </w:rPr>
        <w:t>ה</w:t>
      </w:r>
      <w:r w:rsidRPr="006F178A">
        <w:rPr>
          <w:rtl/>
        </w:rPr>
        <w:t>"</w:t>
      </w:r>
      <w:r w:rsidRPr="006F178A">
        <w:rPr>
          <w:rFonts w:hint="cs"/>
          <w:rtl/>
        </w:rPr>
        <w:t>ב</w:t>
      </w:r>
      <w:r w:rsidR="00834426">
        <w:rPr>
          <w:rFonts w:hint="cs"/>
          <w:rtl/>
        </w:rPr>
        <w:t>.</w:t>
      </w:r>
    </w:p>
    <w:p w14:paraId="62CB1E18" w14:textId="77777777" w:rsidR="00482049" w:rsidRPr="006F178A" w:rsidRDefault="00482049" w:rsidP="00A7758B">
      <w:pPr>
        <w:pStyle w:val="afff3"/>
        <w:framePr w:wrap="around"/>
        <w:rPr>
          <w:rtl/>
        </w:rPr>
      </w:pPr>
      <w:r>
        <w:rPr>
          <w:rFonts w:hint="cs"/>
          <w:rtl/>
        </w:rPr>
        <w:t>יד.</w:t>
      </w:r>
    </w:p>
    <w:p w14:paraId="5D252B9F" w14:textId="1DB598E7" w:rsidR="00731582" w:rsidRDefault="00834426" w:rsidP="00C02F3A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ל</w:t>
      </w:r>
      <w:r w:rsidR="00482049" w:rsidRPr="0087008C">
        <w:rPr>
          <w:rFonts w:hint="cs"/>
          <w:rtl/>
        </w:rPr>
        <w:t>רב</w:t>
      </w:r>
      <w:r w:rsidR="00731582">
        <w:rPr>
          <w:rFonts w:hint="cs"/>
          <w:rtl/>
        </w:rPr>
        <w:t>:</w:t>
      </w:r>
    </w:p>
    <w:p w14:paraId="254E6A18" w14:textId="4CA1256A" w:rsidR="00482049" w:rsidRPr="00D22086" w:rsidRDefault="00482049" w:rsidP="00A07C53">
      <w:pPr>
        <w:rPr>
          <w:spacing w:val="-2"/>
          <w:rtl/>
        </w:rPr>
      </w:pPr>
      <w:r w:rsidRPr="00557887">
        <w:rPr>
          <w:rFonts w:hint="cs"/>
          <w:rtl/>
        </w:rPr>
        <w:t>כל</w:t>
      </w:r>
      <w:r w:rsidRPr="00557887">
        <w:rPr>
          <w:rtl/>
        </w:rPr>
        <w:t xml:space="preserve"> </w:t>
      </w:r>
      <w:r w:rsidRPr="00557887">
        <w:rPr>
          <w:rFonts w:hint="cs"/>
          <w:rtl/>
        </w:rPr>
        <w:t>יום נבראין</w:t>
      </w:r>
      <w:r w:rsidRPr="00557887">
        <w:rPr>
          <w:rtl/>
        </w:rPr>
        <w:t xml:space="preserve"> </w:t>
      </w:r>
      <w:r w:rsidRPr="00557887">
        <w:rPr>
          <w:rFonts w:hint="cs"/>
          <w:rtl/>
        </w:rPr>
        <w:t>מלאכי</w:t>
      </w:r>
      <w:r w:rsidR="00834426" w:rsidRPr="00557887">
        <w:rPr>
          <w:rFonts w:hint="cs"/>
          <w:rtl/>
        </w:rPr>
        <w:t>ם</w:t>
      </w:r>
      <w:r w:rsidRPr="00D22086">
        <w:rPr>
          <w:rFonts w:ascii="Fb Fontext" w:hAnsi="Fb Fontext"/>
          <w:spacing w:val="-2"/>
          <w:rtl/>
        </w:rPr>
        <w:t xml:space="preserve"> </w:t>
      </w:r>
      <w:r w:rsidRPr="00557887">
        <w:rPr>
          <w:rStyle w:val="af4"/>
          <w:rFonts w:hint="cs"/>
          <w:rtl/>
        </w:rPr>
        <w:t>מנהר</w:t>
      </w:r>
      <w:r w:rsidRPr="00557887">
        <w:rPr>
          <w:rStyle w:val="af4"/>
          <w:rtl/>
        </w:rPr>
        <w:t xml:space="preserve"> </w:t>
      </w:r>
      <w:r w:rsidRPr="00557887">
        <w:rPr>
          <w:rStyle w:val="af4"/>
          <w:rFonts w:hint="cs"/>
          <w:rtl/>
        </w:rPr>
        <w:t>דינור</w:t>
      </w:r>
      <w:r w:rsidRPr="00D22086">
        <w:rPr>
          <w:rStyle w:val="af4"/>
          <w:spacing w:val="-2"/>
          <w:rtl/>
        </w:rPr>
        <w:t xml:space="preserve">, </w:t>
      </w:r>
      <w:r w:rsidRPr="00D22086">
        <w:rPr>
          <w:rFonts w:ascii="Fb Fontext" w:hAnsi="Fb Fontext" w:hint="cs"/>
          <w:spacing w:val="-2"/>
          <w:rtl/>
        </w:rPr>
        <w:t>אומרים שירה</w:t>
      </w:r>
      <w:r w:rsidRPr="00D22086">
        <w:rPr>
          <w:rFonts w:ascii="Fb Fontext" w:hAnsi="Fb Fontext"/>
          <w:spacing w:val="-2"/>
          <w:rtl/>
        </w:rPr>
        <w:t xml:space="preserve"> </w:t>
      </w:r>
      <w:r w:rsidRPr="00D22086">
        <w:rPr>
          <w:rFonts w:ascii="Fb Fontext" w:hAnsi="Fb Fontext" w:hint="cs"/>
          <w:spacing w:val="-2"/>
          <w:rtl/>
        </w:rPr>
        <w:t>ובטלי</w:t>
      </w:r>
      <w:r w:rsidR="00834426" w:rsidRPr="00D22086">
        <w:rPr>
          <w:rFonts w:ascii="Fb Fontext" w:hAnsi="Fb Fontext" w:hint="cs"/>
          <w:spacing w:val="-2"/>
          <w:rtl/>
        </w:rPr>
        <w:t>ם</w:t>
      </w:r>
    </w:p>
    <w:p w14:paraId="14935945" w14:textId="4E01FAA8" w:rsidR="00731582" w:rsidRDefault="00834426" w:rsidP="00C02F3A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אבל ל</w:t>
      </w:r>
      <w:r w:rsidR="00482049" w:rsidRPr="0087008C">
        <w:rPr>
          <w:rFonts w:hint="cs"/>
          <w:rtl/>
        </w:rPr>
        <w:t>רשב</w:t>
      </w:r>
      <w:r w:rsidR="00482049" w:rsidRPr="0087008C">
        <w:rPr>
          <w:rtl/>
        </w:rPr>
        <w:t>"</w:t>
      </w:r>
      <w:r w:rsidR="00482049" w:rsidRPr="0087008C">
        <w:rPr>
          <w:rFonts w:hint="cs"/>
          <w:rtl/>
        </w:rPr>
        <w:t>נ</w:t>
      </w:r>
      <w:r w:rsidR="00731582">
        <w:rPr>
          <w:rFonts w:hint="cs"/>
          <w:rtl/>
        </w:rPr>
        <w:t>:</w:t>
      </w:r>
    </w:p>
    <w:p w14:paraId="4C48D95C" w14:textId="760763FA" w:rsidR="00482049" w:rsidRPr="00D22086" w:rsidRDefault="00834426" w:rsidP="00A07C53">
      <w:pPr>
        <w:rPr>
          <w:spacing w:val="-2"/>
          <w:rtl/>
        </w:rPr>
      </w:pPr>
      <w:r w:rsidRPr="00D22086">
        <w:rPr>
          <w:rFonts w:ascii="Fb Fontext" w:hAnsi="Fb Fontext" w:hint="cs"/>
          <w:spacing w:val="-2"/>
          <w:sz w:val="20"/>
          <w:rtl/>
        </w:rPr>
        <w:t>מ</w:t>
      </w:r>
      <w:r w:rsidR="00482049" w:rsidRPr="00D22086">
        <w:rPr>
          <w:rFonts w:ascii="Fb Fontext" w:hAnsi="Fb Fontext" w:hint="cs"/>
          <w:spacing w:val="-2"/>
          <w:sz w:val="20"/>
          <w:rtl/>
        </w:rPr>
        <w:t>כל</w:t>
      </w:r>
      <w:r w:rsidR="00482049" w:rsidRPr="00D22086">
        <w:rPr>
          <w:rFonts w:ascii="Fb Fontext" w:hAnsi="Fb Fontext"/>
          <w:spacing w:val="-2"/>
          <w:sz w:val="20"/>
          <w:rtl/>
        </w:rPr>
        <w:t xml:space="preserve"> </w:t>
      </w:r>
      <w:r w:rsidR="00482049" w:rsidRPr="00D22086">
        <w:rPr>
          <w:rFonts w:ascii="Fb Fontext" w:hAnsi="Fb Fontext" w:hint="cs"/>
          <w:spacing w:val="-2"/>
          <w:sz w:val="20"/>
          <w:rtl/>
        </w:rPr>
        <w:t>דיבור</w:t>
      </w:r>
      <w:r w:rsidR="00482049" w:rsidRPr="00D22086">
        <w:rPr>
          <w:spacing w:val="-2"/>
          <w:rtl/>
        </w:rPr>
        <w:t xml:space="preserve"> </w:t>
      </w:r>
      <w:r w:rsidR="00482049" w:rsidRPr="00D22086">
        <w:rPr>
          <w:rFonts w:ascii="Fb Fontext" w:hAnsi="Fb Fontext" w:hint="cs"/>
          <w:spacing w:val="-2"/>
          <w:sz w:val="20"/>
          <w:rtl/>
        </w:rPr>
        <w:t>שיוצא</w:t>
      </w:r>
      <w:r w:rsidR="00482049" w:rsidRPr="00D22086">
        <w:rPr>
          <w:rFonts w:ascii="Fb Fontext" w:hAnsi="Fb Fontext"/>
          <w:spacing w:val="-2"/>
          <w:sz w:val="20"/>
          <w:rtl/>
        </w:rPr>
        <w:t xml:space="preserve"> </w:t>
      </w:r>
      <w:r w:rsidR="00482049" w:rsidRPr="00D22086">
        <w:rPr>
          <w:rFonts w:ascii="Fb Fontext" w:hAnsi="Fb Fontext" w:hint="cs"/>
          <w:spacing w:val="-2"/>
          <w:sz w:val="20"/>
          <w:rtl/>
        </w:rPr>
        <w:t>מפי</w:t>
      </w:r>
      <w:r w:rsidR="00482049" w:rsidRPr="00D22086">
        <w:rPr>
          <w:rFonts w:ascii="Fb Fontext" w:hAnsi="Fb Fontext"/>
          <w:spacing w:val="-2"/>
          <w:sz w:val="20"/>
          <w:rtl/>
        </w:rPr>
        <w:t xml:space="preserve"> </w:t>
      </w:r>
      <w:r w:rsidR="00482049" w:rsidRPr="00D22086">
        <w:rPr>
          <w:rFonts w:ascii="Fb Fontext" w:hAnsi="Fb Fontext" w:hint="cs"/>
          <w:spacing w:val="-2"/>
          <w:sz w:val="20"/>
          <w:rtl/>
        </w:rPr>
        <w:t>הקב</w:t>
      </w:r>
      <w:r w:rsidR="00482049" w:rsidRPr="00D22086">
        <w:rPr>
          <w:rFonts w:ascii="Fb Fontext" w:hAnsi="Fb Fontext"/>
          <w:spacing w:val="-2"/>
          <w:sz w:val="20"/>
          <w:rtl/>
        </w:rPr>
        <w:t>"</w:t>
      </w:r>
      <w:r w:rsidR="00482049" w:rsidRPr="00D22086">
        <w:rPr>
          <w:rFonts w:ascii="Fb Fontext" w:hAnsi="Fb Fontext" w:hint="cs"/>
          <w:spacing w:val="-2"/>
          <w:sz w:val="20"/>
          <w:rtl/>
        </w:rPr>
        <w:t>ה</w:t>
      </w:r>
      <w:r w:rsidR="00482049" w:rsidRPr="00D22086">
        <w:rPr>
          <w:rFonts w:ascii="Fb Fontext" w:hAnsi="Fb Fontext"/>
          <w:spacing w:val="-2"/>
          <w:sz w:val="20"/>
          <w:rtl/>
        </w:rPr>
        <w:t xml:space="preserve"> </w:t>
      </w:r>
      <w:r w:rsidR="00482049" w:rsidRPr="00D22086">
        <w:rPr>
          <w:rFonts w:ascii="Fb Fontext" w:hAnsi="Fb Fontext" w:hint="cs"/>
          <w:spacing w:val="-2"/>
          <w:sz w:val="20"/>
          <w:rtl/>
        </w:rPr>
        <w:t>נברא</w:t>
      </w:r>
      <w:r w:rsidR="00482049" w:rsidRPr="00D22086">
        <w:rPr>
          <w:rFonts w:ascii="Fb Fontext" w:hAnsi="Fb Fontext"/>
          <w:spacing w:val="-2"/>
          <w:sz w:val="20"/>
          <w:rtl/>
        </w:rPr>
        <w:t xml:space="preserve"> </w:t>
      </w:r>
      <w:r w:rsidR="00482049" w:rsidRPr="00D22086">
        <w:rPr>
          <w:rFonts w:ascii="Fb Fontext" w:hAnsi="Fb Fontext" w:hint="cs"/>
          <w:spacing w:val="-2"/>
          <w:sz w:val="20"/>
          <w:rtl/>
        </w:rPr>
        <w:t>מלאך</w:t>
      </w:r>
      <w:r w:rsidR="00482049" w:rsidRPr="00D22086">
        <w:rPr>
          <w:rFonts w:ascii="Fb Fontext" w:hAnsi="Fb Fontext"/>
          <w:spacing w:val="-2"/>
          <w:sz w:val="20"/>
          <w:rtl/>
        </w:rPr>
        <w:t xml:space="preserve"> </w:t>
      </w:r>
      <w:r w:rsidR="00482049" w:rsidRPr="00D22086">
        <w:rPr>
          <w:rFonts w:ascii="Fb Fontext" w:hAnsi="Fb Fontext" w:hint="cs"/>
          <w:spacing w:val="-2"/>
          <w:sz w:val="20"/>
          <w:rtl/>
        </w:rPr>
        <w:t>אחד</w:t>
      </w:r>
      <w:r w:rsidRPr="00D22086">
        <w:rPr>
          <w:rStyle w:val="af4"/>
          <w:rFonts w:hint="cs"/>
          <w:spacing w:val="-2"/>
          <w:rtl/>
        </w:rPr>
        <w:t>.</w:t>
      </w:r>
    </w:p>
    <w:p w14:paraId="381F899D" w14:textId="7C3E824E" w:rsidR="00731582" w:rsidRDefault="00731582" w:rsidP="00C02F3A">
      <w:pPr>
        <w:pStyle w:val="36"/>
        <w:framePr w:wrap="notBeside"/>
        <w:rPr>
          <w:rtl/>
        </w:rPr>
      </w:pPr>
      <w:r>
        <w:rPr>
          <w:rFonts w:ascii="Courier New" w:hAnsi="Courier New" w:cs="Courier New" w:hint="cs"/>
          <w:rtl/>
        </w:rPr>
        <w:t>◦</w:t>
      </w:r>
    </w:p>
    <w:p w14:paraId="21C77292" w14:textId="73D471D2" w:rsidR="00482049" w:rsidRPr="006F178A" w:rsidRDefault="000E198F" w:rsidP="00A07C53">
      <w:pPr>
        <w:rPr>
          <w:rtl/>
        </w:rPr>
      </w:pPr>
      <w:r>
        <w:rPr>
          <w:rStyle w:val="af4"/>
          <w:rFonts w:hint="cs"/>
          <w:rtl/>
        </w:rPr>
        <w:t>'</w:t>
      </w:r>
      <w:r w:rsidR="00482049" w:rsidRPr="00675BFC">
        <w:rPr>
          <w:rStyle w:val="af4"/>
          <w:rFonts w:hint="cs"/>
          <w:rtl/>
        </w:rPr>
        <w:t>לבוש</w:t>
      </w:r>
      <w:r w:rsidR="00884F32">
        <w:rPr>
          <w:rStyle w:val="af4"/>
          <w:rFonts w:hint="cs"/>
          <w:rtl/>
        </w:rPr>
        <w:t>י</w:t>
      </w:r>
      <w:r w:rsidR="00482049" w:rsidRPr="00675BFC">
        <w:rPr>
          <w:rStyle w:val="af4"/>
          <w:rFonts w:hint="cs"/>
          <w:rtl/>
        </w:rPr>
        <w:t>ה</w:t>
      </w:r>
      <w:r w:rsidR="00482049" w:rsidRPr="00675BFC">
        <w:rPr>
          <w:rStyle w:val="af4"/>
          <w:rtl/>
        </w:rPr>
        <w:t xml:space="preserve"> </w:t>
      </w:r>
      <w:r w:rsidR="00482049" w:rsidRPr="00675BFC">
        <w:rPr>
          <w:rStyle w:val="af4"/>
          <w:rFonts w:hint="cs"/>
          <w:rtl/>
        </w:rPr>
        <w:t>כתלג</w:t>
      </w:r>
      <w:r w:rsidR="00482049" w:rsidRPr="00675BFC">
        <w:rPr>
          <w:rStyle w:val="af4"/>
          <w:rtl/>
        </w:rPr>
        <w:t xml:space="preserve"> </w:t>
      </w:r>
      <w:r w:rsidR="00482049" w:rsidRPr="00675BFC">
        <w:rPr>
          <w:rStyle w:val="af4"/>
          <w:rFonts w:hint="cs"/>
          <w:rtl/>
        </w:rPr>
        <w:t>חור</w:t>
      </w:r>
      <w:r w:rsidR="00884F32">
        <w:rPr>
          <w:rStyle w:val="af4"/>
          <w:rFonts w:hint="cs"/>
          <w:rtl/>
        </w:rPr>
        <w:t>,</w:t>
      </w:r>
      <w:r w:rsidR="00482049" w:rsidRPr="00675BFC">
        <w:rPr>
          <w:rStyle w:val="af4"/>
          <w:rtl/>
        </w:rPr>
        <w:t xml:space="preserve"> </w:t>
      </w:r>
      <w:r w:rsidR="00482049" w:rsidRPr="00675BFC">
        <w:rPr>
          <w:rStyle w:val="af4"/>
          <w:rFonts w:hint="cs"/>
          <w:rtl/>
        </w:rPr>
        <w:t>ושער</w:t>
      </w:r>
      <w:r w:rsidR="00482049" w:rsidRPr="00675BFC">
        <w:rPr>
          <w:rStyle w:val="af4"/>
          <w:rtl/>
        </w:rPr>
        <w:t xml:space="preserve"> </w:t>
      </w:r>
      <w:r w:rsidR="00482049" w:rsidRPr="00675BFC">
        <w:rPr>
          <w:rStyle w:val="af4"/>
          <w:rFonts w:hint="cs"/>
          <w:rtl/>
        </w:rPr>
        <w:t>ראש</w:t>
      </w:r>
      <w:r w:rsidR="00884F32">
        <w:rPr>
          <w:rStyle w:val="af4"/>
          <w:rFonts w:hint="cs"/>
          <w:rtl/>
        </w:rPr>
        <w:t>י</w:t>
      </w:r>
      <w:r w:rsidR="00482049" w:rsidRPr="00675BFC">
        <w:rPr>
          <w:rStyle w:val="af4"/>
          <w:rFonts w:hint="cs"/>
          <w:rtl/>
        </w:rPr>
        <w:t>ה כעמר</w:t>
      </w:r>
      <w:r w:rsidR="00482049" w:rsidRPr="00675BFC">
        <w:rPr>
          <w:rStyle w:val="af4"/>
          <w:rtl/>
        </w:rPr>
        <w:t xml:space="preserve"> </w:t>
      </w:r>
      <w:r w:rsidR="00482049" w:rsidRPr="00675BFC">
        <w:rPr>
          <w:rStyle w:val="af4"/>
          <w:rFonts w:hint="cs"/>
          <w:rtl/>
        </w:rPr>
        <w:t>נקא</w:t>
      </w:r>
      <w:r>
        <w:rPr>
          <w:rStyle w:val="af4"/>
          <w:rFonts w:hint="cs"/>
          <w:rtl/>
        </w:rPr>
        <w:t>'</w:t>
      </w:r>
      <w:r w:rsidR="00884F32">
        <w:rPr>
          <w:rStyle w:val="af4"/>
          <w:rFonts w:hint="cs"/>
          <w:rtl/>
        </w:rPr>
        <w:t xml:space="preserve"> </w:t>
      </w:r>
      <w:r w:rsidR="00482049">
        <w:rPr>
          <w:rStyle w:val="af4"/>
          <w:rFonts w:hint="cs"/>
          <w:rtl/>
        </w:rPr>
        <w:t xml:space="preserve">- </w:t>
      </w:r>
      <w:r w:rsidR="00482049" w:rsidRPr="006F178A">
        <w:rPr>
          <w:rFonts w:ascii="Fb Fontext" w:hAnsi="Fb Fontext" w:hint="cs"/>
          <w:rtl/>
        </w:rPr>
        <w:t>בישיבה</w:t>
      </w:r>
      <w:r w:rsidR="00884F32">
        <w:rPr>
          <w:rFonts w:ascii="Fb Fontext" w:hAnsi="Fb Fontext" w:hint="cs"/>
          <w:rtl/>
        </w:rPr>
        <w:t>,</w:t>
      </w:r>
    </w:p>
    <w:p w14:paraId="6C4AE287" w14:textId="585DB08B" w:rsidR="00731582" w:rsidRDefault="00884F32" w:rsidP="00C02F3A">
      <w:pPr>
        <w:pStyle w:val="36"/>
        <w:framePr w:wrap="notBeside"/>
        <w:rPr>
          <w:rtl/>
        </w:rPr>
      </w:pPr>
      <w:r w:rsidRPr="0087008C">
        <w:rPr>
          <w:rFonts w:hint="eastAsia"/>
          <w:rtl/>
        </w:rPr>
        <w:t>וקרא</w:t>
      </w:r>
      <w:r w:rsidR="00731582">
        <w:rPr>
          <w:rtl/>
        </w:rPr>
        <w:t>:</w:t>
      </w:r>
    </w:p>
    <w:p w14:paraId="7B82FDD6" w14:textId="2CEF1D7C" w:rsidR="00482049" w:rsidRPr="006F178A" w:rsidRDefault="00884F32" w:rsidP="00A07C53">
      <w:pPr>
        <w:rPr>
          <w:rtl/>
        </w:rPr>
      </w:pPr>
      <w:r w:rsidRPr="00F92204">
        <w:rPr>
          <w:rStyle w:val="af4"/>
          <w:rFonts w:hint="eastAsia"/>
          <w:rtl/>
        </w:rPr>
        <w:t>ד</w:t>
      </w:r>
      <w:r w:rsidRPr="00F92204">
        <w:rPr>
          <w:rStyle w:val="af4"/>
          <w:rtl/>
        </w:rPr>
        <w:t>'</w:t>
      </w:r>
      <w:r w:rsidR="00482049" w:rsidRPr="00884F32">
        <w:rPr>
          <w:rStyle w:val="af4"/>
          <w:rFonts w:hint="cs"/>
          <w:rtl/>
        </w:rPr>
        <w:t>קוצותיו</w:t>
      </w:r>
      <w:r w:rsidR="00482049" w:rsidRPr="00675BFC">
        <w:rPr>
          <w:rStyle w:val="af4"/>
          <w:rtl/>
        </w:rPr>
        <w:t xml:space="preserve"> </w:t>
      </w:r>
      <w:r w:rsidR="00482049" w:rsidRPr="00675BFC">
        <w:rPr>
          <w:rStyle w:val="af4"/>
          <w:rFonts w:hint="cs"/>
          <w:rtl/>
        </w:rPr>
        <w:t>תלתלים</w:t>
      </w:r>
      <w:r w:rsidR="000E198F">
        <w:rPr>
          <w:rStyle w:val="af4"/>
          <w:rFonts w:hint="cs"/>
          <w:rtl/>
        </w:rPr>
        <w:t>,</w:t>
      </w:r>
      <w:r w:rsidR="00482049" w:rsidRPr="00675BFC">
        <w:rPr>
          <w:rStyle w:val="af4"/>
          <w:rtl/>
        </w:rPr>
        <w:t xml:space="preserve"> </w:t>
      </w:r>
      <w:r w:rsidR="00482049" w:rsidRPr="00675BFC">
        <w:rPr>
          <w:rStyle w:val="af4"/>
          <w:rFonts w:hint="cs"/>
          <w:rtl/>
        </w:rPr>
        <w:t>שח</w:t>
      </w:r>
      <w:r>
        <w:rPr>
          <w:rStyle w:val="af4"/>
          <w:rFonts w:hint="cs"/>
          <w:rtl/>
        </w:rPr>
        <w:t>ו</w:t>
      </w:r>
      <w:r w:rsidR="00482049" w:rsidRPr="00675BFC">
        <w:rPr>
          <w:rStyle w:val="af4"/>
          <w:rFonts w:hint="cs"/>
          <w:rtl/>
        </w:rPr>
        <w:t>ר</w:t>
      </w:r>
      <w:r>
        <w:rPr>
          <w:rStyle w:val="af4"/>
          <w:rFonts w:hint="cs"/>
          <w:rtl/>
        </w:rPr>
        <w:t>ו</w:t>
      </w:r>
      <w:r w:rsidR="00482049" w:rsidRPr="00675BFC">
        <w:rPr>
          <w:rStyle w:val="af4"/>
          <w:rFonts w:hint="cs"/>
          <w:rtl/>
        </w:rPr>
        <w:t>ת</w:t>
      </w:r>
      <w:r w:rsidR="00482049" w:rsidRPr="00675BFC">
        <w:rPr>
          <w:rStyle w:val="af4"/>
          <w:rtl/>
        </w:rPr>
        <w:t xml:space="preserve"> </w:t>
      </w:r>
      <w:r w:rsidR="00482049" w:rsidRPr="00675BFC">
        <w:rPr>
          <w:rStyle w:val="af4"/>
          <w:rFonts w:hint="cs"/>
          <w:rtl/>
        </w:rPr>
        <w:t>כעורב</w:t>
      </w:r>
      <w:r w:rsidR="000E198F">
        <w:rPr>
          <w:rStyle w:val="af4"/>
          <w:rFonts w:hint="cs"/>
          <w:rtl/>
        </w:rPr>
        <w:t>'</w:t>
      </w:r>
      <w:r w:rsidR="00482049" w:rsidRPr="00675BFC">
        <w:rPr>
          <w:rStyle w:val="af4"/>
          <w:rtl/>
        </w:rPr>
        <w:t xml:space="preserve"> </w:t>
      </w:r>
      <w:r>
        <w:rPr>
          <w:rFonts w:ascii="Fb Fontext" w:hAnsi="Fb Fontext" w:hint="cs"/>
          <w:sz w:val="20"/>
          <w:rtl/>
        </w:rPr>
        <w:t xml:space="preserve">- </w:t>
      </w:r>
      <w:r w:rsidR="00482049" w:rsidRPr="006F178A">
        <w:rPr>
          <w:rFonts w:ascii="Fb Fontext" w:hAnsi="Fb Fontext" w:hint="cs"/>
          <w:sz w:val="20"/>
          <w:rtl/>
        </w:rPr>
        <w:t>במלחמה</w:t>
      </w:r>
      <w:r w:rsidR="00482049" w:rsidRPr="006F178A">
        <w:rPr>
          <w:rFonts w:ascii="Fb Fontext" w:hAnsi="Fb Fontext"/>
          <w:sz w:val="20"/>
          <w:rtl/>
        </w:rPr>
        <w:t>.</w:t>
      </w:r>
    </w:p>
    <w:p w14:paraId="52ACE257" w14:textId="3E7D9B13" w:rsidR="00731582" w:rsidRDefault="00884F32" w:rsidP="00C02F3A">
      <w:pPr>
        <w:pStyle w:val="36"/>
        <w:framePr w:wrap="notBeside"/>
        <w:rPr>
          <w:rtl/>
        </w:rPr>
      </w:pPr>
      <w:r w:rsidRPr="0087008C">
        <w:rPr>
          <w:rFonts w:ascii="Courier New" w:hAnsi="Courier New" w:cs="Courier New" w:hint="cs"/>
          <w:rtl/>
        </w:rPr>
        <w:t>◦</w:t>
      </w:r>
      <w:r w:rsidR="009A01A4">
        <w:rPr>
          <w:rFonts w:hint="cs"/>
          <w:rtl/>
        </w:rPr>
        <w:t>:</w:t>
      </w:r>
    </w:p>
    <w:p w14:paraId="2B95C2DD" w14:textId="77777777" w:rsidR="00C0473D" w:rsidRDefault="00884F32" w:rsidP="00A07C53">
      <w:pPr>
        <w:rPr>
          <w:rStyle w:val="af4"/>
          <w:rtl/>
        </w:rPr>
      </w:pPr>
      <w:r w:rsidRPr="00557887">
        <w:rPr>
          <w:rStyle w:val="af4"/>
          <w:rFonts w:hint="cs"/>
          <w:rtl/>
        </w:rPr>
        <w:t>עד</w:t>
      </w:r>
      <w:r w:rsidRPr="00557887">
        <w:rPr>
          <w:rStyle w:val="af4"/>
          <w:rtl/>
        </w:rPr>
        <w:t xml:space="preserve"> </w:t>
      </w:r>
      <w:r w:rsidRPr="00557887">
        <w:rPr>
          <w:rStyle w:val="af4"/>
          <w:rFonts w:hint="cs"/>
          <w:rtl/>
        </w:rPr>
        <w:t>די</w:t>
      </w:r>
      <w:r w:rsidRPr="00557887">
        <w:rPr>
          <w:rStyle w:val="af4"/>
          <w:rtl/>
        </w:rPr>
        <w:t xml:space="preserve"> </w:t>
      </w:r>
      <w:r w:rsidRPr="00557887">
        <w:rPr>
          <w:rStyle w:val="af4"/>
          <w:rFonts w:hint="cs"/>
          <w:rtl/>
        </w:rPr>
        <w:t>כרסון</w:t>
      </w:r>
      <w:r w:rsidRPr="00D22086">
        <w:rPr>
          <w:rStyle w:val="affe"/>
          <w:rFonts w:hint="cs"/>
          <w:spacing w:val="-2"/>
          <w:rtl/>
        </w:rPr>
        <w:t xml:space="preserve"> ב' כסאות</w:t>
      </w:r>
      <w:r w:rsidRPr="00D22086">
        <w:rPr>
          <w:rStyle w:val="af4"/>
          <w:spacing w:val="-2"/>
          <w:rtl/>
        </w:rPr>
        <w:t xml:space="preserve"> </w:t>
      </w:r>
      <w:r w:rsidRPr="00557887">
        <w:rPr>
          <w:rStyle w:val="af4"/>
          <w:rFonts w:hint="cs"/>
          <w:rtl/>
        </w:rPr>
        <w:t>רמיו</w:t>
      </w:r>
      <w:r w:rsidRPr="00D22086">
        <w:rPr>
          <w:rStyle w:val="af4"/>
          <w:rFonts w:hint="cs"/>
          <w:spacing w:val="-2"/>
          <w:rtl/>
        </w:rPr>
        <w:t xml:space="preserve">, </w:t>
      </w:r>
      <w:r w:rsidRPr="00D22086">
        <w:rPr>
          <w:rStyle w:val="affc"/>
          <w:rFonts w:hint="eastAsia"/>
          <w:spacing w:val="-2"/>
          <w:rtl/>
        </w:rPr>
        <w:t>וכתיב</w:t>
      </w:r>
      <w:r w:rsidRPr="00D22086">
        <w:rPr>
          <w:rStyle w:val="affc"/>
          <w:rFonts w:hint="cs"/>
          <w:spacing w:val="-2"/>
          <w:rtl/>
        </w:rPr>
        <w:t>:</w:t>
      </w:r>
      <w:r w:rsidRPr="00D22086">
        <w:rPr>
          <w:rStyle w:val="affc"/>
          <w:spacing w:val="-2"/>
          <w:rtl/>
        </w:rPr>
        <w:t xml:space="preserve"> </w:t>
      </w:r>
      <w:r w:rsidR="00482049" w:rsidRPr="00557887">
        <w:rPr>
          <w:rStyle w:val="af4"/>
          <w:rFonts w:hint="cs"/>
          <w:rtl/>
        </w:rPr>
        <w:t>כרסיה</w:t>
      </w:r>
      <w:r w:rsidR="00482049" w:rsidRPr="00D22086">
        <w:rPr>
          <w:rStyle w:val="affe"/>
          <w:rFonts w:hint="cs"/>
          <w:spacing w:val="-2"/>
          <w:rtl/>
        </w:rPr>
        <w:t xml:space="preserve"> כסא אחד</w:t>
      </w:r>
      <w:r w:rsidR="00482049" w:rsidRPr="00D22086">
        <w:rPr>
          <w:rStyle w:val="af4"/>
          <w:spacing w:val="-2"/>
          <w:rtl/>
        </w:rPr>
        <w:t xml:space="preserve"> </w:t>
      </w:r>
      <w:r w:rsidR="00482049" w:rsidRPr="00557887">
        <w:rPr>
          <w:rStyle w:val="af4"/>
          <w:rFonts w:hint="cs"/>
          <w:rtl/>
        </w:rPr>
        <w:t>שביבין</w:t>
      </w:r>
      <w:r w:rsidR="00482049" w:rsidRPr="00557887">
        <w:rPr>
          <w:rStyle w:val="af4"/>
          <w:rtl/>
        </w:rPr>
        <w:t xml:space="preserve"> </w:t>
      </w:r>
      <w:r w:rsidR="00482049" w:rsidRPr="00557887">
        <w:rPr>
          <w:rStyle w:val="af4"/>
          <w:rFonts w:hint="cs"/>
          <w:rtl/>
        </w:rPr>
        <w:t>דנור</w:t>
      </w:r>
      <w:r w:rsidR="000E198F" w:rsidRPr="00557887">
        <w:rPr>
          <w:rStyle w:val="af4"/>
          <w:rFonts w:hint="cs"/>
          <w:rtl/>
        </w:rPr>
        <w:t>'</w:t>
      </w:r>
    </w:p>
    <w:p w14:paraId="765BA9BF" w14:textId="19AA0BDC" w:rsidR="00731582" w:rsidRDefault="00482049" w:rsidP="00C02F3A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ר</w:t>
      </w:r>
      <w:r w:rsidRPr="0087008C">
        <w:rPr>
          <w:rtl/>
        </w:rPr>
        <w:t>"</w:t>
      </w:r>
      <w:r w:rsidRPr="0087008C">
        <w:rPr>
          <w:rFonts w:hint="cs"/>
          <w:rtl/>
        </w:rPr>
        <w:t>ע</w:t>
      </w:r>
      <w:r w:rsidR="00731582">
        <w:rPr>
          <w:rFonts w:hint="cs"/>
          <w:rtl/>
        </w:rPr>
        <w:t>:</w:t>
      </w:r>
    </w:p>
    <w:p w14:paraId="6FB3624C" w14:textId="4D74011E" w:rsidR="00482049" w:rsidRPr="00D22086" w:rsidRDefault="00482049" w:rsidP="00A07C53">
      <w:pPr>
        <w:rPr>
          <w:spacing w:val="-4"/>
          <w:rtl/>
        </w:rPr>
      </w:pPr>
      <w:r w:rsidRPr="00D22086">
        <w:rPr>
          <w:rFonts w:ascii="Fb Fontext" w:hAnsi="Fb Fontext" w:hint="cs"/>
          <w:spacing w:val="-4"/>
          <w:rtl/>
        </w:rPr>
        <w:t>אחד</w:t>
      </w:r>
      <w:r w:rsidRPr="00D22086">
        <w:rPr>
          <w:rFonts w:ascii="Fb Fontext" w:hAnsi="Fb Fontext"/>
          <w:spacing w:val="-4"/>
          <w:rtl/>
        </w:rPr>
        <w:t xml:space="preserve"> </w:t>
      </w:r>
      <w:r w:rsidRPr="00D22086">
        <w:rPr>
          <w:rFonts w:ascii="Fb Fontext" w:hAnsi="Fb Fontext" w:hint="cs"/>
          <w:spacing w:val="-4"/>
          <w:rtl/>
        </w:rPr>
        <w:t>לו</w:t>
      </w:r>
      <w:r w:rsidRPr="00D22086">
        <w:rPr>
          <w:rFonts w:ascii="Fb Fontext" w:hAnsi="Fb Fontext"/>
          <w:spacing w:val="-4"/>
          <w:rtl/>
        </w:rPr>
        <w:t xml:space="preserve"> </w:t>
      </w:r>
      <w:r w:rsidRPr="00D22086">
        <w:rPr>
          <w:rFonts w:ascii="Fb Fontext" w:hAnsi="Fb Fontext" w:hint="cs"/>
          <w:spacing w:val="-4"/>
          <w:rtl/>
        </w:rPr>
        <w:t>ואחד</w:t>
      </w:r>
      <w:r w:rsidRPr="00D22086">
        <w:rPr>
          <w:rFonts w:ascii="Fb Fontext" w:hAnsi="Fb Fontext"/>
          <w:spacing w:val="-4"/>
          <w:rtl/>
        </w:rPr>
        <w:t xml:space="preserve"> </w:t>
      </w:r>
      <w:r w:rsidRPr="00D22086">
        <w:rPr>
          <w:rFonts w:ascii="Fb Fontext" w:hAnsi="Fb Fontext" w:hint="cs"/>
          <w:spacing w:val="-4"/>
          <w:rtl/>
        </w:rPr>
        <w:t>לדוד</w:t>
      </w:r>
      <w:r w:rsidR="00884F32" w:rsidRPr="00D22086">
        <w:rPr>
          <w:rStyle w:val="affe"/>
          <w:rFonts w:hint="cs"/>
          <w:spacing w:val="-4"/>
          <w:rtl/>
        </w:rPr>
        <w:t xml:space="preserve"> </w:t>
      </w:r>
      <w:r w:rsidR="00884F32" w:rsidRPr="00D22086">
        <w:rPr>
          <w:rStyle w:val="affe"/>
          <w:rFonts w:hint="eastAsia"/>
          <w:spacing w:val="-4"/>
          <w:rtl/>
        </w:rPr>
        <w:t>וחזר</w:t>
      </w:r>
      <w:r w:rsidR="00884F32" w:rsidRPr="00D22086">
        <w:rPr>
          <w:rStyle w:val="affe"/>
          <w:spacing w:val="-4"/>
          <w:rtl/>
        </w:rPr>
        <w:t xml:space="preserve"> </w:t>
      </w:r>
      <w:r w:rsidR="00884F32" w:rsidRPr="00D22086">
        <w:rPr>
          <w:rStyle w:val="affe"/>
          <w:rFonts w:hint="eastAsia"/>
          <w:spacing w:val="-4"/>
          <w:rtl/>
        </w:rPr>
        <w:t>בו</w:t>
      </w:r>
      <w:r w:rsidR="00884F32" w:rsidRPr="00D22086">
        <w:rPr>
          <w:rStyle w:val="affe"/>
          <w:rFonts w:hint="cs"/>
          <w:spacing w:val="-4"/>
          <w:rtl/>
        </w:rPr>
        <w:t>,</w:t>
      </w:r>
      <w:r w:rsidR="00884F32" w:rsidRPr="00D22086">
        <w:rPr>
          <w:rStyle w:val="affc"/>
          <w:rFonts w:hint="cs"/>
          <w:spacing w:val="-4"/>
          <w:rtl/>
        </w:rPr>
        <w:t xml:space="preserve"> </w:t>
      </w:r>
      <w:r w:rsidR="007B69F0">
        <w:rPr>
          <w:rStyle w:val="affc"/>
          <w:spacing w:val="-4"/>
          <w:rtl/>
        </w:rPr>
        <w:tab/>
      </w:r>
      <w:r w:rsidRPr="00D22086">
        <w:rPr>
          <w:rStyle w:val="affc"/>
          <w:rFonts w:hint="cs"/>
          <w:spacing w:val="-4"/>
          <w:rtl/>
        </w:rPr>
        <w:t>ריה</w:t>
      </w:r>
      <w:r w:rsidRPr="00D22086">
        <w:rPr>
          <w:rStyle w:val="affc"/>
          <w:spacing w:val="-4"/>
          <w:rtl/>
        </w:rPr>
        <w:t>"</w:t>
      </w:r>
      <w:r w:rsidRPr="00D22086">
        <w:rPr>
          <w:rStyle w:val="affc"/>
          <w:rFonts w:hint="cs"/>
          <w:spacing w:val="-4"/>
          <w:rtl/>
        </w:rPr>
        <w:t xml:space="preserve">ג: </w:t>
      </w:r>
      <w:r w:rsidRPr="00D22086">
        <w:rPr>
          <w:rFonts w:hint="cs"/>
          <w:spacing w:val="-4"/>
          <w:rtl/>
        </w:rPr>
        <w:t>אחד</w:t>
      </w:r>
      <w:r w:rsidRPr="00D22086">
        <w:rPr>
          <w:spacing w:val="-4"/>
          <w:rtl/>
        </w:rPr>
        <w:t xml:space="preserve"> </w:t>
      </w:r>
      <w:r w:rsidRPr="00D22086">
        <w:rPr>
          <w:rFonts w:hint="cs"/>
          <w:spacing w:val="-4"/>
          <w:rtl/>
        </w:rPr>
        <w:t>לדין</w:t>
      </w:r>
      <w:r w:rsidRPr="00D22086">
        <w:rPr>
          <w:spacing w:val="-4"/>
          <w:rtl/>
        </w:rPr>
        <w:t xml:space="preserve"> </w:t>
      </w:r>
      <w:r w:rsidRPr="00D22086">
        <w:rPr>
          <w:rFonts w:hint="cs"/>
          <w:spacing w:val="-4"/>
          <w:rtl/>
        </w:rPr>
        <w:t>ואחד</w:t>
      </w:r>
      <w:r w:rsidRPr="00D22086">
        <w:rPr>
          <w:spacing w:val="-4"/>
          <w:rtl/>
        </w:rPr>
        <w:t xml:space="preserve"> </w:t>
      </w:r>
      <w:r w:rsidRPr="00D22086">
        <w:rPr>
          <w:rFonts w:hint="cs"/>
          <w:spacing w:val="-4"/>
          <w:rtl/>
        </w:rPr>
        <w:t>לצדקה</w:t>
      </w:r>
      <w:r w:rsidR="00A77185" w:rsidRPr="00D22086">
        <w:rPr>
          <w:rFonts w:hint="cs"/>
          <w:spacing w:val="-4"/>
          <w:rtl/>
        </w:rPr>
        <w:t>.</w:t>
      </w:r>
    </w:p>
    <w:p w14:paraId="560398E9" w14:textId="7CD1663C" w:rsidR="00731582" w:rsidRDefault="00482049" w:rsidP="00C02F3A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ראב</w:t>
      </w:r>
      <w:r w:rsidRPr="0087008C">
        <w:rPr>
          <w:rtl/>
        </w:rPr>
        <w:t>"</w:t>
      </w:r>
      <w:r w:rsidRPr="0087008C">
        <w:rPr>
          <w:rFonts w:hint="cs"/>
          <w:rtl/>
        </w:rPr>
        <w:t>ע</w:t>
      </w:r>
      <w:r w:rsidR="00731582">
        <w:rPr>
          <w:rFonts w:hint="cs"/>
          <w:rtl/>
        </w:rPr>
        <w:t>:</w:t>
      </w:r>
    </w:p>
    <w:p w14:paraId="02472453" w14:textId="358BFA06" w:rsidR="00482049" w:rsidRPr="006F178A" w:rsidRDefault="00482049" w:rsidP="007B69F0">
      <w:pPr>
        <w:spacing w:after="60"/>
        <w:rPr>
          <w:rtl/>
        </w:rPr>
      </w:pPr>
      <w:r w:rsidRPr="006F178A">
        <w:rPr>
          <w:rFonts w:hint="cs"/>
          <w:rtl/>
        </w:rPr>
        <w:t>אחד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 xml:space="preserve">לכסא </w:t>
      </w:r>
      <w:r w:rsidRPr="00F92204">
        <w:rPr>
          <w:rStyle w:val="affe"/>
          <w:rFonts w:hint="eastAsia"/>
          <w:rtl/>
        </w:rPr>
        <w:t>לישב</w:t>
      </w:r>
      <w:r w:rsidR="00A77185">
        <w:rPr>
          <w:rStyle w:val="affe"/>
          <w:rFonts w:hint="cs"/>
          <w:rtl/>
        </w:rPr>
        <w:t>,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ואחד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 xml:space="preserve">לשרפרף </w:t>
      </w:r>
      <w:r w:rsidRPr="00F92204">
        <w:rPr>
          <w:rStyle w:val="affe"/>
          <w:rFonts w:hint="eastAsia"/>
          <w:rtl/>
        </w:rPr>
        <w:t>להדום</w:t>
      </w:r>
      <w:r w:rsidRPr="00F92204">
        <w:rPr>
          <w:rStyle w:val="affe"/>
          <w:rtl/>
        </w:rPr>
        <w:t xml:space="preserve"> </w:t>
      </w:r>
      <w:r w:rsidRPr="00F92204">
        <w:rPr>
          <w:rStyle w:val="affe"/>
          <w:rFonts w:hint="eastAsia"/>
          <w:rtl/>
        </w:rPr>
        <w:t>רגליו</w:t>
      </w:r>
      <w:r w:rsidR="00A77185">
        <w:rPr>
          <w:rFonts w:hint="cs"/>
          <w:rtl/>
        </w:rPr>
        <w:t>.</w:t>
      </w:r>
    </w:p>
    <w:p w14:paraId="2D78F1BE" w14:textId="683030D9" w:rsidR="00731582" w:rsidRDefault="00DE1D8D" w:rsidP="007B69F0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והך</w:t>
      </w:r>
      <w:r w:rsidR="00731582">
        <w:rPr>
          <w:rtl/>
        </w:rPr>
        <w:t>:</w:t>
      </w:r>
    </w:p>
    <w:p w14:paraId="147605AE" w14:textId="630E0F97" w:rsidR="00DB3457" w:rsidRPr="007B69F0" w:rsidRDefault="00DE1D8D" w:rsidP="00A07C53">
      <w:pPr>
        <w:rPr>
          <w:spacing w:val="2"/>
          <w:rtl/>
        </w:rPr>
      </w:pPr>
      <w:r w:rsidRPr="007B69F0">
        <w:rPr>
          <w:rStyle w:val="affff1"/>
          <w:rFonts w:hint="cs"/>
          <w:spacing w:val="2"/>
          <w:rtl/>
        </w:rPr>
        <w:t xml:space="preserve">שמוסרים </w:t>
      </w:r>
      <w:r w:rsidR="00DB3457" w:rsidRPr="007B69F0">
        <w:rPr>
          <w:rStyle w:val="affff1"/>
          <w:rFonts w:hint="eastAsia"/>
          <w:spacing w:val="2"/>
          <w:rtl/>
        </w:rPr>
        <w:t>סתרי</w:t>
      </w:r>
      <w:r w:rsidR="00DB3457" w:rsidRPr="007B69F0">
        <w:rPr>
          <w:rStyle w:val="affff1"/>
          <w:spacing w:val="2"/>
          <w:rtl/>
        </w:rPr>
        <w:t xml:space="preserve"> </w:t>
      </w:r>
      <w:r w:rsidR="00DB3457" w:rsidRPr="007B69F0">
        <w:rPr>
          <w:rStyle w:val="affff1"/>
          <w:rFonts w:hint="eastAsia"/>
          <w:spacing w:val="2"/>
          <w:rtl/>
        </w:rPr>
        <w:t>תורה</w:t>
      </w:r>
      <w:r w:rsidR="00DB3457" w:rsidRPr="007B69F0">
        <w:rPr>
          <w:rStyle w:val="affff1"/>
          <w:spacing w:val="2"/>
          <w:rtl/>
        </w:rPr>
        <w:t xml:space="preserve"> </w:t>
      </w:r>
      <w:r w:rsidR="00DB3457" w:rsidRPr="007B69F0">
        <w:rPr>
          <w:rStyle w:val="affff1"/>
          <w:rFonts w:hint="eastAsia"/>
          <w:spacing w:val="2"/>
          <w:rtl/>
        </w:rPr>
        <w:t>רק</w:t>
      </w:r>
      <w:r w:rsidR="00DB3457" w:rsidRPr="007B69F0">
        <w:rPr>
          <w:rStyle w:val="affff1"/>
          <w:spacing w:val="2"/>
          <w:rtl/>
        </w:rPr>
        <w:t xml:space="preserve"> </w:t>
      </w:r>
      <w:r w:rsidR="00DB3457" w:rsidRPr="007B69F0">
        <w:rPr>
          <w:rStyle w:val="affff1"/>
          <w:rFonts w:hint="eastAsia"/>
          <w:spacing w:val="2"/>
          <w:rtl/>
        </w:rPr>
        <w:t>ל</w:t>
      </w:r>
      <w:r w:rsidR="00DB3457" w:rsidRPr="007B69F0">
        <w:rPr>
          <w:rStyle w:val="affff1"/>
          <w:rFonts w:hint="cs"/>
          <w:spacing w:val="2"/>
          <w:rtl/>
        </w:rPr>
        <w:t>'</w:t>
      </w:r>
      <w:r w:rsidR="00DB3457" w:rsidRPr="007B69F0">
        <w:rPr>
          <w:rStyle w:val="af4"/>
          <w:rFonts w:hint="eastAsia"/>
          <w:spacing w:val="2"/>
          <w:rtl/>
        </w:rPr>
        <w:t>יועץ</w:t>
      </w:r>
      <w:r w:rsidR="00D57F16" w:rsidRPr="007B69F0">
        <w:rPr>
          <w:rStyle w:val="af4"/>
          <w:rFonts w:hint="cs"/>
          <w:spacing w:val="2"/>
          <w:rtl/>
        </w:rPr>
        <w:t>,</w:t>
      </w:r>
      <w:r w:rsidR="00DB3457" w:rsidRPr="007B69F0">
        <w:rPr>
          <w:rStyle w:val="af4"/>
          <w:spacing w:val="2"/>
          <w:rtl/>
        </w:rPr>
        <w:t xml:space="preserve"> </w:t>
      </w:r>
      <w:r w:rsidR="00DB3457" w:rsidRPr="007B69F0">
        <w:rPr>
          <w:rStyle w:val="af4"/>
          <w:rFonts w:hint="eastAsia"/>
          <w:spacing w:val="2"/>
          <w:rtl/>
        </w:rPr>
        <w:t>וחכם</w:t>
      </w:r>
      <w:r w:rsidR="00D57F16" w:rsidRPr="007B69F0">
        <w:rPr>
          <w:rStyle w:val="af4"/>
          <w:rFonts w:hint="cs"/>
          <w:spacing w:val="2"/>
          <w:rtl/>
        </w:rPr>
        <w:t>,</w:t>
      </w:r>
      <w:r w:rsidR="00DB3457" w:rsidRPr="007B69F0">
        <w:rPr>
          <w:rStyle w:val="af4"/>
          <w:spacing w:val="2"/>
          <w:rtl/>
        </w:rPr>
        <w:t xml:space="preserve"> </w:t>
      </w:r>
      <w:r w:rsidR="00DB3457" w:rsidRPr="007B69F0">
        <w:rPr>
          <w:rStyle w:val="af4"/>
          <w:rFonts w:hint="eastAsia"/>
          <w:spacing w:val="2"/>
          <w:rtl/>
        </w:rPr>
        <w:t>חרשים</w:t>
      </w:r>
      <w:r w:rsidR="00D57F16" w:rsidRPr="007B69F0">
        <w:rPr>
          <w:rStyle w:val="af4"/>
          <w:rFonts w:hint="cs"/>
          <w:spacing w:val="2"/>
          <w:rtl/>
        </w:rPr>
        <w:t>,</w:t>
      </w:r>
      <w:r w:rsidR="00DB3457" w:rsidRPr="007B69F0">
        <w:rPr>
          <w:rStyle w:val="af4"/>
          <w:spacing w:val="2"/>
          <w:rtl/>
        </w:rPr>
        <w:t xml:space="preserve"> </w:t>
      </w:r>
      <w:r w:rsidR="00DB3457" w:rsidRPr="007B69F0">
        <w:rPr>
          <w:rStyle w:val="af4"/>
          <w:rFonts w:hint="eastAsia"/>
          <w:spacing w:val="2"/>
          <w:rtl/>
        </w:rPr>
        <w:t>ונבון</w:t>
      </w:r>
      <w:r w:rsidR="00D57F16" w:rsidRPr="007B69F0">
        <w:rPr>
          <w:rStyle w:val="af4"/>
          <w:rFonts w:hint="cs"/>
          <w:spacing w:val="2"/>
          <w:rtl/>
        </w:rPr>
        <w:t>,</w:t>
      </w:r>
      <w:r w:rsidR="00DB3457" w:rsidRPr="007B69F0">
        <w:rPr>
          <w:rStyle w:val="af4"/>
          <w:spacing w:val="2"/>
          <w:rtl/>
        </w:rPr>
        <w:t xml:space="preserve"> </w:t>
      </w:r>
      <w:r w:rsidR="00DB3457" w:rsidRPr="007B69F0">
        <w:rPr>
          <w:rStyle w:val="af4"/>
          <w:rFonts w:hint="eastAsia"/>
          <w:spacing w:val="2"/>
          <w:rtl/>
        </w:rPr>
        <w:t>לחש</w:t>
      </w:r>
      <w:r w:rsidR="00DB3457" w:rsidRPr="007B69F0">
        <w:rPr>
          <w:rStyle w:val="af4"/>
          <w:rFonts w:hint="cs"/>
          <w:spacing w:val="2"/>
          <w:rtl/>
        </w:rPr>
        <w:t>'</w:t>
      </w:r>
    </w:p>
    <w:p w14:paraId="199037DE" w14:textId="07EF1C90" w:rsidR="00100198" w:rsidRPr="007F2C2A" w:rsidRDefault="00DB3457" w:rsidP="00557887">
      <w:pPr>
        <w:pStyle w:val="afffff"/>
        <w:rPr>
          <w:rtl/>
        </w:rPr>
      </w:pPr>
      <w:r w:rsidRPr="005E6BC8">
        <w:rPr>
          <w:rFonts w:hint="cs"/>
          <w:szCs w:val="14"/>
          <w:rtl/>
        </w:rPr>
        <w:t>ששמונה עשרה</w:t>
      </w:r>
      <w:r w:rsidR="00482049" w:rsidRPr="001D6ABF">
        <w:rPr>
          <w:rtl/>
        </w:rPr>
        <w:t xml:space="preserve"> קללות </w:t>
      </w:r>
      <w:r w:rsidR="00482049" w:rsidRPr="001D6ABF">
        <w:rPr>
          <w:rFonts w:hint="eastAsia"/>
          <w:rtl/>
        </w:rPr>
        <w:t>קילל</w:t>
      </w:r>
      <w:r w:rsidR="00482049" w:rsidRPr="001D6ABF">
        <w:rPr>
          <w:rtl/>
        </w:rPr>
        <w:t xml:space="preserve"> </w:t>
      </w:r>
      <w:r w:rsidR="00482049" w:rsidRPr="00557887">
        <w:rPr>
          <w:rFonts w:hint="eastAsia"/>
          <w:rtl/>
        </w:rPr>
        <w:t>ישעיה</w:t>
      </w:r>
      <w:r w:rsidR="00482049" w:rsidRPr="001D6ABF">
        <w:rPr>
          <w:rtl/>
        </w:rPr>
        <w:t xml:space="preserve"> </w:t>
      </w:r>
      <w:r w:rsidR="00482049" w:rsidRPr="001D6ABF">
        <w:rPr>
          <w:rFonts w:hint="eastAsia"/>
          <w:rtl/>
        </w:rPr>
        <w:t>את</w:t>
      </w:r>
      <w:r w:rsidR="00482049" w:rsidRPr="001D6ABF">
        <w:rPr>
          <w:rtl/>
        </w:rPr>
        <w:t xml:space="preserve"> </w:t>
      </w:r>
      <w:r w:rsidR="00482049" w:rsidRPr="001D6ABF">
        <w:rPr>
          <w:rFonts w:hint="eastAsia"/>
          <w:rtl/>
        </w:rPr>
        <w:t>ישראל</w:t>
      </w:r>
      <w:r w:rsidR="00B25654">
        <w:rPr>
          <w:rFonts w:hint="cs"/>
          <w:rtl/>
        </w:rPr>
        <w:t>:</w:t>
      </w:r>
    </w:p>
    <w:p w14:paraId="59F36CA5" w14:textId="5DDB2A13" w:rsidR="00482049" w:rsidRPr="005E6BC8" w:rsidRDefault="00DB3457" w:rsidP="00A07C53">
      <w:pPr>
        <w:rPr>
          <w:rStyle w:val="afffd"/>
          <w:rFonts w:ascii="Fb Fontext" w:hAnsi="Fb Fontext" w:cs="PFT_Frank"/>
          <w:szCs w:val="14"/>
          <w:rtl/>
        </w:rPr>
      </w:pPr>
      <w:r>
        <w:rPr>
          <w:rStyle w:val="af4"/>
          <w:rFonts w:hint="cs"/>
          <w:rtl/>
        </w:rPr>
        <w:t>'</w:t>
      </w:r>
      <w:r w:rsidR="00482049" w:rsidRPr="00675BFC">
        <w:rPr>
          <w:rStyle w:val="af4"/>
          <w:rFonts w:hint="cs"/>
          <w:rtl/>
        </w:rPr>
        <w:t>כי</w:t>
      </w:r>
      <w:r w:rsidR="00482049" w:rsidRPr="00675BFC">
        <w:rPr>
          <w:rStyle w:val="af4"/>
          <w:rtl/>
        </w:rPr>
        <w:t xml:space="preserve"> </w:t>
      </w:r>
      <w:r w:rsidR="00482049" w:rsidRPr="00675BFC">
        <w:rPr>
          <w:rStyle w:val="af4"/>
          <w:rFonts w:hint="cs"/>
          <w:rtl/>
        </w:rPr>
        <w:t>הנה</w:t>
      </w:r>
      <w:r>
        <w:rPr>
          <w:rStyle w:val="af4"/>
          <w:rFonts w:hint="cs"/>
          <w:rtl/>
        </w:rPr>
        <w:t>..</w:t>
      </w:r>
      <w:r w:rsidR="00482049" w:rsidRPr="00675BFC">
        <w:rPr>
          <w:rStyle w:val="af4"/>
          <w:rtl/>
        </w:rPr>
        <w:t xml:space="preserve"> ה' </w:t>
      </w:r>
      <w:r w:rsidR="00482049" w:rsidRPr="00675BFC">
        <w:rPr>
          <w:rStyle w:val="af4"/>
          <w:rFonts w:hint="cs"/>
          <w:rtl/>
        </w:rPr>
        <w:t>צבא</w:t>
      </w:r>
      <w:r>
        <w:rPr>
          <w:rStyle w:val="af4"/>
          <w:rFonts w:hint="cs"/>
          <w:rtl/>
        </w:rPr>
        <w:t>-</w:t>
      </w:r>
      <w:r w:rsidR="00482049" w:rsidRPr="00675BFC">
        <w:rPr>
          <w:rStyle w:val="af4"/>
          <w:rFonts w:hint="cs"/>
          <w:rtl/>
        </w:rPr>
        <w:t>ות</w:t>
      </w:r>
      <w:r w:rsidR="00482049" w:rsidRPr="00675BFC">
        <w:rPr>
          <w:rStyle w:val="af4"/>
          <w:rtl/>
        </w:rPr>
        <w:t xml:space="preserve"> </w:t>
      </w:r>
      <w:r w:rsidR="00482049" w:rsidRPr="00675BFC">
        <w:rPr>
          <w:rStyle w:val="af4"/>
          <w:rFonts w:hint="cs"/>
          <w:rtl/>
        </w:rPr>
        <w:t>מסיר</w:t>
      </w:r>
      <w:r w:rsidR="00482049" w:rsidRPr="00675BFC">
        <w:rPr>
          <w:rStyle w:val="af4"/>
          <w:rtl/>
        </w:rPr>
        <w:t xml:space="preserve"> מירושלים ומיהודה</w:t>
      </w:r>
      <w:r w:rsidR="00B25654" w:rsidRPr="007F2C2A">
        <w:rPr>
          <w:rtl/>
        </w:rPr>
        <w:t>,</w:t>
      </w:r>
    </w:p>
    <w:p w14:paraId="65EBEDBA" w14:textId="3C105D90" w:rsidR="00731582" w:rsidRDefault="00482049" w:rsidP="00C02F3A">
      <w:pPr>
        <w:pStyle w:val="36"/>
        <w:framePr w:wrap="notBeside"/>
        <w:rPr>
          <w:rtl/>
        </w:rPr>
      </w:pPr>
      <w:r w:rsidRPr="0087008C">
        <w:rPr>
          <w:rtl/>
        </w:rPr>
        <w:t>א</w:t>
      </w:r>
      <w:r w:rsidR="00731582">
        <w:rPr>
          <w:rtl/>
        </w:rPr>
        <w:t>.</w:t>
      </w:r>
    </w:p>
    <w:p w14:paraId="520CB243" w14:textId="77777777" w:rsidR="00C0473D" w:rsidRDefault="00482049" w:rsidP="00A07C53">
      <w:pPr>
        <w:rPr>
          <w:rStyle w:val="af4"/>
          <w:rtl/>
        </w:rPr>
      </w:pPr>
      <w:r w:rsidRPr="00675BFC">
        <w:rPr>
          <w:rStyle w:val="af4"/>
          <w:rtl/>
        </w:rPr>
        <w:t>משען</w:t>
      </w:r>
      <w:r w:rsidR="00DB3457">
        <w:rPr>
          <w:rStyle w:val="af4"/>
          <w:rFonts w:hint="cs"/>
          <w:rtl/>
        </w:rPr>
        <w:t xml:space="preserve"> </w:t>
      </w:r>
      <w:r w:rsidR="00DB3457" w:rsidRPr="001D6ABF">
        <w:rPr>
          <w:rStyle w:val="affe"/>
          <w:rFonts w:hint="eastAsia"/>
          <w:rtl/>
        </w:rPr>
        <w:t>בעלי</w:t>
      </w:r>
      <w:r w:rsidR="00DB3457" w:rsidRPr="001D6ABF">
        <w:rPr>
          <w:rStyle w:val="affe"/>
          <w:rtl/>
        </w:rPr>
        <w:t xml:space="preserve"> </w:t>
      </w:r>
      <w:r w:rsidR="00DB3457" w:rsidRPr="001D6ABF">
        <w:rPr>
          <w:rStyle w:val="affe"/>
          <w:rFonts w:hint="eastAsia"/>
          <w:rtl/>
        </w:rPr>
        <w:t>מקרא</w:t>
      </w:r>
      <w:r w:rsidR="00DE1D8D" w:rsidRPr="00050038">
        <w:rPr>
          <w:rStyle w:val="affe"/>
          <w:rtl/>
        </w:rPr>
        <w:t>;</w:t>
      </w:r>
    </w:p>
    <w:p w14:paraId="0CDE68F3" w14:textId="2B616281" w:rsidR="00731582" w:rsidRDefault="00482049" w:rsidP="00557887">
      <w:pPr>
        <w:pStyle w:val="36"/>
        <w:framePr w:wrap="notBeside"/>
        <w:rPr>
          <w:rtl/>
        </w:rPr>
      </w:pPr>
      <w:r w:rsidRPr="00557887">
        <w:rPr>
          <w:rtl/>
        </w:rPr>
        <w:t>ב</w:t>
      </w:r>
      <w:r w:rsidR="00731582">
        <w:rPr>
          <w:rtl/>
        </w:rPr>
        <w:t>.</w:t>
      </w:r>
    </w:p>
    <w:p w14:paraId="70F623FC" w14:textId="77777777" w:rsidR="00C0473D" w:rsidRDefault="00482049" w:rsidP="00A07C53">
      <w:pPr>
        <w:rPr>
          <w:rStyle w:val="affc"/>
          <w:rtl/>
        </w:rPr>
      </w:pPr>
      <w:r w:rsidRPr="00675BFC">
        <w:rPr>
          <w:rStyle w:val="af4"/>
          <w:rtl/>
        </w:rPr>
        <w:t>ומשענה</w:t>
      </w:r>
      <w:r w:rsidR="00DB3457">
        <w:rPr>
          <w:rStyle w:val="af4"/>
          <w:rFonts w:hint="cs"/>
          <w:rtl/>
        </w:rPr>
        <w:t xml:space="preserve"> </w:t>
      </w:r>
      <w:r w:rsidR="00DB3457" w:rsidRPr="00050038">
        <w:rPr>
          <w:rStyle w:val="affe"/>
          <w:rFonts w:hint="cs"/>
          <w:rtl/>
        </w:rPr>
        <w:t>בעלי</w:t>
      </w:r>
      <w:r w:rsidR="00DB3457" w:rsidRPr="00050038">
        <w:rPr>
          <w:rStyle w:val="affe"/>
          <w:rtl/>
        </w:rPr>
        <w:t xml:space="preserve"> </w:t>
      </w:r>
      <w:r w:rsidR="00DB3457" w:rsidRPr="00050038">
        <w:rPr>
          <w:rStyle w:val="affe"/>
          <w:rFonts w:hint="cs"/>
          <w:rtl/>
        </w:rPr>
        <w:t>משנה</w:t>
      </w:r>
      <w:r w:rsidR="00DE1D8D" w:rsidRPr="00050038">
        <w:rPr>
          <w:rStyle w:val="affe"/>
          <w:rtl/>
        </w:rPr>
        <w:t>;</w:t>
      </w:r>
    </w:p>
    <w:p w14:paraId="299D66F9" w14:textId="4C1F89CC" w:rsidR="00731582" w:rsidRDefault="00482049" w:rsidP="00C02F3A">
      <w:pPr>
        <w:pStyle w:val="36"/>
        <w:framePr w:wrap="notBeside"/>
        <w:rPr>
          <w:rtl/>
        </w:rPr>
      </w:pPr>
      <w:r w:rsidRPr="0087008C">
        <w:rPr>
          <w:rtl/>
        </w:rPr>
        <w:t>ג</w:t>
      </w:r>
      <w:r w:rsidR="00731582">
        <w:rPr>
          <w:rtl/>
        </w:rPr>
        <w:t>.</w:t>
      </w:r>
    </w:p>
    <w:p w14:paraId="07FBD3A9" w14:textId="77777777" w:rsidR="00C0473D" w:rsidRDefault="00482049" w:rsidP="00A07C53">
      <w:pPr>
        <w:rPr>
          <w:rStyle w:val="af4"/>
          <w:rtl/>
        </w:rPr>
      </w:pPr>
      <w:r w:rsidRPr="00675BFC">
        <w:rPr>
          <w:rStyle w:val="af4"/>
          <w:rtl/>
        </w:rPr>
        <w:t>כל משען לחם</w:t>
      </w:r>
      <w:r w:rsidR="00DB3457">
        <w:rPr>
          <w:rStyle w:val="af4"/>
          <w:rFonts w:hint="cs"/>
          <w:rtl/>
        </w:rPr>
        <w:t xml:space="preserve"> </w:t>
      </w:r>
      <w:r w:rsidR="00DB3457" w:rsidRPr="00050038">
        <w:rPr>
          <w:rStyle w:val="affe"/>
          <w:rFonts w:hint="cs"/>
          <w:rtl/>
        </w:rPr>
        <w:t>בעלי</w:t>
      </w:r>
      <w:r w:rsidR="00DB3457" w:rsidRPr="00050038">
        <w:rPr>
          <w:rStyle w:val="affe"/>
          <w:rtl/>
        </w:rPr>
        <w:t xml:space="preserve"> </w:t>
      </w:r>
      <w:r w:rsidR="00DB3457" w:rsidRPr="00050038">
        <w:rPr>
          <w:rStyle w:val="affe"/>
          <w:rFonts w:hint="cs"/>
          <w:rtl/>
        </w:rPr>
        <w:t>תלמוד</w:t>
      </w:r>
      <w:r w:rsidR="00DE1D8D" w:rsidRPr="00050038">
        <w:rPr>
          <w:rStyle w:val="affe"/>
          <w:rtl/>
        </w:rPr>
        <w:t>;</w:t>
      </w:r>
    </w:p>
    <w:p w14:paraId="6420EA73" w14:textId="2DCF6253" w:rsidR="00731582" w:rsidRDefault="00482049" w:rsidP="00557887">
      <w:pPr>
        <w:pStyle w:val="36"/>
        <w:framePr w:wrap="notBeside"/>
        <w:rPr>
          <w:rtl/>
        </w:rPr>
      </w:pPr>
      <w:r w:rsidRPr="00557887">
        <w:rPr>
          <w:rtl/>
        </w:rPr>
        <w:t>ד</w:t>
      </w:r>
      <w:r w:rsidR="00731582">
        <w:rPr>
          <w:rtl/>
        </w:rPr>
        <w:t>.</w:t>
      </w:r>
    </w:p>
    <w:p w14:paraId="3A78E924" w14:textId="77777777" w:rsidR="00C0473D" w:rsidRDefault="00482049" w:rsidP="00A07C53">
      <w:pPr>
        <w:rPr>
          <w:rStyle w:val="af4"/>
          <w:rtl/>
        </w:rPr>
      </w:pPr>
      <w:r w:rsidRPr="00675BFC">
        <w:rPr>
          <w:rStyle w:val="af4"/>
          <w:rtl/>
        </w:rPr>
        <w:t>וכל משען מים</w:t>
      </w:r>
      <w:r w:rsidR="00DB3457">
        <w:rPr>
          <w:rStyle w:val="af4"/>
          <w:rFonts w:hint="cs"/>
          <w:rtl/>
        </w:rPr>
        <w:t xml:space="preserve"> </w:t>
      </w:r>
      <w:r w:rsidR="00DB3457" w:rsidRPr="001D6ABF">
        <w:rPr>
          <w:rStyle w:val="affe"/>
          <w:rFonts w:hint="eastAsia"/>
          <w:rtl/>
        </w:rPr>
        <w:t>בעלי</w:t>
      </w:r>
      <w:r w:rsidR="00DB3457" w:rsidRPr="001D6ABF">
        <w:rPr>
          <w:rStyle w:val="affe"/>
          <w:rtl/>
        </w:rPr>
        <w:t xml:space="preserve"> </w:t>
      </w:r>
      <w:r w:rsidR="00DB3457" w:rsidRPr="001D6ABF">
        <w:rPr>
          <w:rStyle w:val="affe"/>
          <w:rFonts w:hint="eastAsia"/>
          <w:rtl/>
        </w:rPr>
        <w:t>אגדה</w:t>
      </w:r>
      <w:r w:rsidR="00DE1D8D" w:rsidRPr="00050038">
        <w:rPr>
          <w:rStyle w:val="affe"/>
          <w:rtl/>
        </w:rPr>
        <w:t>;</w:t>
      </w:r>
    </w:p>
    <w:p w14:paraId="7161852C" w14:textId="62F3B523" w:rsidR="00731582" w:rsidRDefault="00482049" w:rsidP="00C02F3A">
      <w:pPr>
        <w:pStyle w:val="36"/>
        <w:framePr w:wrap="notBeside"/>
        <w:rPr>
          <w:rtl/>
        </w:rPr>
      </w:pPr>
      <w:r w:rsidRPr="0087008C">
        <w:rPr>
          <w:rtl/>
        </w:rPr>
        <w:t>ה</w:t>
      </w:r>
      <w:r w:rsidR="00731582">
        <w:rPr>
          <w:rtl/>
        </w:rPr>
        <w:t>.</w:t>
      </w:r>
    </w:p>
    <w:p w14:paraId="277D3CA0" w14:textId="77777777" w:rsidR="00C0473D" w:rsidRDefault="00482049" w:rsidP="00A07C53">
      <w:pPr>
        <w:rPr>
          <w:rStyle w:val="af4"/>
          <w:rtl/>
        </w:rPr>
      </w:pPr>
      <w:r w:rsidRPr="00675BFC">
        <w:rPr>
          <w:rStyle w:val="af4"/>
          <w:rtl/>
        </w:rPr>
        <w:t>גבור</w:t>
      </w:r>
      <w:r w:rsidR="00DB3457">
        <w:rPr>
          <w:rStyle w:val="af4"/>
          <w:rFonts w:hint="cs"/>
          <w:rtl/>
        </w:rPr>
        <w:t xml:space="preserve"> </w:t>
      </w:r>
      <w:r w:rsidR="00DB3457" w:rsidRPr="00050038">
        <w:rPr>
          <w:rStyle w:val="affe"/>
          <w:rFonts w:hint="cs"/>
          <w:rtl/>
        </w:rPr>
        <w:t>בעל</w:t>
      </w:r>
      <w:r w:rsidR="00DB3457" w:rsidRPr="00050038">
        <w:rPr>
          <w:rStyle w:val="affe"/>
          <w:rtl/>
        </w:rPr>
        <w:t xml:space="preserve"> </w:t>
      </w:r>
      <w:r w:rsidR="00DB3457" w:rsidRPr="00050038">
        <w:rPr>
          <w:rStyle w:val="affe"/>
          <w:rFonts w:hint="cs"/>
          <w:rtl/>
        </w:rPr>
        <w:t>שמועות</w:t>
      </w:r>
      <w:r w:rsidR="00DE1D8D" w:rsidRPr="00050038">
        <w:rPr>
          <w:rStyle w:val="affe"/>
          <w:rtl/>
        </w:rPr>
        <w:t>;</w:t>
      </w:r>
    </w:p>
    <w:p w14:paraId="19D244C5" w14:textId="4B94D35C" w:rsidR="00731582" w:rsidRDefault="00482049" w:rsidP="00557887">
      <w:pPr>
        <w:pStyle w:val="36"/>
        <w:framePr w:wrap="notBeside"/>
        <w:rPr>
          <w:rtl/>
        </w:rPr>
      </w:pPr>
      <w:r w:rsidRPr="00557887">
        <w:rPr>
          <w:rtl/>
        </w:rPr>
        <w:t>ו</w:t>
      </w:r>
      <w:r w:rsidR="00731582">
        <w:rPr>
          <w:rtl/>
        </w:rPr>
        <w:t>.</w:t>
      </w:r>
    </w:p>
    <w:p w14:paraId="27F50A61" w14:textId="77777777" w:rsidR="00C0473D" w:rsidRDefault="00482049" w:rsidP="00A07C53">
      <w:pPr>
        <w:rPr>
          <w:rStyle w:val="af4"/>
          <w:rtl/>
        </w:rPr>
      </w:pPr>
      <w:r w:rsidRPr="00675BFC">
        <w:rPr>
          <w:rStyle w:val="af4"/>
          <w:rtl/>
        </w:rPr>
        <w:t>ואיש מלחמה</w:t>
      </w:r>
      <w:r w:rsidR="00DB3457">
        <w:rPr>
          <w:rStyle w:val="af4"/>
          <w:rFonts w:hint="cs"/>
          <w:rtl/>
        </w:rPr>
        <w:t xml:space="preserve"> </w:t>
      </w:r>
      <w:r w:rsidR="00DB3457" w:rsidRPr="001D6ABF">
        <w:rPr>
          <w:rStyle w:val="affe"/>
          <w:rFonts w:hint="eastAsia"/>
          <w:rtl/>
        </w:rPr>
        <w:t>במלחמתה</w:t>
      </w:r>
      <w:r w:rsidR="00DB3457" w:rsidRPr="001D6ABF">
        <w:rPr>
          <w:rStyle w:val="affe"/>
          <w:rtl/>
        </w:rPr>
        <w:t xml:space="preserve"> </w:t>
      </w:r>
      <w:r w:rsidR="00DB3457" w:rsidRPr="001D6ABF">
        <w:rPr>
          <w:rStyle w:val="affe"/>
          <w:rFonts w:hint="eastAsia"/>
          <w:rtl/>
        </w:rPr>
        <w:t>של</w:t>
      </w:r>
      <w:r w:rsidR="00DB3457" w:rsidRPr="001D6ABF">
        <w:rPr>
          <w:rStyle w:val="affe"/>
          <w:rtl/>
        </w:rPr>
        <w:t xml:space="preserve"> </w:t>
      </w:r>
      <w:r w:rsidR="00DB3457" w:rsidRPr="001D6ABF">
        <w:rPr>
          <w:rStyle w:val="affe"/>
          <w:rFonts w:hint="eastAsia"/>
          <w:rtl/>
        </w:rPr>
        <w:t>תורה</w:t>
      </w:r>
      <w:r w:rsidR="0053300C" w:rsidRPr="00050038">
        <w:rPr>
          <w:rStyle w:val="affe"/>
          <w:rtl/>
        </w:rPr>
        <w:t>;</w:t>
      </w:r>
    </w:p>
    <w:p w14:paraId="7EBE92CA" w14:textId="0A8B958D" w:rsidR="00731582" w:rsidRDefault="00482049" w:rsidP="00C02F3A">
      <w:pPr>
        <w:pStyle w:val="36"/>
        <w:framePr w:wrap="notBeside"/>
        <w:rPr>
          <w:rtl/>
        </w:rPr>
      </w:pPr>
      <w:r w:rsidRPr="0087008C">
        <w:rPr>
          <w:rtl/>
        </w:rPr>
        <w:t>ז</w:t>
      </w:r>
      <w:r w:rsidR="00731582">
        <w:rPr>
          <w:rtl/>
        </w:rPr>
        <w:t>.</w:t>
      </w:r>
    </w:p>
    <w:p w14:paraId="5A4B3B4D" w14:textId="32A4FE5A" w:rsidR="00557887" w:rsidRDefault="00482049" w:rsidP="00A07C53">
      <w:pPr>
        <w:rPr>
          <w:rStyle w:val="affc"/>
          <w:rtl/>
        </w:rPr>
      </w:pPr>
      <w:r w:rsidRPr="00675BFC">
        <w:rPr>
          <w:rStyle w:val="af4"/>
          <w:rtl/>
        </w:rPr>
        <w:t>שופט</w:t>
      </w:r>
      <w:r w:rsidR="00DB3457">
        <w:rPr>
          <w:rStyle w:val="af4"/>
          <w:rFonts w:hint="cs"/>
          <w:rtl/>
        </w:rPr>
        <w:t xml:space="preserve"> </w:t>
      </w:r>
      <w:r w:rsidR="00DB3457" w:rsidRPr="00050038">
        <w:rPr>
          <w:rStyle w:val="affe"/>
          <w:rFonts w:hint="cs"/>
          <w:rtl/>
        </w:rPr>
        <w:t>דיין</w:t>
      </w:r>
      <w:r w:rsidR="00DB3457" w:rsidRPr="00050038">
        <w:rPr>
          <w:rStyle w:val="affe"/>
          <w:rtl/>
        </w:rPr>
        <w:t xml:space="preserve"> </w:t>
      </w:r>
      <w:r w:rsidR="00DB3457" w:rsidRPr="00050038">
        <w:rPr>
          <w:rStyle w:val="affe"/>
          <w:rFonts w:hint="cs"/>
          <w:rtl/>
        </w:rPr>
        <w:t>אמת</w:t>
      </w:r>
      <w:r w:rsidR="0053300C" w:rsidRPr="00050038">
        <w:rPr>
          <w:rStyle w:val="affe"/>
          <w:rtl/>
        </w:rPr>
        <w:t>;</w:t>
      </w:r>
      <w:r w:rsidRPr="00675BFC">
        <w:rPr>
          <w:rStyle w:val="af4"/>
          <w:rtl/>
        </w:rPr>
        <w:t xml:space="preserve"> </w:t>
      </w:r>
      <w:r w:rsidR="00C02F3A">
        <w:rPr>
          <w:rStyle w:val="affc"/>
          <w:rtl/>
        </w:rPr>
        <w:tab/>
      </w:r>
    </w:p>
    <w:p w14:paraId="0A83D3A8" w14:textId="2460BED9" w:rsidR="00731582" w:rsidRDefault="00482049" w:rsidP="00557887">
      <w:pPr>
        <w:pStyle w:val="36"/>
        <w:framePr w:wrap="notBeside"/>
        <w:rPr>
          <w:rtl/>
        </w:rPr>
      </w:pPr>
      <w:r w:rsidRPr="00557887">
        <w:rPr>
          <w:rtl/>
        </w:rPr>
        <w:t>ח</w:t>
      </w:r>
      <w:r w:rsidR="00731582">
        <w:rPr>
          <w:rtl/>
        </w:rPr>
        <w:t>.</w:t>
      </w:r>
    </w:p>
    <w:p w14:paraId="4205C73D" w14:textId="77777777" w:rsidR="00C0473D" w:rsidRDefault="00482049" w:rsidP="00A07C53">
      <w:pPr>
        <w:rPr>
          <w:rStyle w:val="af4"/>
          <w:rtl/>
        </w:rPr>
      </w:pPr>
      <w:r w:rsidRPr="00675BFC">
        <w:rPr>
          <w:rStyle w:val="af4"/>
          <w:rtl/>
        </w:rPr>
        <w:t>ונביא</w:t>
      </w:r>
      <w:r w:rsidR="00DB3457">
        <w:rPr>
          <w:rStyle w:val="af4"/>
          <w:rFonts w:hint="cs"/>
          <w:rtl/>
        </w:rPr>
        <w:t xml:space="preserve"> </w:t>
      </w:r>
      <w:r w:rsidR="00DB3457" w:rsidRPr="00050038">
        <w:rPr>
          <w:rStyle w:val="affe"/>
          <w:rFonts w:hint="cs"/>
          <w:rtl/>
        </w:rPr>
        <w:t>כמשמעו</w:t>
      </w:r>
      <w:r w:rsidR="0053300C" w:rsidRPr="00050038">
        <w:rPr>
          <w:rStyle w:val="affe"/>
          <w:rtl/>
        </w:rPr>
        <w:t>;</w:t>
      </w:r>
    </w:p>
    <w:p w14:paraId="1AE2BB73" w14:textId="7E9C0200" w:rsidR="00731582" w:rsidRDefault="00482049" w:rsidP="00557887">
      <w:pPr>
        <w:pStyle w:val="36"/>
        <w:framePr w:wrap="notBeside"/>
        <w:rPr>
          <w:rtl/>
        </w:rPr>
      </w:pPr>
      <w:r w:rsidRPr="00557887">
        <w:rPr>
          <w:rtl/>
        </w:rPr>
        <w:t>ט</w:t>
      </w:r>
      <w:r w:rsidR="00731582">
        <w:rPr>
          <w:rtl/>
        </w:rPr>
        <w:t>.</w:t>
      </w:r>
    </w:p>
    <w:p w14:paraId="4B76FC8C" w14:textId="77777777" w:rsidR="00C0473D" w:rsidRDefault="00482049" w:rsidP="00A07C53">
      <w:pPr>
        <w:rPr>
          <w:rStyle w:val="af4"/>
          <w:rtl/>
        </w:rPr>
      </w:pPr>
      <w:r w:rsidRPr="00675BFC">
        <w:rPr>
          <w:rStyle w:val="af4"/>
          <w:rtl/>
        </w:rPr>
        <w:t>וקוסם</w:t>
      </w:r>
      <w:r w:rsidR="00DB3457">
        <w:rPr>
          <w:rStyle w:val="af4"/>
          <w:rFonts w:hint="cs"/>
          <w:rtl/>
        </w:rPr>
        <w:t xml:space="preserve"> </w:t>
      </w:r>
      <w:r w:rsidR="00DB3457" w:rsidRPr="001D6ABF">
        <w:rPr>
          <w:rStyle w:val="affe"/>
          <w:rFonts w:hint="eastAsia"/>
          <w:rtl/>
        </w:rPr>
        <w:t>מלך</w:t>
      </w:r>
      <w:r w:rsidR="0053300C" w:rsidRPr="00050038">
        <w:rPr>
          <w:rStyle w:val="affe"/>
          <w:rtl/>
        </w:rPr>
        <w:t>;</w:t>
      </w:r>
    </w:p>
    <w:p w14:paraId="6D951D7D" w14:textId="72B95822" w:rsidR="00731582" w:rsidRDefault="00482049" w:rsidP="00557887">
      <w:pPr>
        <w:pStyle w:val="36"/>
        <w:framePr w:wrap="notBeside"/>
        <w:rPr>
          <w:rtl/>
        </w:rPr>
      </w:pPr>
      <w:r w:rsidRPr="00557887">
        <w:rPr>
          <w:rtl/>
        </w:rPr>
        <w:t>י</w:t>
      </w:r>
      <w:r w:rsidR="00731582">
        <w:rPr>
          <w:rtl/>
        </w:rPr>
        <w:t>.</w:t>
      </w:r>
    </w:p>
    <w:p w14:paraId="1478C2A2" w14:textId="073DEC0B" w:rsidR="00E909E5" w:rsidRDefault="00482049" w:rsidP="00A07C53">
      <w:pPr>
        <w:rPr>
          <w:rStyle w:val="affe"/>
          <w:rtl/>
        </w:rPr>
      </w:pPr>
      <w:r w:rsidRPr="00675BFC">
        <w:rPr>
          <w:rStyle w:val="af4"/>
          <w:rtl/>
        </w:rPr>
        <w:t>וזקן</w:t>
      </w:r>
      <w:r w:rsidR="00DB3457">
        <w:rPr>
          <w:rStyle w:val="af4"/>
          <w:rFonts w:hint="cs"/>
          <w:rtl/>
        </w:rPr>
        <w:t xml:space="preserve"> </w:t>
      </w:r>
      <w:r w:rsidR="00DB3457">
        <w:rPr>
          <w:rStyle w:val="affe"/>
          <w:rFonts w:hint="cs"/>
          <w:rtl/>
        </w:rPr>
        <w:t>ל</w:t>
      </w:r>
      <w:r w:rsidR="00DB3457" w:rsidRPr="00050038">
        <w:rPr>
          <w:rStyle w:val="affe"/>
          <w:rFonts w:hint="cs"/>
          <w:rtl/>
        </w:rPr>
        <w:t>ישיבה</w:t>
      </w:r>
      <w:r w:rsidR="0053300C" w:rsidRPr="00050038">
        <w:rPr>
          <w:rStyle w:val="affe"/>
          <w:rtl/>
        </w:rPr>
        <w:t>;</w:t>
      </w:r>
    </w:p>
    <w:p w14:paraId="6A720040" w14:textId="2426B69C" w:rsidR="00731582" w:rsidRDefault="00482049" w:rsidP="00C02F3A">
      <w:pPr>
        <w:pStyle w:val="36"/>
        <w:framePr w:wrap="notBeside"/>
        <w:rPr>
          <w:rtl/>
        </w:rPr>
      </w:pPr>
      <w:r w:rsidRPr="0087008C">
        <w:rPr>
          <w:rtl/>
        </w:rPr>
        <w:t>יא</w:t>
      </w:r>
      <w:r w:rsidR="00731582">
        <w:rPr>
          <w:rtl/>
        </w:rPr>
        <w:t>.</w:t>
      </w:r>
    </w:p>
    <w:p w14:paraId="286C849D" w14:textId="0C9926CB" w:rsidR="00E909E5" w:rsidRDefault="00482049" w:rsidP="00A07C53">
      <w:pPr>
        <w:rPr>
          <w:rStyle w:val="affc"/>
          <w:rtl/>
        </w:rPr>
      </w:pPr>
      <w:r w:rsidRPr="00675BFC">
        <w:rPr>
          <w:rStyle w:val="af4"/>
          <w:rtl/>
        </w:rPr>
        <w:t>שר חמ</w:t>
      </w:r>
      <w:r w:rsidR="00E909E5">
        <w:rPr>
          <w:rStyle w:val="af4"/>
          <w:rFonts w:hint="cs"/>
          <w:rtl/>
        </w:rPr>
        <w:t>י</w:t>
      </w:r>
      <w:r w:rsidRPr="00675BFC">
        <w:rPr>
          <w:rStyle w:val="af4"/>
          <w:rtl/>
        </w:rPr>
        <w:t>שים</w:t>
      </w:r>
      <w:r w:rsidR="00DB3457">
        <w:rPr>
          <w:rStyle w:val="af4"/>
          <w:rFonts w:hint="cs"/>
          <w:rtl/>
        </w:rPr>
        <w:t xml:space="preserve"> </w:t>
      </w:r>
      <w:r w:rsidR="00DB3457" w:rsidRPr="001D6ABF">
        <w:rPr>
          <w:rStyle w:val="affe"/>
          <w:rFonts w:hint="eastAsia"/>
          <w:b/>
          <w:bCs/>
          <w:rtl/>
        </w:rPr>
        <w:t>בחמשה</w:t>
      </w:r>
      <w:r w:rsidR="00DB3457" w:rsidRPr="00050038">
        <w:rPr>
          <w:rStyle w:val="affe"/>
          <w:rtl/>
        </w:rPr>
        <w:t xml:space="preserve"> </w:t>
      </w:r>
      <w:r w:rsidR="00DB3457" w:rsidRPr="00050038">
        <w:rPr>
          <w:rStyle w:val="affe"/>
          <w:rFonts w:hint="cs"/>
          <w:rtl/>
        </w:rPr>
        <w:t>חומשי</w:t>
      </w:r>
      <w:r w:rsidR="00DB3457" w:rsidRPr="00050038">
        <w:rPr>
          <w:rStyle w:val="affe"/>
          <w:rtl/>
        </w:rPr>
        <w:t xml:space="preserve"> </w:t>
      </w:r>
      <w:r w:rsidR="00DB3457" w:rsidRPr="00050038">
        <w:rPr>
          <w:rStyle w:val="affe"/>
          <w:rFonts w:hint="cs"/>
          <w:rtl/>
        </w:rPr>
        <w:t>תורה</w:t>
      </w:r>
      <w:r w:rsidR="0053300C">
        <w:rPr>
          <w:rStyle w:val="affe"/>
          <w:rFonts w:hint="cs"/>
          <w:rtl/>
        </w:rPr>
        <w:t>,</w:t>
      </w:r>
      <w:r w:rsidR="00DB3457">
        <w:rPr>
          <w:rStyle w:val="affe"/>
          <w:rFonts w:hint="cs"/>
          <w:rtl/>
        </w:rPr>
        <w:t xml:space="preserve"> </w:t>
      </w:r>
      <w:r w:rsidR="00DB3457" w:rsidRPr="001D6ABF">
        <w:rPr>
          <w:rStyle w:val="affe"/>
          <w:rFonts w:hint="eastAsia"/>
          <w:b/>
          <w:bCs/>
          <w:rtl/>
        </w:rPr>
        <w:t>א</w:t>
      </w:r>
      <w:r w:rsidR="00DB3457" w:rsidRPr="00DB3457">
        <w:rPr>
          <w:rStyle w:val="affe"/>
          <w:rFonts w:hint="cs"/>
          <w:rtl/>
        </w:rPr>
        <w:t>ו</w:t>
      </w:r>
      <w:r w:rsidRPr="001D6ABF">
        <w:rPr>
          <w:rStyle w:val="affe"/>
          <w:rtl/>
        </w:rPr>
        <w:t xml:space="preserve"> </w:t>
      </w:r>
      <w:r w:rsidR="00DB3457" w:rsidRPr="001D6ABF">
        <w:rPr>
          <w:rStyle w:val="affe"/>
          <w:rFonts w:hint="eastAsia"/>
          <w:rtl/>
        </w:rPr>
        <w:t>מתורגמן</w:t>
      </w:r>
      <w:r w:rsidR="00DB3457" w:rsidRPr="001D6ABF">
        <w:rPr>
          <w:rStyle w:val="affe"/>
          <w:rtl/>
        </w:rPr>
        <w:t xml:space="preserve"> </w:t>
      </w:r>
      <w:r w:rsidR="00DB3457" w:rsidRPr="001D6ABF">
        <w:rPr>
          <w:rStyle w:val="affe"/>
          <w:rFonts w:hint="eastAsia"/>
          <w:b/>
          <w:bCs/>
          <w:rtl/>
        </w:rPr>
        <w:t>שבן</w:t>
      </w:r>
      <w:r w:rsidR="00DB3457" w:rsidRPr="001D6ABF">
        <w:rPr>
          <w:rStyle w:val="affe"/>
          <w:b/>
          <w:bCs/>
          <w:rtl/>
        </w:rPr>
        <w:t xml:space="preserve"> </w:t>
      </w:r>
      <w:r w:rsidR="00DB3457" w:rsidRPr="001D6ABF">
        <w:rPr>
          <w:rStyle w:val="affe"/>
          <w:rFonts w:hint="eastAsia"/>
          <w:b/>
          <w:bCs/>
          <w:rtl/>
        </w:rPr>
        <w:t>חמישים</w:t>
      </w:r>
      <w:r w:rsidR="0053300C" w:rsidRPr="00050038">
        <w:rPr>
          <w:rStyle w:val="affe"/>
          <w:rtl/>
        </w:rPr>
        <w:t>;</w:t>
      </w:r>
    </w:p>
    <w:p w14:paraId="09CEF3DC" w14:textId="1652862A" w:rsidR="00731582" w:rsidRDefault="00482049" w:rsidP="00C02F3A">
      <w:pPr>
        <w:pStyle w:val="36"/>
        <w:framePr w:wrap="notBeside"/>
        <w:rPr>
          <w:rtl/>
        </w:rPr>
      </w:pPr>
      <w:r w:rsidRPr="0087008C">
        <w:rPr>
          <w:rtl/>
        </w:rPr>
        <w:t>יב</w:t>
      </w:r>
      <w:r w:rsidR="00731582">
        <w:rPr>
          <w:rtl/>
        </w:rPr>
        <w:t>.</w:t>
      </w:r>
    </w:p>
    <w:p w14:paraId="1A0AF190" w14:textId="77777777" w:rsidR="00C0473D" w:rsidRDefault="00482049" w:rsidP="00A07C53">
      <w:pPr>
        <w:rPr>
          <w:rStyle w:val="af4"/>
          <w:rtl/>
        </w:rPr>
      </w:pPr>
      <w:r w:rsidRPr="00675BFC">
        <w:rPr>
          <w:rStyle w:val="af4"/>
          <w:rtl/>
        </w:rPr>
        <w:t>ונשוא פנים</w:t>
      </w:r>
      <w:r w:rsidR="00DB3457">
        <w:rPr>
          <w:rStyle w:val="af4"/>
          <w:rFonts w:hint="cs"/>
          <w:rtl/>
        </w:rPr>
        <w:t xml:space="preserve"> </w:t>
      </w:r>
      <w:r w:rsidR="00DB3457" w:rsidRPr="00050038">
        <w:rPr>
          <w:rStyle w:val="affe"/>
          <w:rFonts w:hint="cs"/>
          <w:rtl/>
        </w:rPr>
        <w:t>שנושאין</w:t>
      </w:r>
      <w:r w:rsidR="00DB3457" w:rsidRPr="00050038">
        <w:rPr>
          <w:rStyle w:val="affe"/>
          <w:rtl/>
        </w:rPr>
        <w:t xml:space="preserve"> </w:t>
      </w:r>
      <w:r w:rsidR="00DB3457" w:rsidRPr="00050038">
        <w:rPr>
          <w:rStyle w:val="affe"/>
          <w:rFonts w:hint="cs"/>
          <w:rtl/>
        </w:rPr>
        <w:t>פנים</w:t>
      </w:r>
      <w:r w:rsidR="00DB3457" w:rsidRPr="00050038">
        <w:rPr>
          <w:rStyle w:val="affe"/>
          <w:rtl/>
        </w:rPr>
        <w:t xml:space="preserve"> </w:t>
      </w:r>
      <w:r w:rsidR="00DB3457" w:rsidRPr="00050038">
        <w:rPr>
          <w:rStyle w:val="affe"/>
          <w:rFonts w:hint="cs"/>
          <w:rtl/>
        </w:rPr>
        <w:t>לדורו</w:t>
      </w:r>
      <w:r w:rsidR="00DB3457" w:rsidRPr="00050038">
        <w:rPr>
          <w:rStyle w:val="affe"/>
          <w:rtl/>
        </w:rPr>
        <w:t xml:space="preserve"> </w:t>
      </w:r>
      <w:r w:rsidR="00DB3457" w:rsidRPr="00050038">
        <w:rPr>
          <w:rStyle w:val="affe"/>
          <w:rFonts w:hint="cs"/>
          <w:rtl/>
        </w:rPr>
        <w:t>בעבורו</w:t>
      </w:r>
      <w:r w:rsidR="0053300C">
        <w:rPr>
          <w:rStyle w:val="affe"/>
          <w:rFonts w:hint="cs"/>
          <w:rtl/>
        </w:rPr>
        <w:t xml:space="preserve">, </w:t>
      </w:r>
      <w:r w:rsidR="0053300C" w:rsidRPr="001D6ABF">
        <w:rPr>
          <w:rStyle w:val="affe"/>
          <w:rFonts w:hint="eastAsia"/>
          <w:b/>
          <w:bCs/>
          <w:rtl/>
        </w:rPr>
        <w:t>למעלה</w:t>
      </w:r>
      <w:r w:rsidR="0053300C" w:rsidRPr="001D6ABF">
        <w:rPr>
          <w:rStyle w:val="affe"/>
          <w:b/>
          <w:bCs/>
          <w:rtl/>
        </w:rPr>
        <w:t xml:space="preserve"> </w:t>
      </w:r>
      <w:r w:rsidR="0053300C" w:rsidRPr="001D6ABF">
        <w:rPr>
          <w:rStyle w:val="affe"/>
          <w:rFonts w:hint="eastAsia"/>
          <w:b/>
          <w:bCs/>
          <w:rtl/>
        </w:rPr>
        <w:t>או</w:t>
      </w:r>
      <w:r w:rsidR="0053300C" w:rsidRPr="001D6ABF">
        <w:rPr>
          <w:rStyle w:val="affe"/>
          <w:b/>
          <w:bCs/>
          <w:rtl/>
        </w:rPr>
        <w:t xml:space="preserve"> </w:t>
      </w:r>
      <w:r w:rsidR="0053300C" w:rsidRPr="001D6ABF">
        <w:rPr>
          <w:rStyle w:val="affe"/>
          <w:rFonts w:hint="eastAsia"/>
          <w:b/>
          <w:bCs/>
          <w:rtl/>
        </w:rPr>
        <w:t>למטה</w:t>
      </w:r>
      <w:r w:rsidR="0053300C" w:rsidRPr="00050038">
        <w:rPr>
          <w:rStyle w:val="affe"/>
          <w:rtl/>
        </w:rPr>
        <w:t>;</w:t>
      </w:r>
    </w:p>
    <w:p w14:paraId="0CFE98F6" w14:textId="2EC36BCA" w:rsidR="00731582" w:rsidRDefault="00482049" w:rsidP="00C02F3A">
      <w:pPr>
        <w:pStyle w:val="36"/>
        <w:framePr w:wrap="notBeside"/>
        <w:rPr>
          <w:rtl/>
        </w:rPr>
      </w:pPr>
      <w:r w:rsidRPr="0087008C">
        <w:rPr>
          <w:rtl/>
        </w:rPr>
        <w:t>יג</w:t>
      </w:r>
      <w:r w:rsidR="00731582">
        <w:rPr>
          <w:rtl/>
        </w:rPr>
        <w:t>.</w:t>
      </w:r>
    </w:p>
    <w:p w14:paraId="6331551B" w14:textId="77777777" w:rsidR="00C0473D" w:rsidRDefault="00482049" w:rsidP="00A07C53">
      <w:pPr>
        <w:rPr>
          <w:rStyle w:val="af4"/>
          <w:rtl/>
        </w:rPr>
      </w:pPr>
      <w:r w:rsidRPr="00675BFC">
        <w:rPr>
          <w:rStyle w:val="af4"/>
          <w:rtl/>
        </w:rPr>
        <w:t>ויועץ</w:t>
      </w:r>
      <w:r w:rsidR="0053300C">
        <w:rPr>
          <w:rStyle w:val="af4"/>
          <w:rFonts w:hint="cs"/>
          <w:rtl/>
        </w:rPr>
        <w:t xml:space="preserve"> </w:t>
      </w:r>
      <w:r w:rsidR="0053300C" w:rsidRPr="00050038">
        <w:rPr>
          <w:rStyle w:val="affe"/>
          <w:rFonts w:hint="cs"/>
          <w:rtl/>
        </w:rPr>
        <w:t>לעבר</w:t>
      </w:r>
      <w:r w:rsidR="0053300C" w:rsidRPr="00050038">
        <w:rPr>
          <w:rStyle w:val="affe"/>
          <w:rtl/>
        </w:rPr>
        <w:t xml:space="preserve"> </w:t>
      </w:r>
      <w:r w:rsidR="0053300C" w:rsidRPr="00050038">
        <w:rPr>
          <w:rStyle w:val="affe"/>
          <w:rFonts w:hint="cs"/>
          <w:rtl/>
        </w:rPr>
        <w:t>שנים</w:t>
      </w:r>
      <w:r w:rsidR="0053300C" w:rsidRPr="00050038">
        <w:rPr>
          <w:rStyle w:val="affe"/>
          <w:rtl/>
        </w:rPr>
        <w:t xml:space="preserve"> </w:t>
      </w:r>
      <w:r w:rsidR="0053300C" w:rsidRPr="00050038">
        <w:rPr>
          <w:rStyle w:val="affe"/>
          <w:rFonts w:hint="cs"/>
          <w:rtl/>
        </w:rPr>
        <w:t>וחדשי</w:t>
      </w:r>
      <w:r w:rsidR="0053300C" w:rsidRPr="0053300C">
        <w:rPr>
          <w:rStyle w:val="affe"/>
          <w:rFonts w:hint="cs"/>
          <w:rtl/>
        </w:rPr>
        <w:t>ם</w:t>
      </w:r>
      <w:r w:rsidR="0053300C" w:rsidRPr="001D6ABF">
        <w:rPr>
          <w:rStyle w:val="affe"/>
          <w:rtl/>
        </w:rPr>
        <w:t>;</w:t>
      </w:r>
    </w:p>
    <w:p w14:paraId="6AE52A0B" w14:textId="30E1D83C" w:rsidR="00731582" w:rsidRDefault="00482049" w:rsidP="00C02F3A">
      <w:pPr>
        <w:pStyle w:val="36"/>
        <w:framePr w:wrap="notBeside"/>
        <w:rPr>
          <w:rtl/>
        </w:rPr>
      </w:pPr>
      <w:r w:rsidRPr="0087008C">
        <w:rPr>
          <w:rtl/>
        </w:rPr>
        <w:t>יד</w:t>
      </w:r>
      <w:r w:rsidR="00731582">
        <w:rPr>
          <w:rtl/>
        </w:rPr>
        <w:t>.</w:t>
      </w:r>
    </w:p>
    <w:p w14:paraId="2B089CE0" w14:textId="77777777" w:rsidR="00C0473D" w:rsidRDefault="00482049" w:rsidP="00A07C53">
      <w:pPr>
        <w:rPr>
          <w:rStyle w:val="af4"/>
          <w:spacing w:val="-6"/>
          <w:rtl/>
        </w:rPr>
      </w:pPr>
      <w:r w:rsidRPr="00675BFC">
        <w:rPr>
          <w:rStyle w:val="af4"/>
          <w:rtl/>
        </w:rPr>
        <w:t>וחכם</w:t>
      </w:r>
      <w:r w:rsidR="0053300C">
        <w:rPr>
          <w:rStyle w:val="af4"/>
          <w:rFonts w:hint="cs"/>
          <w:rtl/>
        </w:rPr>
        <w:t xml:space="preserve"> </w:t>
      </w:r>
      <w:r w:rsidR="0053300C" w:rsidRPr="00050038">
        <w:rPr>
          <w:rStyle w:val="affe"/>
          <w:rFonts w:hint="cs"/>
          <w:rtl/>
        </w:rPr>
        <w:t>מחכים</w:t>
      </w:r>
      <w:r w:rsidR="0053300C" w:rsidRPr="00050038">
        <w:rPr>
          <w:rStyle w:val="affe"/>
          <w:rtl/>
        </w:rPr>
        <w:t xml:space="preserve"> </w:t>
      </w:r>
      <w:r w:rsidR="0053300C" w:rsidRPr="00050038">
        <w:rPr>
          <w:rStyle w:val="affe"/>
          <w:rFonts w:hint="cs"/>
          <w:rtl/>
        </w:rPr>
        <w:t>רבותיו</w:t>
      </w:r>
      <w:r w:rsidR="0053300C">
        <w:rPr>
          <w:rStyle w:val="affe"/>
          <w:rFonts w:hint="cs"/>
          <w:rtl/>
        </w:rPr>
        <w:t>,</w:t>
      </w:r>
      <w:r w:rsidRPr="00675BFC">
        <w:rPr>
          <w:rStyle w:val="af4"/>
          <w:rtl/>
        </w:rPr>
        <w:t xml:space="preserve"> חרשים</w:t>
      </w:r>
      <w:r w:rsidR="0053300C">
        <w:rPr>
          <w:rStyle w:val="af4"/>
          <w:rFonts w:hint="cs"/>
          <w:rtl/>
        </w:rPr>
        <w:t xml:space="preserve"> </w:t>
      </w:r>
      <w:r w:rsidR="0053300C">
        <w:rPr>
          <w:rStyle w:val="affe"/>
          <w:rFonts w:hint="cs"/>
          <w:rtl/>
        </w:rPr>
        <w:t>כ</w:t>
      </w:r>
      <w:r w:rsidR="0053300C" w:rsidRPr="00050038">
        <w:rPr>
          <w:rStyle w:val="affe"/>
          <w:rFonts w:hint="cs"/>
          <w:rtl/>
        </w:rPr>
        <w:t>שפותח</w:t>
      </w:r>
      <w:r w:rsidR="0053300C" w:rsidRPr="00050038">
        <w:rPr>
          <w:rStyle w:val="affe"/>
          <w:rtl/>
        </w:rPr>
        <w:t xml:space="preserve"> </w:t>
      </w:r>
      <w:r w:rsidR="0053300C" w:rsidRPr="00D22086">
        <w:rPr>
          <w:rStyle w:val="affe"/>
          <w:rFonts w:hint="cs"/>
          <w:spacing w:val="-6"/>
          <w:rtl/>
        </w:rPr>
        <w:t>בד"ת</w:t>
      </w:r>
      <w:r w:rsidR="0053300C" w:rsidRPr="00D22086">
        <w:rPr>
          <w:rStyle w:val="affe"/>
          <w:spacing w:val="-6"/>
          <w:rtl/>
        </w:rPr>
        <w:t xml:space="preserve"> </w:t>
      </w:r>
      <w:r w:rsidR="00B25654" w:rsidRPr="00D22086">
        <w:rPr>
          <w:rStyle w:val="affe"/>
          <w:rFonts w:hint="cs"/>
          <w:spacing w:val="-6"/>
          <w:rtl/>
        </w:rPr>
        <w:t>הכל</w:t>
      </w:r>
      <w:r w:rsidR="0053300C" w:rsidRPr="00D22086">
        <w:rPr>
          <w:rStyle w:val="affe"/>
          <w:spacing w:val="-6"/>
          <w:rtl/>
        </w:rPr>
        <w:t xml:space="preserve"> </w:t>
      </w:r>
      <w:r w:rsidR="0053300C" w:rsidRPr="00D22086">
        <w:rPr>
          <w:rStyle w:val="affe"/>
          <w:rFonts w:hint="cs"/>
          <w:spacing w:val="-6"/>
          <w:rtl/>
        </w:rPr>
        <w:t>כחרשים</w:t>
      </w:r>
      <w:r w:rsidR="0053300C" w:rsidRPr="00D22086">
        <w:rPr>
          <w:rStyle w:val="affe"/>
          <w:spacing w:val="-6"/>
          <w:rtl/>
        </w:rPr>
        <w:t>;</w:t>
      </w:r>
    </w:p>
    <w:p w14:paraId="0BD60E13" w14:textId="769AC871" w:rsidR="00731582" w:rsidRDefault="00482049" w:rsidP="00C02F3A">
      <w:pPr>
        <w:pStyle w:val="36"/>
        <w:framePr w:wrap="notBeside"/>
        <w:rPr>
          <w:rtl/>
        </w:rPr>
      </w:pPr>
      <w:r w:rsidRPr="0087008C">
        <w:rPr>
          <w:rtl/>
        </w:rPr>
        <w:t>טו</w:t>
      </w:r>
      <w:r w:rsidR="00731582">
        <w:rPr>
          <w:rtl/>
        </w:rPr>
        <w:t>.</w:t>
      </w:r>
    </w:p>
    <w:p w14:paraId="74FD791B" w14:textId="748ACC8C" w:rsidR="00E909E5" w:rsidRPr="00C02F3A" w:rsidRDefault="00482049" w:rsidP="00A07C53">
      <w:pPr>
        <w:rPr>
          <w:rStyle w:val="af4"/>
          <w:rtl/>
        </w:rPr>
      </w:pPr>
      <w:r w:rsidRPr="00C02F3A">
        <w:rPr>
          <w:rStyle w:val="af4"/>
          <w:rtl/>
        </w:rPr>
        <w:t xml:space="preserve">ונבון </w:t>
      </w:r>
      <w:r w:rsidR="0053300C" w:rsidRPr="00C02F3A">
        <w:rPr>
          <w:rStyle w:val="affe"/>
          <w:rFonts w:hint="cs"/>
          <w:spacing w:val="4"/>
          <w:rtl/>
        </w:rPr>
        <w:t>דבר</w:t>
      </w:r>
      <w:r w:rsidR="0053300C" w:rsidRPr="00C02F3A">
        <w:rPr>
          <w:rStyle w:val="affe"/>
          <w:spacing w:val="4"/>
          <w:rtl/>
        </w:rPr>
        <w:t xml:space="preserve"> </w:t>
      </w:r>
      <w:r w:rsidR="0053300C" w:rsidRPr="00C02F3A">
        <w:rPr>
          <w:rStyle w:val="affe"/>
          <w:rFonts w:hint="cs"/>
          <w:spacing w:val="4"/>
          <w:rtl/>
        </w:rPr>
        <w:t>מתוך</w:t>
      </w:r>
      <w:r w:rsidR="0053300C" w:rsidRPr="00C02F3A">
        <w:rPr>
          <w:rStyle w:val="affe"/>
          <w:spacing w:val="4"/>
          <w:rtl/>
        </w:rPr>
        <w:t xml:space="preserve"> </w:t>
      </w:r>
      <w:r w:rsidR="0053300C" w:rsidRPr="00C02F3A">
        <w:rPr>
          <w:rStyle w:val="affe"/>
          <w:rFonts w:hint="cs"/>
          <w:spacing w:val="4"/>
          <w:rtl/>
        </w:rPr>
        <w:t>דבר,</w:t>
      </w:r>
      <w:r w:rsidR="0053300C" w:rsidRPr="00C02F3A">
        <w:rPr>
          <w:rStyle w:val="af4"/>
          <w:rtl/>
        </w:rPr>
        <w:t xml:space="preserve"> </w:t>
      </w:r>
      <w:r w:rsidRPr="00C02F3A">
        <w:rPr>
          <w:rStyle w:val="af4"/>
          <w:rtl/>
        </w:rPr>
        <w:t>לחש</w:t>
      </w:r>
      <w:r w:rsidR="0053300C" w:rsidRPr="00C02F3A">
        <w:rPr>
          <w:rStyle w:val="af4"/>
          <w:rFonts w:hint="cs"/>
          <w:rtl/>
        </w:rPr>
        <w:t xml:space="preserve"> </w:t>
      </w:r>
      <w:r w:rsidR="0053300C" w:rsidRPr="00C02F3A">
        <w:rPr>
          <w:rStyle w:val="affe"/>
          <w:rFonts w:hint="eastAsia"/>
          <w:b/>
          <w:bCs/>
          <w:spacing w:val="4"/>
          <w:rtl/>
        </w:rPr>
        <w:t>מ</w:t>
      </w:r>
      <w:r w:rsidR="00B25654" w:rsidRPr="00C02F3A">
        <w:rPr>
          <w:rStyle w:val="affe"/>
          <w:rFonts w:hint="cs"/>
          <w:b/>
          <w:bCs/>
          <w:spacing w:val="4"/>
          <w:rtl/>
        </w:rPr>
        <w:t>ו</w:t>
      </w:r>
      <w:r w:rsidR="0053300C" w:rsidRPr="00C02F3A">
        <w:rPr>
          <w:rStyle w:val="affe"/>
          <w:rFonts w:hint="eastAsia"/>
          <w:b/>
          <w:bCs/>
          <w:spacing w:val="4"/>
          <w:rtl/>
        </w:rPr>
        <w:t>סר</w:t>
      </w:r>
      <w:r w:rsidR="00B25654" w:rsidRPr="00C02F3A">
        <w:rPr>
          <w:rStyle w:val="affe"/>
          <w:rFonts w:hint="cs"/>
          <w:b/>
          <w:bCs/>
          <w:spacing w:val="4"/>
          <w:rtl/>
        </w:rPr>
        <w:t>ים</w:t>
      </w:r>
      <w:r w:rsidR="0053300C" w:rsidRPr="00C02F3A">
        <w:rPr>
          <w:rStyle w:val="affe"/>
          <w:b/>
          <w:bCs/>
          <w:spacing w:val="4"/>
          <w:rtl/>
        </w:rPr>
        <w:t xml:space="preserve"> </w:t>
      </w:r>
      <w:r w:rsidR="0053300C" w:rsidRPr="00C02F3A">
        <w:rPr>
          <w:rStyle w:val="affe"/>
          <w:rFonts w:hint="eastAsia"/>
          <w:b/>
          <w:bCs/>
          <w:spacing w:val="4"/>
          <w:rtl/>
        </w:rPr>
        <w:t>לו</w:t>
      </w:r>
      <w:r w:rsidR="0053300C" w:rsidRPr="00C02F3A">
        <w:rPr>
          <w:rStyle w:val="affe"/>
          <w:b/>
          <w:bCs/>
          <w:spacing w:val="4"/>
          <w:rtl/>
        </w:rPr>
        <w:t xml:space="preserve"> </w:t>
      </w:r>
      <w:r w:rsidR="0053300C" w:rsidRPr="00C02F3A">
        <w:rPr>
          <w:rStyle w:val="affe"/>
          <w:rFonts w:hint="eastAsia"/>
          <w:b/>
          <w:bCs/>
          <w:spacing w:val="4"/>
          <w:rtl/>
        </w:rPr>
        <w:t>סתרי</w:t>
      </w:r>
      <w:r w:rsidR="0053300C" w:rsidRPr="00C02F3A">
        <w:rPr>
          <w:rStyle w:val="affe"/>
          <w:b/>
          <w:bCs/>
          <w:spacing w:val="4"/>
          <w:rtl/>
        </w:rPr>
        <w:t xml:space="preserve"> </w:t>
      </w:r>
      <w:r w:rsidR="0053300C" w:rsidRPr="00C02F3A">
        <w:rPr>
          <w:rStyle w:val="affe"/>
          <w:rFonts w:hint="eastAsia"/>
          <w:b/>
          <w:bCs/>
          <w:spacing w:val="4"/>
          <w:rtl/>
        </w:rPr>
        <w:t>תורה</w:t>
      </w:r>
      <w:r w:rsidR="0053300C" w:rsidRPr="00C02F3A">
        <w:rPr>
          <w:rStyle w:val="affe"/>
          <w:b/>
          <w:bCs/>
          <w:spacing w:val="4"/>
          <w:rtl/>
        </w:rPr>
        <w:t xml:space="preserve"> </w:t>
      </w:r>
      <w:r w:rsidR="0053300C" w:rsidRPr="00C02F3A">
        <w:rPr>
          <w:rStyle w:val="affe"/>
          <w:rFonts w:hint="eastAsia"/>
          <w:b/>
          <w:bCs/>
          <w:spacing w:val="4"/>
          <w:rtl/>
        </w:rPr>
        <w:t>שבלחש</w:t>
      </w:r>
      <w:r w:rsidR="0053300C" w:rsidRPr="00C02F3A">
        <w:rPr>
          <w:rStyle w:val="affe"/>
          <w:spacing w:val="4"/>
          <w:rtl/>
        </w:rPr>
        <w:t>;</w:t>
      </w:r>
    </w:p>
    <w:p w14:paraId="03E4B56E" w14:textId="2966116B" w:rsidR="00731582" w:rsidRDefault="00482049" w:rsidP="00C02F3A">
      <w:pPr>
        <w:pStyle w:val="36"/>
        <w:framePr w:wrap="notBeside"/>
        <w:rPr>
          <w:rtl/>
        </w:rPr>
      </w:pPr>
      <w:r w:rsidRPr="0087008C">
        <w:rPr>
          <w:rtl/>
        </w:rPr>
        <w:t>טז</w:t>
      </w:r>
      <w:r w:rsidR="00731582">
        <w:rPr>
          <w:rtl/>
        </w:rPr>
        <w:t>.</w:t>
      </w:r>
    </w:p>
    <w:p w14:paraId="64641173" w14:textId="77777777" w:rsidR="00C0473D" w:rsidRDefault="00482049" w:rsidP="00A07C53">
      <w:pPr>
        <w:rPr>
          <w:rStyle w:val="af4"/>
          <w:rtl/>
        </w:rPr>
      </w:pPr>
      <w:r w:rsidRPr="00675BFC">
        <w:rPr>
          <w:rStyle w:val="af4"/>
          <w:rtl/>
        </w:rPr>
        <w:t>ונתתי נערים</w:t>
      </w:r>
      <w:r w:rsidR="0053300C" w:rsidRPr="0053300C">
        <w:rPr>
          <w:rStyle w:val="affe"/>
          <w:rFonts w:hint="cs"/>
          <w:rtl/>
        </w:rPr>
        <w:t xml:space="preserve"> </w:t>
      </w:r>
      <w:r w:rsidR="0053300C" w:rsidRPr="00050038">
        <w:rPr>
          <w:rStyle w:val="affe"/>
          <w:rFonts w:hint="cs"/>
          <w:rtl/>
        </w:rPr>
        <w:t>מנוערי</w:t>
      </w:r>
      <w:r w:rsidR="0053300C">
        <w:rPr>
          <w:rStyle w:val="affe"/>
          <w:rFonts w:hint="cs"/>
          <w:rtl/>
        </w:rPr>
        <w:t>ם</w:t>
      </w:r>
      <w:r w:rsidR="0053300C" w:rsidRPr="00050038">
        <w:rPr>
          <w:rStyle w:val="affe"/>
          <w:rtl/>
        </w:rPr>
        <w:t xml:space="preserve"> </w:t>
      </w:r>
      <w:r w:rsidR="0053300C" w:rsidRPr="00050038">
        <w:rPr>
          <w:rStyle w:val="affe"/>
          <w:rFonts w:hint="cs"/>
          <w:rtl/>
        </w:rPr>
        <w:t>ממצות</w:t>
      </w:r>
      <w:r w:rsidRPr="00675BFC">
        <w:rPr>
          <w:rStyle w:val="af4"/>
          <w:rtl/>
        </w:rPr>
        <w:t xml:space="preserve"> שריהם</w:t>
      </w:r>
      <w:r w:rsidR="0053300C" w:rsidRPr="00675BFC">
        <w:rPr>
          <w:rStyle w:val="af4"/>
          <w:rtl/>
        </w:rPr>
        <w:t>;</w:t>
      </w:r>
    </w:p>
    <w:p w14:paraId="3F4BEEAF" w14:textId="047700BD" w:rsidR="00731582" w:rsidRDefault="00482049" w:rsidP="00C02F3A">
      <w:pPr>
        <w:pStyle w:val="36"/>
        <w:framePr w:wrap="notBeside"/>
        <w:rPr>
          <w:rtl/>
        </w:rPr>
      </w:pPr>
      <w:r w:rsidRPr="0087008C">
        <w:rPr>
          <w:rtl/>
        </w:rPr>
        <w:t>יז</w:t>
      </w:r>
      <w:r w:rsidR="00731582">
        <w:rPr>
          <w:rtl/>
        </w:rPr>
        <w:t>.</w:t>
      </w:r>
    </w:p>
    <w:p w14:paraId="4F8AAAD8" w14:textId="77777777" w:rsidR="00C0473D" w:rsidRDefault="00482049" w:rsidP="00A07C53">
      <w:pPr>
        <w:rPr>
          <w:rStyle w:val="af4"/>
          <w:rtl/>
        </w:rPr>
      </w:pPr>
      <w:r w:rsidRPr="00675BFC">
        <w:rPr>
          <w:rStyle w:val="af4"/>
          <w:rtl/>
        </w:rPr>
        <w:t>ותעלולים</w:t>
      </w:r>
      <w:r w:rsidR="0053300C" w:rsidRPr="0053300C">
        <w:rPr>
          <w:rStyle w:val="affe"/>
          <w:rFonts w:hint="cs"/>
          <w:rtl/>
        </w:rPr>
        <w:t xml:space="preserve"> </w:t>
      </w:r>
      <w:r w:rsidR="0053300C" w:rsidRPr="00050038">
        <w:rPr>
          <w:rStyle w:val="affe"/>
          <w:rFonts w:hint="cs"/>
          <w:rtl/>
        </w:rPr>
        <w:t>תעלי</w:t>
      </w:r>
      <w:r w:rsidR="0053300C" w:rsidRPr="00050038">
        <w:rPr>
          <w:rStyle w:val="affe"/>
          <w:rtl/>
        </w:rPr>
        <w:t xml:space="preserve"> </w:t>
      </w:r>
      <w:r w:rsidR="0053300C">
        <w:rPr>
          <w:rStyle w:val="affe"/>
          <w:rFonts w:hint="cs"/>
          <w:rtl/>
        </w:rPr>
        <w:t xml:space="preserve">[שועלים] </w:t>
      </w:r>
      <w:r w:rsidR="0053300C" w:rsidRPr="00050038">
        <w:rPr>
          <w:rStyle w:val="affe"/>
          <w:rFonts w:hint="cs"/>
          <w:rtl/>
        </w:rPr>
        <w:t>בני</w:t>
      </w:r>
      <w:r w:rsidR="0053300C" w:rsidRPr="00050038">
        <w:rPr>
          <w:rStyle w:val="affe"/>
          <w:rtl/>
        </w:rPr>
        <w:t xml:space="preserve"> </w:t>
      </w:r>
      <w:r w:rsidR="0053300C" w:rsidRPr="00050038">
        <w:rPr>
          <w:rStyle w:val="affe"/>
          <w:rFonts w:hint="cs"/>
          <w:rtl/>
        </w:rPr>
        <w:t>תעלי</w:t>
      </w:r>
      <w:r w:rsidRPr="00675BFC">
        <w:rPr>
          <w:rStyle w:val="af4"/>
          <w:rtl/>
        </w:rPr>
        <w:t xml:space="preserve"> ימשלו בם</w:t>
      </w:r>
      <w:r w:rsidR="0053300C" w:rsidRPr="00675BFC">
        <w:rPr>
          <w:rStyle w:val="af4"/>
          <w:rtl/>
        </w:rPr>
        <w:t>;</w:t>
      </w:r>
    </w:p>
    <w:p w14:paraId="1874792F" w14:textId="6DFE4ADB" w:rsidR="00731582" w:rsidRDefault="00482049" w:rsidP="00C02F3A">
      <w:pPr>
        <w:pStyle w:val="36"/>
        <w:framePr w:wrap="notBeside"/>
        <w:rPr>
          <w:rtl/>
        </w:rPr>
      </w:pPr>
      <w:r w:rsidRPr="0087008C">
        <w:rPr>
          <w:rtl/>
        </w:rPr>
        <w:t>יח</w:t>
      </w:r>
      <w:r w:rsidR="00731582">
        <w:rPr>
          <w:rtl/>
        </w:rPr>
        <w:t>.</w:t>
      </w:r>
    </w:p>
    <w:p w14:paraId="5B346EFD" w14:textId="77777777" w:rsidR="00C0473D" w:rsidRDefault="00482049" w:rsidP="00A07C53">
      <w:pPr>
        <w:rPr>
          <w:rStyle w:val="afffd"/>
          <w:rFonts w:ascii="Fb Fontext" w:hAnsi="Fb Fontext" w:cs="PFT_Frank"/>
          <w:szCs w:val="14"/>
          <w:rtl/>
        </w:rPr>
      </w:pPr>
      <w:r w:rsidRPr="00675BFC">
        <w:rPr>
          <w:rStyle w:val="af4"/>
          <w:rtl/>
        </w:rPr>
        <w:t>ונגש העם איש באיש ואיש ברעהו</w:t>
      </w:r>
      <w:r w:rsidR="0053300C" w:rsidRPr="00675BFC">
        <w:rPr>
          <w:rStyle w:val="af4"/>
          <w:rtl/>
        </w:rPr>
        <w:t>;</w:t>
      </w:r>
    </w:p>
    <w:p w14:paraId="4160F907" w14:textId="15C900E8" w:rsidR="00482049" w:rsidRPr="001D6ABF" w:rsidRDefault="00482049" w:rsidP="00557887">
      <w:pPr>
        <w:jc w:val="center"/>
        <w:rPr>
          <w:rStyle w:val="afffd"/>
          <w:rFonts w:ascii="Fb Fontext" w:hAnsi="Fb Fontext"/>
          <w:bCs w:val="0"/>
          <w:rtl/>
        </w:rPr>
      </w:pPr>
      <w:r w:rsidRPr="005E6BC8">
        <w:rPr>
          <w:rFonts w:cs="PFT_Frank" w:hint="cs"/>
          <w:b/>
          <w:bCs/>
          <w:szCs w:val="14"/>
          <w:rtl/>
        </w:rPr>
        <w:t>ולא</w:t>
      </w:r>
      <w:r w:rsidRPr="005E6BC8">
        <w:rPr>
          <w:rFonts w:cs="PFT_Frank"/>
          <w:b/>
          <w:bCs/>
          <w:szCs w:val="14"/>
          <w:rtl/>
        </w:rPr>
        <w:t xml:space="preserve"> </w:t>
      </w:r>
      <w:r w:rsidRPr="005E6BC8">
        <w:rPr>
          <w:rFonts w:cs="PFT_Frank" w:hint="cs"/>
          <w:b/>
          <w:bCs/>
          <w:szCs w:val="14"/>
          <w:rtl/>
        </w:rPr>
        <w:t>נתקררה</w:t>
      </w:r>
      <w:r w:rsidRPr="005E6BC8">
        <w:rPr>
          <w:rFonts w:cs="PFT_Frank"/>
          <w:b/>
          <w:bCs/>
          <w:szCs w:val="14"/>
          <w:rtl/>
        </w:rPr>
        <w:t xml:space="preserve"> </w:t>
      </w:r>
      <w:r w:rsidRPr="005E6BC8">
        <w:rPr>
          <w:rFonts w:cs="PFT_Frank" w:hint="cs"/>
          <w:b/>
          <w:bCs/>
          <w:szCs w:val="14"/>
          <w:rtl/>
        </w:rPr>
        <w:t>דעתו</w:t>
      </w:r>
      <w:r w:rsidRPr="005E6BC8">
        <w:rPr>
          <w:rFonts w:cs="PFT_Frank"/>
          <w:b/>
          <w:bCs/>
          <w:szCs w:val="14"/>
          <w:rtl/>
        </w:rPr>
        <w:t xml:space="preserve"> </w:t>
      </w:r>
      <w:r w:rsidRPr="001D6ABF">
        <w:rPr>
          <w:rFonts w:hint="eastAsia"/>
          <w:rtl/>
        </w:rPr>
        <w:t>עד</w:t>
      </w:r>
      <w:r w:rsidRPr="001D6ABF">
        <w:rPr>
          <w:rtl/>
        </w:rPr>
        <w:t xml:space="preserve"> </w:t>
      </w:r>
      <w:r w:rsidRPr="001D6ABF">
        <w:rPr>
          <w:rFonts w:hint="eastAsia"/>
          <w:rtl/>
        </w:rPr>
        <w:t>שאמר</w:t>
      </w:r>
      <w:r w:rsidRPr="001D6ABF">
        <w:rPr>
          <w:rtl/>
        </w:rPr>
        <w:t xml:space="preserve"> </w:t>
      </w:r>
      <w:r w:rsidRPr="001D6ABF">
        <w:rPr>
          <w:rFonts w:hint="eastAsia"/>
          <w:rtl/>
        </w:rPr>
        <w:t>להם</w:t>
      </w:r>
      <w:r w:rsidR="00A76FD2">
        <w:rPr>
          <w:rFonts w:hint="cs"/>
          <w:rtl/>
        </w:rPr>
        <w:t>:</w:t>
      </w:r>
    </w:p>
    <w:p w14:paraId="6C0068FC" w14:textId="77777777" w:rsidR="00C0473D" w:rsidRDefault="00482049" w:rsidP="00A07C53">
      <w:pPr>
        <w:rPr>
          <w:rtl/>
        </w:rPr>
      </w:pPr>
      <w:r w:rsidRPr="00675BFC">
        <w:rPr>
          <w:rStyle w:val="af4"/>
          <w:rFonts w:hint="cs"/>
          <w:rtl/>
        </w:rPr>
        <w:t>ירהבו</w:t>
      </w:r>
      <w:r w:rsidRPr="00675BFC">
        <w:rPr>
          <w:rStyle w:val="af4"/>
          <w:rtl/>
        </w:rPr>
        <w:t xml:space="preserve"> </w:t>
      </w:r>
      <w:r w:rsidRPr="00675BFC">
        <w:rPr>
          <w:rStyle w:val="af4"/>
          <w:rFonts w:hint="cs"/>
          <w:rtl/>
        </w:rPr>
        <w:t>הנער</w:t>
      </w:r>
      <w:r w:rsidRPr="00675BFC">
        <w:rPr>
          <w:rStyle w:val="af4"/>
          <w:rtl/>
        </w:rPr>
        <w:t xml:space="preserve"> </w:t>
      </w:r>
      <w:r w:rsidR="00A76FD2" w:rsidRPr="00050038">
        <w:rPr>
          <w:rStyle w:val="affe"/>
          <w:rFonts w:hint="cs"/>
          <w:rtl/>
        </w:rPr>
        <w:t>המנוער</w:t>
      </w:r>
      <w:r w:rsidR="00A76FD2" w:rsidRPr="00050038">
        <w:rPr>
          <w:rStyle w:val="affe"/>
          <w:rtl/>
        </w:rPr>
        <w:t xml:space="preserve"> </w:t>
      </w:r>
      <w:r w:rsidR="00A76FD2" w:rsidRPr="00A76FD2">
        <w:rPr>
          <w:rStyle w:val="affe"/>
          <w:rFonts w:hint="cs"/>
          <w:rtl/>
        </w:rPr>
        <w:t>ממצות</w:t>
      </w:r>
      <w:r w:rsidR="00A76FD2" w:rsidRPr="001D6ABF">
        <w:rPr>
          <w:rStyle w:val="affe"/>
          <w:rtl/>
        </w:rPr>
        <w:t xml:space="preserve"> -</w:t>
      </w:r>
      <w:r w:rsidR="00A76FD2">
        <w:rPr>
          <w:rStyle w:val="af4"/>
          <w:rFonts w:hint="cs"/>
          <w:rtl/>
        </w:rPr>
        <w:t xml:space="preserve"> </w:t>
      </w:r>
      <w:r w:rsidRPr="00675BFC">
        <w:rPr>
          <w:rStyle w:val="af4"/>
          <w:rFonts w:hint="cs"/>
          <w:rtl/>
        </w:rPr>
        <w:t>בזקן</w:t>
      </w:r>
      <w:r w:rsidR="00A76FD2" w:rsidRPr="001D6ABF">
        <w:rPr>
          <w:rStyle w:val="affe"/>
          <w:rtl/>
        </w:rPr>
        <w:t xml:space="preserve"> </w:t>
      </w:r>
      <w:r w:rsidR="00A76FD2" w:rsidRPr="001D6ABF">
        <w:rPr>
          <w:rStyle w:val="affe"/>
          <w:rFonts w:hint="eastAsia"/>
          <w:rtl/>
        </w:rPr>
        <w:t>ש</w:t>
      </w:r>
      <w:r w:rsidRPr="001D6ABF">
        <w:rPr>
          <w:rStyle w:val="affe"/>
          <w:rFonts w:hint="eastAsia"/>
          <w:rtl/>
        </w:rPr>
        <w:t>מלא</w:t>
      </w:r>
      <w:r w:rsidRPr="001D6ABF">
        <w:rPr>
          <w:rStyle w:val="affe"/>
          <w:rtl/>
        </w:rPr>
        <w:t xml:space="preserve"> </w:t>
      </w:r>
      <w:r w:rsidRPr="001D6ABF">
        <w:rPr>
          <w:rStyle w:val="affe"/>
          <w:rFonts w:hint="eastAsia"/>
          <w:rtl/>
        </w:rPr>
        <w:t>מצות</w:t>
      </w:r>
      <w:r w:rsidRPr="001D6ABF">
        <w:rPr>
          <w:rStyle w:val="affe"/>
          <w:rtl/>
        </w:rPr>
        <w:t xml:space="preserve"> </w:t>
      </w:r>
      <w:r w:rsidRPr="001D6ABF">
        <w:rPr>
          <w:rStyle w:val="affe"/>
          <w:rFonts w:hint="eastAsia"/>
          <w:rtl/>
        </w:rPr>
        <w:t>כרמון</w:t>
      </w:r>
      <w:r w:rsidRPr="006F178A">
        <w:rPr>
          <w:rtl/>
        </w:rPr>
        <w:t>,</w:t>
      </w:r>
    </w:p>
    <w:p w14:paraId="354FB8BD" w14:textId="0592CE49" w:rsidR="00482049" w:rsidRPr="00392931" w:rsidRDefault="00482049" w:rsidP="00A07C53">
      <w:pPr>
        <w:rPr>
          <w:rtl/>
        </w:rPr>
      </w:pPr>
      <w:r w:rsidRPr="00675BFC">
        <w:rPr>
          <w:rStyle w:val="af4"/>
          <w:rFonts w:hint="cs"/>
          <w:rtl/>
        </w:rPr>
        <w:t>והנקלה</w:t>
      </w:r>
      <w:r w:rsidRPr="00675BFC">
        <w:rPr>
          <w:rStyle w:val="af4"/>
          <w:rtl/>
        </w:rPr>
        <w:t xml:space="preserve"> </w:t>
      </w:r>
      <w:r w:rsidR="00A76FD2" w:rsidRPr="00050038">
        <w:rPr>
          <w:rStyle w:val="affe"/>
          <w:rFonts w:hint="eastAsia"/>
          <w:rtl/>
        </w:rPr>
        <w:t>שחמורות</w:t>
      </w:r>
      <w:r w:rsidR="00A76FD2" w:rsidRPr="00050038">
        <w:rPr>
          <w:rStyle w:val="affe"/>
          <w:rtl/>
        </w:rPr>
        <w:t xml:space="preserve"> </w:t>
      </w:r>
      <w:r w:rsidR="00A76FD2" w:rsidRPr="00050038">
        <w:rPr>
          <w:rStyle w:val="affe"/>
          <w:rFonts w:hint="eastAsia"/>
          <w:rtl/>
        </w:rPr>
        <w:t>כקל</w:t>
      </w:r>
      <w:r w:rsidR="00A76FD2" w:rsidRPr="00A76FD2">
        <w:rPr>
          <w:rStyle w:val="affe"/>
          <w:rFonts w:hint="eastAsia"/>
          <w:rtl/>
        </w:rPr>
        <w:t>ות</w:t>
      </w:r>
      <w:r w:rsidR="00A76FD2" w:rsidRPr="001D6ABF">
        <w:rPr>
          <w:rStyle w:val="affe"/>
          <w:rtl/>
        </w:rPr>
        <w:t xml:space="preserve"> בעיניו -</w:t>
      </w:r>
      <w:r w:rsidR="00A76FD2">
        <w:rPr>
          <w:rStyle w:val="af4"/>
          <w:rFonts w:hint="cs"/>
          <w:rtl/>
        </w:rPr>
        <w:t xml:space="preserve"> </w:t>
      </w:r>
      <w:r w:rsidRPr="00675BFC">
        <w:rPr>
          <w:rStyle w:val="af4"/>
          <w:rFonts w:hint="cs"/>
          <w:rtl/>
        </w:rPr>
        <w:t>בנכבד</w:t>
      </w:r>
      <w:r w:rsidRPr="009C1970">
        <w:rPr>
          <w:rtl/>
        </w:rPr>
        <w:t xml:space="preserve"> </w:t>
      </w:r>
      <w:r w:rsidRPr="001D6ABF">
        <w:rPr>
          <w:rStyle w:val="affe"/>
          <w:rFonts w:hint="eastAsia"/>
          <w:rtl/>
        </w:rPr>
        <w:t>שקלות</w:t>
      </w:r>
      <w:r w:rsidRPr="001D6ABF">
        <w:rPr>
          <w:rStyle w:val="affe"/>
          <w:rtl/>
        </w:rPr>
        <w:t xml:space="preserve"> </w:t>
      </w:r>
      <w:r w:rsidRPr="001D6ABF">
        <w:rPr>
          <w:rStyle w:val="affe"/>
          <w:rFonts w:hint="eastAsia"/>
          <w:rtl/>
        </w:rPr>
        <w:t>כחמורות</w:t>
      </w:r>
      <w:r w:rsidR="00A76FD2" w:rsidRPr="007B4B7C">
        <w:rPr>
          <w:rStyle w:val="affe"/>
          <w:rtl/>
        </w:rPr>
        <w:t xml:space="preserve"> בעיניו</w:t>
      </w:r>
      <w:r w:rsidRPr="00392931">
        <w:rPr>
          <w:rtl/>
        </w:rPr>
        <w:t>.</w:t>
      </w:r>
    </w:p>
    <w:p w14:paraId="0C8FB47D" w14:textId="7EE80E56" w:rsidR="002A1770" w:rsidRPr="007B4B7C" w:rsidRDefault="002A1770" w:rsidP="00A07C53">
      <w:pPr>
        <w:pStyle w:val="afffff"/>
        <w:rPr>
          <w:rtl/>
        </w:rPr>
      </w:pPr>
      <w:r w:rsidRPr="007B4B7C">
        <w:rPr>
          <w:rFonts w:hint="cs"/>
          <w:rtl/>
        </w:rPr>
        <w:t>פירוש פסוקים שבהמשך פרשה זו</w:t>
      </w:r>
    </w:p>
    <w:p w14:paraId="73D3C0DF" w14:textId="00246FBE" w:rsidR="009C7E52" w:rsidRDefault="002A1770" w:rsidP="00A07C53">
      <w:pPr>
        <w:pStyle w:val="affd"/>
        <w:rPr>
          <w:rStyle w:val="affe"/>
          <w:rtl/>
        </w:rPr>
      </w:pPr>
      <w:r>
        <w:rPr>
          <w:rStyle w:val="af4"/>
          <w:rFonts w:hint="cs"/>
          <w:rtl/>
        </w:rPr>
        <w:t>'</w:t>
      </w:r>
      <w:r w:rsidR="00482049" w:rsidRPr="00675BFC">
        <w:rPr>
          <w:rStyle w:val="af4"/>
          <w:rFonts w:hint="cs"/>
          <w:rtl/>
        </w:rPr>
        <w:t>כי</w:t>
      </w:r>
      <w:r w:rsidR="00482049" w:rsidRPr="00675BFC">
        <w:rPr>
          <w:rStyle w:val="af4"/>
          <w:rtl/>
        </w:rPr>
        <w:t xml:space="preserve"> </w:t>
      </w:r>
      <w:r w:rsidR="00482049" w:rsidRPr="00675BFC">
        <w:rPr>
          <w:rStyle w:val="af4"/>
          <w:rFonts w:hint="cs"/>
          <w:rtl/>
        </w:rPr>
        <w:t>יתפ</w:t>
      </w:r>
      <w:r>
        <w:rPr>
          <w:rStyle w:val="af4"/>
          <w:rFonts w:hint="cs"/>
          <w:rtl/>
        </w:rPr>
        <w:t>ו</w:t>
      </w:r>
      <w:r w:rsidR="00482049" w:rsidRPr="00675BFC">
        <w:rPr>
          <w:rStyle w:val="af4"/>
          <w:rFonts w:hint="cs"/>
          <w:rtl/>
        </w:rPr>
        <w:t>ש</w:t>
      </w:r>
      <w:r w:rsidR="00482049" w:rsidRPr="00675BFC">
        <w:rPr>
          <w:rStyle w:val="af4"/>
          <w:rtl/>
        </w:rPr>
        <w:t xml:space="preserve"> </w:t>
      </w:r>
      <w:r w:rsidR="00482049" w:rsidRPr="00675BFC">
        <w:rPr>
          <w:rStyle w:val="af4"/>
          <w:rFonts w:hint="cs"/>
          <w:rtl/>
        </w:rPr>
        <w:t>איש</w:t>
      </w:r>
      <w:r w:rsidR="00482049" w:rsidRPr="00675BFC">
        <w:rPr>
          <w:rStyle w:val="af4"/>
          <w:rtl/>
        </w:rPr>
        <w:t xml:space="preserve"> </w:t>
      </w:r>
      <w:r w:rsidR="00482049" w:rsidRPr="00675BFC">
        <w:rPr>
          <w:rStyle w:val="af4"/>
          <w:rFonts w:hint="cs"/>
          <w:rtl/>
        </w:rPr>
        <w:t>באחיו</w:t>
      </w:r>
      <w:r>
        <w:rPr>
          <w:rStyle w:val="af4"/>
          <w:rFonts w:hint="cs"/>
          <w:rtl/>
        </w:rPr>
        <w:t>..</w:t>
      </w:r>
      <w:r w:rsidR="00482049" w:rsidRPr="00675BFC">
        <w:rPr>
          <w:rStyle w:val="af4"/>
          <w:rtl/>
        </w:rPr>
        <w:t xml:space="preserve"> </w:t>
      </w:r>
      <w:r w:rsidR="00482049" w:rsidRPr="00675BFC">
        <w:rPr>
          <w:rStyle w:val="af4"/>
          <w:rFonts w:hint="cs"/>
          <w:rtl/>
        </w:rPr>
        <w:t>שמלה</w:t>
      </w:r>
      <w:r w:rsidR="00482049" w:rsidRPr="00675BFC">
        <w:rPr>
          <w:rStyle w:val="af4"/>
          <w:rtl/>
        </w:rPr>
        <w:t xml:space="preserve"> </w:t>
      </w:r>
      <w:r w:rsidR="00482049" w:rsidRPr="00675BFC">
        <w:rPr>
          <w:rStyle w:val="af4"/>
          <w:rFonts w:hint="cs"/>
          <w:rtl/>
        </w:rPr>
        <w:t>לך</w:t>
      </w:r>
      <w:r>
        <w:rPr>
          <w:rStyle w:val="af4"/>
          <w:rFonts w:hint="cs"/>
          <w:rtl/>
        </w:rPr>
        <w:t>,</w:t>
      </w:r>
      <w:r w:rsidR="00482049" w:rsidRPr="00675BFC">
        <w:rPr>
          <w:rStyle w:val="af4"/>
          <w:rtl/>
        </w:rPr>
        <w:t xml:space="preserve"> </w:t>
      </w:r>
      <w:r w:rsidR="00482049" w:rsidRPr="00675BFC">
        <w:rPr>
          <w:rStyle w:val="af4"/>
          <w:rFonts w:hint="cs"/>
          <w:rtl/>
        </w:rPr>
        <w:t>קצין</w:t>
      </w:r>
      <w:r w:rsidR="00482049" w:rsidRPr="00675BFC">
        <w:rPr>
          <w:rStyle w:val="af4"/>
          <w:rtl/>
        </w:rPr>
        <w:t xml:space="preserve"> </w:t>
      </w:r>
      <w:r w:rsidR="00482049" w:rsidRPr="00675BFC">
        <w:rPr>
          <w:rStyle w:val="af4"/>
          <w:rFonts w:hint="cs"/>
          <w:rtl/>
        </w:rPr>
        <w:t>תהיה</w:t>
      </w:r>
      <w:r w:rsidR="00482049" w:rsidRPr="00675BFC">
        <w:rPr>
          <w:rStyle w:val="af4"/>
          <w:rtl/>
        </w:rPr>
        <w:t xml:space="preserve"> </w:t>
      </w:r>
      <w:r w:rsidR="00482049" w:rsidRPr="00675BFC">
        <w:rPr>
          <w:rStyle w:val="af4"/>
          <w:rFonts w:hint="cs"/>
          <w:rtl/>
        </w:rPr>
        <w:t>לנו</w:t>
      </w:r>
      <w:r w:rsidR="00482049" w:rsidRPr="005E6BC8">
        <w:rPr>
          <w:rStyle w:val="afffd"/>
          <w:rFonts w:ascii="Fb Fontext" w:hAnsi="Fb Fontext" w:cs="PFT_Frank"/>
          <w:szCs w:val="14"/>
          <w:rtl/>
        </w:rPr>
        <w:t xml:space="preserve"> </w:t>
      </w:r>
      <w:r w:rsidR="00D02458">
        <w:rPr>
          <w:rFonts w:hint="cs"/>
          <w:rtl/>
        </w:rPr>
        <w:t>ד</w:t>
      </w:r>
      <w:r w:rsidR="00482049" w:rsidRPr="001D6ABF">
        <w:rPr>
          <w:rFonts w:hint="eastAsia"/>
          <w:rtl/>
        </w:rPr>
        <w:t>ברים</w:t>
      </w:r>
      <w:r w:rsidR="00482049" w:rsidRPr="001D6ABF">
        <w:rPr>
          <w:rtl/>
        </w:rPr>
        <w:t xml:space="preserve"> </w:t>
      </w:r>
      <w:r w:rsidR="00482049" w:rsidRPr="001D6ABF">
        <w:rPr>
          <w:rFonts w:hint="eastAsia"/>
          <w:rtl/>
        </w:rPr>
        <w:t>שבנ</w:t>
      </w:r>
      <w:r w:rsidR="00D02458">
        <w:rPr>
          <w:rFonts w:hint="cs"/>
          <w:rtl/>
        </w:rPr>
        <w:t>"א</w:t>
      </w:r>
      <w:r w:rsidR="00482049" w:rsidRPr="001D6ABF">
        <w:rPr>
          <w:rtl/>
        </w:rPr>
        <w:t xml:space="preserve"> </w:t>
      </w:r>
      <w:r w:rsidR="00482049" w:rsidRPr="001D6ABF">
        <w:rPr>
          <w:rFonts w:hint="eastAsia"/>
          <w:rtl/>
        </w:rPr>
        <w:t>מתכסין</w:t>
      </w:r>
      <w:r w:rsidR="00482049" w:rsidRPr="001D6ABF">
        <w:rPr>
          <w:rtl/>
        </w:rPr>
        <w:t xml:space="preserve"> </w:t>
      </w:r>
      <w:r w:rsidR="00D02458" w:rsidRPr="001D6ABF">
        <w:rPr>
          <w:rFonts w:hint="eastAsia"/>
          <w:rtl/>
        </w:rPr>
        <w:t>בהם</w:t>
      </w:r>
      <w:r w:rsidR="00D02458" w:rsidRPr="001D6ABF">
        <w:rPr>
          <w:rtl/>
        </w:rPr>
        <w:t xml:space="preserve"> </w:t>
      </w:r>
      <w:r w:rsidR="00482049" w:rsidRPr="001D6ABF">
        <w:rPr>
          <w:rFonts w:hint="eastAsia"/>
          <w:rtl/>
        </w:rPr>
        <w:t>כשמלה</w:t>
      </w:r>
      <w:r w:rsidR="00482049" w:rsidRPr="00100198">
        <w:rPr>
          <w:b/>
          <w:rtl/>
        </w:rPr>
        <w:t xml:space="preserve">, </w:t>
      </w:r>
      <w:r w:rsidR="00482049" w:rsidRPr="00675BFC">
        <w:rPr>
          <w:rStyle w:val="af4"/>
          <w:rFonts w:hint="cs"/>
          <w:rtl/>
        </w:rPr>
        <w:t>והמכשלה</w:t>
      </w:r>
      <w:r w:rsidR="00482049" w:rsidRPr="00675BFC">
        <w:rPr>
          <w:rStyle w:val="af4"/>
          <w:rtl/>
        </w:rPr>
        <w:t xml:space="preserve"> </w:t>
      </w:r>
      <w:r w:rsidR="00482049" w:rsidRPr="00675BFC">
        <w:rPr>
          <w:rStyle w:val="af4"/>
          <w:rFonts w:hint="cs"/>
          <w:rtl/>
        </w:rPr>
        <w:t>ה</w:t>
      </w:r>
      <w:r w:rsidR="00482049" w:rsidRPr="00D02458">
        <w:rPr>
          <w:rStyle w:val="af4"/>
          <w:rFonts w:hint="cs"/>
          <w:rtl/>
        </w:rPr>
        <w:t>זאת</w:t>
      </w:r>
      <w:r w:rsidR="00D02458" w:rsidRPr="007B4B7C">
        <w:rPr>
          <w:rStyle w:val="af4"/>
          <w:rtl/>
        </w:rPr>
        <w:t xml:space="preserve"> </w:t>
      </w:r>
      <w:r w:rsidR="00482049" w:rsidRPr="001D6ABF">
        <w:rPr>
          <w:rStyle w:val="affe"/>
          <w:rFonts w:hint="eastAsia"/>
          <w:rtl/>
        </w:rPr>
        <w:t>דברים</w:t>
      </w:r>
      <w:r w:rsidR="00482049" w:rsidRPr="001D6ABF">
        <w:rPr>
          <w:rStyle w:val="affe"/>
          <w:rtl/>
        </w:rPr>
        <w:t xml:space="preserve"> </w:t>
      </w:r>
      <w:r w:rsidR="00482049" w:rsidRPr="001D6ABF">
        <w:rPr>
          <w:rStyle w:val="affe"/>
          <w:rFonts w:hint="eastAsia"/>
          <w:rtl/>
        </w:rPr>
        <w:t>שאין</w:t>
      </w:r>
      <w:r w:rsidR="00482049" w:rsidRPr="001D6ABF">
        <w:rPr>
          <w:rStyle w:val="affe"/>
          <w:rtl/>
        </w:rPr>
        <w:t xml:space="preserve"> </w:t>
      </w:r>
      <w:r w:rsidR="00482049" w:rsidRPr="001D6ABF">
        <w:rPr>
          <w:rStyle w:val="affe"/>
          <w:rFonts w:hint="eastAsia"/>
          <w:rtl/>
        </w:rPr>
        <w:t>עומדי</w:t>
      </w:r>
      <w:r w:rsidR="00D02458">
        <w:rPr>
          <w:rStyle w:val="affe"/>
          <w:rFonts w:hint="cs"/>
          <w:rtl/>
        </w:rPr>
        <w:t>ם</w:t>
      </w:r>
      <w:r w:rsidR="00482049" w:rsidRPr="001D6ABF">
        <w:rPr>
          <w:rStyle w:val="affe"/>
          <w:rtl/>
        </w:rPr>
        <w:t xml:space="preserve"> </w:t>
      </w:r>
      <w:r w:rsidR="00482049" w:rsidRPr="001D6ABF">
        <w:rPr>
          <w:rStyle w:val="affe"/>
          <w:rFonts w:hint="eastAsia"/>
          <w:rtl/>
        </w:rPr>
        <w:t>עליה</w:t>
      </w:r>
      <w:r w:rsidR="00D02458">
        <w:rPr>
          <w:rStyle w:val="affe"/>
          <w:rFonts w:hint="cs"/>
          <w:rtl/>
        </w:rPr>
        <w:t>ם</w:t>
      </w:r>
      <w:r w:rsidR="00482049" w:rsidRPr="001D6ABF">
        <w:rPr>
          <w:rStyle w:val="affe"/>
          <w:rtl/>
        </w:rPr>
        <w:t xml:space="preserve"> </w:t>
      </w:r>
      <w:r w:rsidR="00482049" w:rsidRPr="001D6ABF">
        <w:rPr>
          <w:rStyle w:val="affe"/>
          <w:rFonts w:hint="eastAsia"/>
          <w:rtl/>
        </w:rPr>
        <w:t>אא</w:t>
      </w:r>
      <w:r w:rsidR="00482049" w:rsidRPr="001D6ABF">
        <w:rPr>
          <w:rStyle w:val="affe"/>
          <w:rtl/>
        </w:rPr>
        <w:t xml:space="preserve">"כ </w:t>
      </w:r>
      <w:r w:rsidR="00482049" w:rsidRPr="001D6ABF">
        <w:rPr>
          <w:rStyle w:val="affe"/>
          <w:rFonts w:hint="eastAsia"/>
          <w:rtl/>
        </w:rPr>
        <w:t>נכשל</w:t>
      </w:r>
      <w:r w:rsidR="00D02458">
        <w:rPr>
          <w:rStyle w:val="affe"/>
          <w:rFonts w:hint="cs"/>
          <w:rtl/>
        </w:rPr>
        <w:t>ים</w:t>
      </w:r>
      <w:r w:rsidR="00482049" w:rsidRPr="001D6ABF">
        <w:rPr>
          <w:rStyle w:val="affe"/>
          <w:rtl/>
        </w:rPr>
        <w:t xml:space="preserve"> </w:t>
      </w:r>
      <w:r w:rsidR="00482049" w:rsidRPr="001D6ABF">
        <w:rPr>
          <w:rStyle w:val="affe"/>
          <w:rFonts w:hint="eastAsia"/>
          <w:rtl/>
        </w:rPr>
        <w:t>בה</w:t>
      </w:r>
      <w:r w:rsidR="00D02458">
        <w:rPr>
          <w:rStyle w:val="affe"/>
          <w:rFonts w:hint="cs"/>
          <w:rtl/>
        </w:rPr>
        <w:t>ם -</w:t>
      </w:r>
      <w:r w:rsidR="009C7E52">
        <w:rPr>
          <w:rStyle w:val="affe"/>
          <w:rFonts w:hint="cs"/>
          <w:rtl/>
        </w:rPr>
        <w:t xml:space="preserve"> </w:t>
      </w:r>
      <w:r w:rsidR="009C7E52" w:rsidRPr="00050038">
        <w:rPr>
          <w:rStyle w:val="af4"/>
          <w:rFonts w:hint="cs"/>
          <w:rtl/>
        </w:rPr>
        <w:t>תחת</w:t>
      </w:r>
      <w:r w:rsidR="009C7E52" w:rsidRPr="00050038">
        <w:rPr>
          <w:rStyle w:val="af4"/>
          <w:rtl/>
        </w:rPr>
        <w:t xml:space="preserve"> </w:t>
      </w:r>
      <w:r w:rsidR="009C7E52" w:rsidRPr="00050038">
        <w:rPr>
          <w:rStyle w:val="af4"/>
          <w:rFonts w:hint="cs"/>
          <w:rtl/>
        </w:rPr>
        <w:t>ידך</w:t>
      </w:r>
      <w:r w:rsidR="009C7E52">
        <w:rPr>
          <w:rStyle w:val="affe"/>
          <w:rFonts w:hint="cs"/>
          <w:rtl/>
        </w:rPr>
        <w:t>,</w:t>
      </w:r>
    </w:p>
    <w:p w14:paraId="544D0C48" w14:textId="575F216B" w:rsidR="00CC442F" w:rsidRDefault="009C7E52" w:rsidP="00A07C53">
      <w:pPr>
        <w:pStyle w:val="af3"/>
        <w:rPr>
          <w:rStyle w:val="affe"/>
          <w:rtl/>
        </w:rPr>
      </w:pPr>
      <w:r w:rsidRPr="009C7E52" w:rsidDel="009C7E52">
        <w:rPr>
          <w:rStyle w:val="affe"/>
          <w:rFonts w:hint="cs"/>
          <w:rtl/>
        </w:rPr>
        <w:t xml:space="preserve"> </w:t>
      </w:r>
      <w:r w:rsidR="008965C3" w:rsidRPr="001D6ABF">
        <w:rPr>
          <w:rtl/>
        </w:rPr>
        <w:t>'</w:t>
      </w:r>
      <w:r w:rsidR="00482049" w:rsidRPr="001D6ABF">
        <w:rPr>
          <w:rFonts w:hint="eastAsia"/>
          <w:rtl/>
        </w:rPr>
        <w:t>ישא</w:t>
      </w:r>
      <w:r>
        <w:rPr>
          <w:rStyle w:val="af4"/>
          <w:rFonts w:hint="cs"/>
          <w:rtl/>
        </w:rPr>
        <w:t xml:space="preserve"> </w:t>
      </w:r>
      <w:r w:rsidRPr="001D6ABF">
        <w:rPr>
          <w:rStyle w:val="affe"/>
          <w:rtl/>
        </w:rPr>
        <w:t>[שבועה]</w:t>
      </w:r>
      <w:r w:rsidR="00482049" w:rsidRPr="008A0BAE">
        <w:rPr>
          <w:rStyle w:val="af4"/>
          <w:rtl/>
        </w:rPr>
        <w:t xml:space="preserve"> </w:t>
      </w:r>
      <w:r w:rsidR="00482049" w:rsidRPr="008A0BAE">
        <w:rPr>
          <w:rStyle w:val="af4"/>
          <w:rFonts w:hint="eastAsia"/>
          <w:rtl/>
        </w:rPr>
        <w:t>ביום</w:t>
      </w:r>
      <w:r w:rsidR="00482049" w:rsidRPr="008A0BAE">
        <w:rPr>
          <w:rStyle w:val="af4"/>
          <w:rtl/>
        </w:rPr>
        <w:t xml:space="preserve"> </w:t>
      </w:r>
      <w:r w:rsidR="00482049" w:rsidRPr="008A0BAE">
        <w:rPr>
          <w:rStyle w:val="af4"/>
          <w:rFonts w:hint="eastAsia"/>
          <w:rtl/>
        </w:rPr>
        <w:t>ההוא</w:t>
      </w:r>
      <w:r w:rsidR="00482049" w:rsidRPr="008A0BAE">
        <w:rPr>
          <w:rStyle w:val="af4"/>
          <w:rtl/>
        </w:rPr>
        <w:t xml:space="preserve"> </w:t>
      </w:r>
      <w:r w:rsidR="00482049" w:rsidRPr="008A0BAE">
        <w:rPr>
          <w:rStyle w:val="af4"/>
          <w:rFonts w:hint="eastAsia"/>
          <w:rtl/>
        </w:rPr>
        <w:t>לאמר</w:t>
      </w:r>
      <w:r w:rsidR="00482049" w:rsidRPr="008A0BAE">
        <w:rPr>
          <w:rStyle w:val="af4"/>
          <w:rtl/>
        </w:rPr>
        <w:t xml:space="preserve"> </w:t>
      </w:r>
      <w:r w:rsidR="00482049" w:rsidRPr="008A0BAE">
        <w:rPr>
          <w:rStyle w:val="af4"/>
          <w:rFonts w:hint="eastAsia"/>
          <w:rtl/>
        </w:rPr>
        <w:t>לא</w:t>
      </w:r>
      <w:r w:rsidR="00482049" w:rsidRPr="008A0BAE">
        <w:rPr>
          <w:rStyle w:val="af4"/>
          <w:rtl/>
        </w:rPr>
        <w:t xml:space="preserve"> </w:t>
      </w:r>
      <w:r w:rsidR="00482049" w:rsidRPr="008A0BAE">
        <w:rPr>
          <w:rStyle w:val="af4"/>
          <w:rFonts w:hint="eastAsia"/>
          <w:rtl/>
        </w:rPr>
        <w:t>אהיה</w:t>
      </w:r>
      <w:r w:rsidR="00482049" w:rsidRPr="008A0BAE">
        <w:rPr>
          <w:rStyle w:val="af4"/>
          <w:rtl/>
        </w:rPr>
        <w:t xml:space="preserve"> </w:t>
      </w:r>
      <w:r w:rsidR="00482049" w:rsidRPr="008A0BAE">
        <w:rPr>
          <w:rStyle w:val="af4"/>
          <w:rFonts w:hint="eastAsia"/>
          <w:rtl/>
        </w:rPr>
        <w:t>ח</w:t>
      </w:r>
      <w:r>
        <w:rPr>
          <w:rStyle w:val="af4"/>
          <w:rFonts w:hint="cs"/>
          <w:rtl/>
        </w:rPr>
        <w:t>ו</w:t>
      </w:r>
      <w:r w:rsidR="00482049" w:rsidRPr="008A0BAE">
        <w:rPr>
          <w:rStyle w:val="af4"/>
          <w:rFonts w:hint="eastAsia"/>
          <w:rtl/>
        </w:rPr>
        <w:t>בש</w:t>
      </w:r>
      <w:r w:rsidR="00482049" w:rsidRPr="008A0BAE">
        <w:rPr>
          <w:rStyle w:val="af4"/>
          <w:rtl/>
        </w:rPr>
        <w:t xml:space="preserve"> </w:t>
      </w:r>
      <w:r w:rsidRPr="00050038">
        <w:rPr>
          <w:rStyle w:val="affe"/>
          <w:rFonts w:hint="cs"/>
          <w:rtl/>
        </w:rPr>
        <w:t>לא</w:t>
      </w:r>
      <w:r w:rsidRPr="00050038">
        <w:rPr>
          <w:rStyle w:val="affe"/>
          <w:rtl/>
        </w:rPr>
        <w:t xml:space="preserve"> </w:t>
      </w:r>
      <w:r w:rsidRPr="00050038">
        <w:rPr>
          <w:rStyle w:val="affe"/>
          <w:rFonts w:hint="cs"/>
          <w:rtl/>
        </w:rPr>
        <w:t>הייתי</w:t>
      </w:r>
      <w:r w:rsidRPr="00050038">
        <w:rPr>
          <w:rStyle w:val="affe"/>
          <w:rtl/>
        </w:rPr>
        <w:t xml:space="preserve"> </w:t>
      </w:r>
      <w:r w:rsidRPr="00050038">
        <w:rPr>
          <w:rStyle w:val="affe"/>
          <w:rFonts w:hint="cs"/>
          <w:rtl/>
        </w:rPr>
        <w:t>מחובשי</w:t>
      </w:r>
      <w:r w:rsidRPr="00050038">
        <w:rPr>
          <w:rStyle w:val="affe"/>
          <w:rtl/>
        </w:rPr>
        <w:t xml:space="preserve"> </w:t>
      </w:r>
      <w:r w:rsidRPr="00050038">
        <w:rPr>
          <w:rStyle w:val="affe"/>
          <w:rFonts w:hint="cs"/>
          <w:rtl/>
        </w:rPr>
        <w:t>ביהמ''ד</w:t>
      </w:r>
      <w:r w:rsidRPr="008A0BAE">
        <w:rPr>
          <w:rStyle w:val="af4"/>
          <w:rFonts w:hint="eastAsia"/>
          <w:rtl/>
        </w:rPr>
        <w:t xml:space="preserve"> </w:t>
      </w:r>
      <w:r w:rsidR="00482049" w:rsidRPr="008A0BAE">
        <w:rPr>
          <w:rStyle w:val="af4"/>
          <w:rFonts w:hint="eastAsia"/>
          <w:rtl/>
        </w:rPr>
        <w:t>ובביתי</w:t>
      </w:r>
      <w:r w:rsidR="00482049" w:rsidRPr="008A0BAE">
        <w:rPr>
          <w:rStyle w:val="af4"/>
          <w:rtl/>
        </w:rPr>
        <w:t xml:space="preserve"> </w:t>
      </w:r>
      <w:r w:rsidR="00482049" w:rsidRPr="008A0BAE">
        <w:rPr>
          <w:rStyle w:val="af4"/>
          <w:rFonts w:hint="eastAsia"/>
          <w:rtl/>
        </w:rPr>
        <w:t>אין</w:t>
      </w:r>
      <w:r w:rsidR="00482049" w:rsidRPr="008A0BAE">
        <w:rPr>
          <w:rStyle w:val="af4"/>
          <w:rtl/>
        </w:rPr>
        <w:t xml:space="preserve"> </w:t>
      </w:r>
      <w:r w:rsidR="00482049" w:rsidRPr="008A0BAE">
        <w:rPr>
          <w:rStyle w:val="af4"/>
          <w:rFonts w:hint="eastAsia"/>
          <w:rtl/>
        </w:rPr>
        <w:t>לחם</w:t>
      </w:r>
      <w:r w:rsidR="00482049" w:rsidRPr="008A0BAE">
        <w:rPr>
          <w:rStyle w:val="af4"/>
          <w:rtl/>
        </w:rPr>
        <w:t xml:space="preserve"> </w:t>
      </w:r>
      <w:r w:rsidR="00482049" w:rsidRPr="008A0BAE">
        <w:rPr>
          <w:rStyle w:val="af4"/>
          <w:rFonts w:hint="eastAsia"/>
          <w:rtl/>
        </w:rPr>
        <w:t>ואין</w:t>
      </w:r>
      <w:r w:rsidR="00482049" w:rsidRPr="008A0BAE">
        <w:rPr>
          <w:rStyle w:val="af4"/>
          <w:rtl/>
        </w:rPr>
        <w:t xml:space="preserve"> </w:t>
      </w:r>
      <w:r w:rsidR="00482049" w:rsidRPr="008A0BAE">
        <w:rPr>
          <w:rStyle w:val="af4"/>
          <w:rFonts w:hint="eastAsia"/>
          <w:rtl/>
        </w:rPr>
        <w:t>שמלה</w:t>
      </w:r>
      <w:r w:rsidR="008965C3">
        <w:rPr>
          <w:rStyle w:val="af4"/>
          <w:rFonts w:hint="cs"/>
          <w:rtl/>
        </w:rPr>
        <w:t>'</w:t>
      </w:r>
      <w:r w:rsidR="00482049" w:rsidRPr="008A0BAE">
        <w:rPr>
          <w:rStyle w:val="af4"/>
          <w:rtl/>
        </w:rPr>
        <w:t xml:space="preserve"> </w:t>
      </w:r>
      <w:r w:rsidRPr="00050038">
        <w:rPr>
          <w:rStyle w:val="affe"/>
          <w:rFonts w:hint="cs"/>
          <w:rtl/>
        </w:rPr>
        <w:t>מקרא</w:t>
      </w:r>
      <w:r w:rsidRPr="00050038">
        <w:rPr>
          <w:rStyle w:val="affe"/>
          <w:rtl/>
        </w:rPr>
        <w:t xml:space="preserve"> </w:t>
      </w:r>
      <w:r w:rsidRPr="00050038">
        <w:rPr>
          <w:rStyle w:val="affe"/>
          <w:rFonts w:hint="cs"/>
          <w:rtl/>
        </w:rPr>
        <w:t>משנה</w:t>
      </w:r>
      <w:r w:rsidRPr="00050038">
        <w:rPr>
          <w:rStyle w:val="affe"/>
          <w:rtl/>
        </w:rPr>
        <w:t xml:space="preserve"> </w:t>
      </w:r>
      <w:r>
        <w:rPr>
          <w:rStyle w:val="affe"/>
          <w:rFonts w:hint="cs"/>
          <w:rtl/>
        </w:rPr>
        <w:t>ו</w:t>
      </w:r>
      <w:r w:rsidRPr="00050038">
        <w:rPr>
          <w:rStyle w:val="affe"/>
          <w:rFonts w:hint="cs"/>
          <w:rtl/>
        </w:rPr>
        <w:t>תלמוד</w:t>
      </w:r>
      <w:r w:rsidR="00CC442F">
        <w:rPr>
          <w:rStyle w:val="affe"/>
          <w:rFonts w:hint="cs"/>
          <w:rtl/>
        </w:rPr>
        <w:t>,</w:t>
      </w:r>
    </w:p>
    <w:p w14:paraId="0B5D2611" w14:textId="0BDE9CC6" w:rsidR="00D02458" w:rsidRDefault="00CC442F" w:rsidP="00A07C53">
      <w:pPr>
        <w:rPr>
          <w:rtl/>
        </w:rPr>
      </w:pPr>
      <w:r w:rsidRPr="005E6BC8">
        <w:rPr>
          <w:rFonts w:cs="PFT_Frank" w:hint="eastAsia"/>
          <w:b/>
          <w:bCs/>
          <w:szCs w:val="14"/>
          <w:rtl/>
        </w:rPr>
        <w:t>ש</w:t>
      </w:r>
      <w:r w:rsidR="00D02458" w:rsidRPr="005E6BC8">
        <w:rPr>
          <w:rFonts w:cs="PFT_Frank" w:hint="eastAsia"/>
          <w:b/>
          <w:bCs/>
          <w:szCs w:val="14"/>
          <w:rtl/>
        </w:rPr>
        <w:t>אפי</w:t>
      </w:r>
      <w:r w:rsidRPr="005E6BC8">
        <w:rPr>
          <w:rFonts w:cs="PFT_Frank"/>
          <w:b/>
          <w:bCs/>
          <w:szCs w:val="14"/>
          <w:rtl/>
        </w:rPr>
        <w:t>'</w:t>
      </w:r>
      <w:r w:rsidR="00D02458" w:rsidRPr="006F178A">
        <w:rPr>
          <w:rtl/>
        </w:rPr>
        <w:t xml:space="preserve"> </w:t>
      </w:r>
      <w:r>
        <w:rPr>
          <w:rFonts w:hint="cs"/>
          <w:rtl/>
        </w:rPr>
        <w:t xml:space="preserve">שכשלה </w:t>
      </w:r>
      <w:r w:rsidR="00D02458" w:rsidRPr="006F178A">
        <w:rPr>
          <w:rFonts w:hint="cs"/>
          <w:rtl/>
        </w:rPr>
        <w:t>ירושלים</w:t>
      </w:r>
      <w:r w:rsidR="00D02458" w:rsidRPr="006F178A">
        <w:rPr>
          <w:rtl/>
        </w:rPr>
        <w:t xml:space="preserve"> </w:t>
      </w:r>
      <w:r w:rsidR="00D02458" w:rsidRPr="006F178A">
        <w:rPr>
          <w:rFonts w:hint="cs"/>
          <w:rtl/>
        </w:rPr>
        <w:t>לא</w:t>
      </w:r>
      <w:r w:rsidR="00D02458" w:rsidRPr="006F178A">
        <w:rPr>
          <w:rtl/>
        </w:rPr>
        <w:t xml:space="preserve"> </w:t>
      </w:r>
      <w:r w:rsidR="00D02458" w:rsidRPr="006F178A">
        <w:rPr>
          <w:rFonts w:hint="cs"/>
          <w:rtl/>
        </w:rPr>
        <w:t>פסקו</w:t>
      </w:r>
      <w:r w:rsidR="00D02458" w:rsidRPr="006F178A">
        <w:rPr>
          <w:rtl/>
        </w:rPr>
        <w:t xml:space="preserve"> </w:t>
      </w:r>
      <w:r w:rsidR="00D02458" w:rsidRPr="006F178A">
        <w:rPr>
          <w:rFonts w:hint="cs"/>
          <w:rtl/>
        </w:rPr>
        <w:t>מ</w:t>
      </w:r>
      <w:r>
        <w:rPr>
          <w:rFonts w:hint="cs"/>
          <w:rtl/>
        </w:rPr>
        <w:t>מנה</w:t>
      </w:r>
      <w:r w:rsidR="00D02458" w:rsidRPr="006F178A">
        <w:rPr>
          <w:rtl/>
        </w:rPr>
        <w:t xml:space="preserve"> </w:t>
      </w:r>
      <w:r w:rsidR="00D02458" w:rsidRPr="006F178A">
        <w:rPr>
          <w:rFonts w:hint="cs"/>
          <w:rtl/>
        </w:rPr>
        <w:t>בעלי</w:t>
      </w:r>
      <w:r w:rsidR="00D02458" w:rsidRPr="006F178A">
        <w:rPr>
          <w:rtl/>
        </w:rPr>
        <w:t xml:space="preserve"> </w:t>
      </w:r>
      <w:r w:rsidR="00D02458" w:rsidRPr="006F178A">
        <w:rPr>
          <w:rFonts w:hint="cs"/>
          <w:rtl/>
        </w:rPr>
        <w:t>אמנה</w:t>
      </w:r>
      <w:r w:rsidR="000B2CCD">
        <w:rPr>
          <w:rFonts w:hint="cs"/>
          <w:rtl/>
        </w:rPr>
        <w:t xml:space="preserve"> - בד"ת,</w:t>
      </w:r>
    </w:p>
    <w:p w14:paraId="5738BAAB" w14:textId="6C285C9F" w:rsidR="00731582" w:rsidRDefault="000B2CCD" w:rsidP="00C02F3A">
      <w:pPr>
        <w:pStyle w:val="36"/>
        <w:framePr w:wrap="notBeside"/>
        <w:rPr>
          <w:rtl/>
        </w:rPr>
      </w:pPr>
      <w:r w:rsidRPr="0087008C">
        <w:rPr>
          <w:rFonts w:hint="eastAsia"/>
          <w:rtl/>
        </w:rPr>
        <w:t>והך</w:t>
      </w:r>
      <w:r w:rsidR="00731582">
        <w:rPr>
          <w:rFonts w:hint="cs"/>
          <w:rtl/>
        </w:rPr>
        <w:t>:</w:t>
      </w:r>
    </w:p>
    <w:p w14:paraId="438C19AA" w14:textId="4759B31A" w:rsidR="000B2CCD" w:rsidRDefault="000B2CCD" w:rsidP="00A07C53">
      <w:pPr>
        <w:rPr>
          <w:rtl/>
        </w:rPr>
      </w:pPr>
      <w:r>
        <w:rPr>
          <w:rFonts w:hint="cs"/>
          <w:rtl/>
        </w:rPr>
        <w:t>ד</w:t>
      </w:r>
      <w:r w:rsidR="00482049" w:rsidRPr="006F178A">
        <w:rPr>
          <w:rFonts w:hint="cs"/>
          <w:rtl/>
        </w:rPr>
        <w:t>חרבה</w:t>
      </w:r>
      <w:r w:rsidR="00482049" w:rsidRPr="006F178A">
        <w:rPr>
          <w:rtl/>
        </w:rPr>
        <w:t xml:space="preserve"> </w:t>
      </w:r>
      <w:r w:rsidR="00482049" w:rsidRPr="006F178A">
        <w:rPr>
          <w:rFonts w:hint="cs"/>
          <w:rtl/>
        </w:rPr>
        <w:t>שפסקו</w:t>
      </w:r>
      <w:r w:rsidR="00482049" w:rsidRPr="006F178A">
        <w:rPr>
          <w:rtl/>
        </w:rPr>
        <w:t xml:space="preserve"> </w:t>
      </w:r>
      <w:r w:rsidR="00482049" w:rsidRPr="006F178A">
        <w:rPr>
          <w:rFonts w:hint="cs"/>
          <w:rtl/>
        </w:rPr>
        <w:t>ממנה</w:t>
      </w:r>
      <w:r w:rsidR="00482049" w:rsidRPr="006F178A">
        <w:rPr>
          <w:rtl/>
        </w:rPr>
        <w:t xml:space="preserve"> </w:t>
      </w:r>
      <w:r w:rsidR="00482049" w:rsidRPr="006F178A">
        <w:rPr>
          <w:rFonts w:hint="cs"/>
          <w:rtl/>
        </w:rPr>
        <w:t>בעלי</w:t>
      </w:r>
      <w:r w:rsidR="00482049" w:rsidRPr="006F178A">
        <w:rPr>
          <w:rtl/>
        </w:rPr>
        <w:t xml:space="preserve"> </w:t>
      </w:r>
      <w:r w:rsidR="00482049" w:rsidRPr="006F178A">
        <w:rPr>
          <w:rFonts w:hint="cs"/>
          <w:rtl/>
        </w:rPr>
        <w:t>אמנה</w:t>
      </w:r>
      <w:r>
        <w:rPr>
          <w:rFonts w:hint="cs"/>
          <w:rtl/>
        </w:rPr>
        <w:t xml:space="preserve"> -</w:t>
      </w:r>
      <w:r w:rsidR="00482049">
        <w:rPr>
          <w:rFonts w:hint="cs"/>
          <w:rtl/>
        </w:rPr>
        <w:t xml:space="preserve"> במשא ומתן</w:t>
      </w:r>
      <w:r>
        <w:rPr>
          <w:rFonts w:hint="cs"/>
          <w:rtl/>
        </w:rPr>
        <w:t>.</w:t>
      </w:r>
    </w:p>
    <w:p w14:paraId="2292B2EA" w14:textId="2A89628B" w:rsidR="00F408FF" w:rsidRPr="006F178A" w:rsidRDefault="00F408FF" w:rsidP="00A07C53">
      <w:pPr>
        <w:pStyle w:val="afffff"/>
        <w:rPr>
          <w:rtl/>
        </w:rPr>
      </w:pPr>
      <w:r>
        <w:rPr>
          <w:rFonts w:hint="cs"/>
          <w:rtl/>
        </w:rPr>
        <w:t>תנאים שהרצו במעשה מרכבה</w:t>
      </w:r>
    </w:p>
    <w:p w14:paraId="7BAD8190" w14:textId="77777777" w:rsidR="00482049" w:rsidRPr="006F178A" w:rsidRDefault="00482049" w:rsidP="00A7758B">
      <w:pPr>
        <w:pStyle w:val="afff3"/>
        <w:framePr w:wrap="around"/>
        <w:rPr>
          <w:rtl/>
        </w:rPr>
      </w:pPr>
      <w:r w:rsidRPr="006F178A">
        <w:rPr>
          <w:rFonts w:hint="cs"/>
          <w:rtl/>
        </w:rPr>
        <w:t>יד:</w:t>
      </w:r>
    </w:p>
    <w:p w14:paraId="54A10423" w14:textId="499DA29E" w:rsidR="00731582" w:rsidRDefault="00C07957" w:rsidP="00557887">
      <w:pPr>
        <w:pStyle w:val="36"/>
        <w:framePr w:wrap="notBeside"/>
        <w:rPr>
          <w:rtl/>
        </w:rPr>
      </w:pPr>
      <w:r w:rsidRPr="00557887">
        <w:rPr>
          <w:rFonts w:hint="cs"/>
          <w:rtl/>
        </w:rPr>
        <w:t>א</w:t>
      </w:r>
      <w:r w:rsidRPr="00557887">
        <w:rPr>
          <w:rtl/>
        </w:rPr>
        <w:t xml:space="preserve">. </w:t>
      </w:r>
      <w:r w:rsidR="00482049" w:rsidRPr="00557887">
        <w:rPr>
          <w:rFonts w:hint="eastAsia"/>
          <w:rtl/>
        </w:rPr>
        <w:t>ריב</w:t>
      </w:r>
      <w:r w:rsidR="00482049" w:rsidRPr="00557887">
        <w:rPr>
          <w:rtl/>
        </w:rPr>
        <w:t>"</w:t>
      </w:r>
      <w:r w:rsidR="00482049" w:rsidRPr="00557887">
        <w:rPr>
          <w:rFonts w:hint="eastAsia"/>
          <w:rtl/>
        </w:rPr>
        <w:t>ז</w:t>
      </w:r>
      <w:r w:rsidR="00731582">
        <w:rPr>
          <w:rFonts w:hint="cs"/>
          <w:rtl/>
        </w:rPr>
        <w:t>:</w:t>
      </w:r>
    </w:p>
    <w:p w14:paraId="7FE2E897" w14:textId="365E243D" w:rsidR="00F408FF" w:rsidRPr="00D22086" w:rsidRDefault="00482049" w:rsidP="00A07C53">
      <w:pPr>
        <w:rPr>
          <w:spacing w:val="-2"/>
          <w:rtl/>
        </w:rPr>
      </w:pPr>
      <w:r w:rsidRPr="00D22086">
        <w:rPr>
          <w:rFonts w:ascii="Fb Fontext" w:hAnsi="Fb Fontext" w:hint="cs"/>
          <w:spacing w:val="-2"/>
          <w:rtl/>
        </w:rPr>
        <w:t>רכב</w:t>
      </w:r>
      <w:r w:rsidR="00F408FF" w:rsidRPr="00D22086">
        <w:rPr>
          <w:rFonts w:ascii="Fb Fontext" w:hAnsi="Fb Fontext" w:hint="cs"/>
          <w:spacing w:val="-2"/>
          <w:rtl/>
        </w:rPr>
        <w:t xml:space="preserve"> על חמור</w:t>
      </w:r>
      <w:r w:rsidRPr="00D22086">
        <w:rPr>
          <w:rFonts w:ascii="Fb Fontext" w:hAnsi="Fb Fontext"/>
          <w:spacing w:val="-2"/>
          <w:rtl/>
        </w:rPr>
        <w:t xml:space="preserve"> </w:t>
      </w:r>
      <w:r w:rsidRPr="00D22086">
        <w:rPr>
          <w:rStyle w:val="affc"/>
          <w:rFonts w:hint="eastAsia"/>
          <w:spacing w:val="-2"/>
          <w:rtl/>
        </w:rPr>
        <w:t>וראב</w:t>
      </w:r>
      <w:r w:rsidRPr="00D22086">
        <w:rPr>
          <w:rStyle w:val="affc"/>
          <w:spacing w:val="-2"/>
          <w:rtl/>
        </w:rPr>
        <w:t>"</w:t>
      </w:r>
      <w:r w:rsidRPr="00D22086">
        <w:rPr>
          <w:rStyle w:val="affc"/>
          <w:rFonts w:hint="eastAsia"/>
          <w:spacing w:val="-2"/>
          <w:rtl/>
        </w:rPr>
        <w:t>ע</w:t>
      </w:r>
      <w:r w:rsidRPr="00D22086">
        <w:rPr>
          <w:rFonts w:ascii="Fb Fontext" w:hAnsi="Fb Fontext" w:hint="cs"/>
          <w:spacing w:val="-2"/>
          <w:rtl/>
        </w:rPr>
        <w:t xml:space="preserve"> אחריו</w:t>
      </w:r>
      <w:r w:rsidR="00F408FF" w:rsidRPr="00D22086">
        <w:rPr>
          <w:rFonts w:ascii="Fb Fontext" w:hAnsi="Fb Fontext" w:hint="cs"/>
          <w:spacing w:val="-2"/>
          <w:rtl/>
        </w:rPr>
        <w:t xml:space="preserve"> וביקשו שילמדו</w:t>
      </w:r>
      <w:r w:rsidR="00F408FF" w:rsidRPr="00D22086">
        <w:rPr>
          <w:rFonts w:hint="cs"/>
          <w:spacing w:val="-2"/>
          <w:rtl/>
        </w:rPr>
        <w:t xml:space="preserve"> </w:t>
      </w:r>
      <w:r w:rsidRPr="00D22086">
        <w:rPr>
          <w:rFonts w:hint="cs"/>
          <w:spacing w:val="-2"/>
          <w:rtl/>
        </w:rPr>
        <w:t>מרכבה</w:t>
      </w:r>
      <w:r w:rsidR="00F408FF" w:rsidRPr="00D22086">
        <w:rPr>
          <w:rFonts w:hint="cs"/>
          <w:spacing w:val="-2"/>
          <w:rtl/>
        </w:rPr>
        <w:t>,</w:t>
      </w:r>
    </w:p>
    <w:p w14:paraId="6FB32919" w14:textId="717DB367" w:rsidR="00731582" w:rsidRDefault="00F408FF" w:rsidP="00557887">
      <w:pPr>
        <w:pStyle w:val="36"/>
        <w:framePr w:wrap="notBeside"/>
        <w:rPr>
          <w:rtl/>
        </w:rPr>
      </w:pPr>
      <w:r w:rsidRPr="00557887">
        <w:rPr>
          <w:rFonts w:hint="cs"/>
          <w:rtl/>
        </w:rPr>
        <w:t>וסירב</w:t>
      </w:r>
      <w:r w:rsidR="00731582">
        <w:rPr>
          <w:rtl/>
        </w:rPr>
        <w:t>:</w:t>
      </w:r>
    </w:p>
    <w:p w14:paraId="79B1A2BA" w14:textId="40289399" w:rsidR="00F408FF" w:rsidRPr="00557887" w:rsidRDefault="00F408FF" w:rsidP="00A07C53">
      <w:pPr>
        <w:rPr>
          <w:rtl/>
        </w:rPr>
      </w:pPr>
      <w:r w:rsidRPr="00D22086">
        <w:rPr>
          <w:rStyle w:val="affc"/>
          <w:rFonts w:hint="eastAsia"/>
          <w:spacing w:val="-4"/>
          <w:rtl/>
        </w:rPr>
        <w:t>שהרי</w:t>
      </w:r>
      <w:r w:rsidRPr="00D22086">
        <w:rPr>
          <w:rStyle w:val="affc"/>
          <w:spacing w:val="-4"/>
          <w:rtl/>
        </w:rPr>
        <w:t xml:space="preserve"> </w:t>
      </w:r>
      <w:r w:rsidRPr="00D22086">
        <w:rPr>
          <w:rStyle w:val="affc"/>
          <w:rFonts w:hint="eastAsia"/>
          <w:spacing w:val="-4"/>
          <w:rtl/>
        </w:rPr>
        <w:t>שנינו</w:t>
      </w:r>
      <w:r w:rsidRPr="00D22086">
        <w:rPr>
          <w:rStyle w:val="affc"/>
          <w:rFonts w:hint="cs"/>
          <w:spacing w:val="-4"/>
          <w:rtl/>
        </w:rPr>
        <w:t>:</w:t>
      </w:r>
      <w:r w:rsidRPr="00D22086">
        <w:rPr>
          <w:rFonts w:hint="cs"/>
          <w:spacing w:val="-4"/>
          <w:rtl/>
        </w:rPr>
        <w:t xml:space="preserve"> </w:t>
      </w:r>
      <w:r w:rsidRPr="00557887">
        <w:rPr>
          <w:rFonts w:hint="cs"/>
          <w:rtl/>
        </w:rPr>
        <w:t>שרק</w:t>
      </w:r>
      <w:r w:rsidR="00482049" w:rsidRPr="00557887">
        <w:rPr>
          <w:rtl/>
        </w:rPr>
        <w:t xml:space="preserve"> </w:t>
      </w:r>
      <w:r w:rsidRPr="00557887">
        <w:rPr>
          <w:rFonts w:hint="cs"/>
          <w:rtl/>
        </w:rPr>
        <w:t>ל</w:t>
      </w:r>
      <w:r w:rsidR="00482049" w:rsidRPr="00557887">
        <w:rPr>
          <w:rFonts w:hint="cs"/>
          <w:rtl/>
        </w:rPr>
        <w:t>חכם</w:t>
      </w:r>
      <w:r w:rsidR="00482049" w:rsidRPr="00557887">
        <w:rPr>
          <w:rtl/>
        </w:rPr>
        <w:t xml:space="preserve"> </w:t>
      </w:r>
      <w:r w:rsidRPr="00557887">
        <w:rPr>
          <w:rFonts w:hint="cs"/>
          <w:rtl/>
        </w:rPr>
        <w:t>ו</w:t>
      </w:r>
      <w:r w:rsidR="00482049" w:rsidRPr="00557887">
        <w:rPr>
          <w:rFonts w:hint="cs"/>
          <w:rtl/>
        </w:rPr>
        <w:t>מבין</w:t>
      </w:r>
      <w:r w:rsidR="00482049" w:rsidRPr="00557887">
        <w:rPr>
          <w:rtl/>
        </w:rPr>
        <w:t xml:space="preserve"> </w:t>
      </w:r>
      <w:r w:rsidR="00482049" w:rsidRPr="00557887">
        <w:rPr>
          <w:rFonts w:hint="cs"/>
          <w:rtl/>
        </w:rPr>
        <w:t>מדעתו</w:t>
      </w:r>
      <w:r w:rsidR="00C43F11" w:rsidRPr="00557887">
        <w:rPr>
          <w:rFonts w:hint="cs"/>
          <w:rtl/>
        </w:rPr>
        <w:t>,</w:t>
      </w:r>
      <w:r w:rsidR="00482049" w:rsidRPr="00D22086">
        <w:rPr>
          <w:spacing w:val="-4"/>
          <w:rtl/>
        </w:rPr>
        <w:t xml:space="preserve"> </w:t>
      </w:r>
      <w:r w:rsidR="00482049" w:rsidRPr="00D22086">
        <w:rPr>
          <w:rStyle w:val="affc"/>
          <w:rFonts w:hint="cs"/>
          <w:spacing w:val="-4"/>
          <w:rtl/>
        </w:rPr>
        <w:t>א"ל</w:t>
      </w:r>
      <w:r w:rsidR="00482049" w:rsidRPr="00D22086">
        <w:rPr>
          <w:rStyle w:val="affc"/>
          <w:spacing w:val="-4"/>
          <w:rtl/>
        </w:rPr>
        <w:t xml:space="preserve">: </w:t>
      </w:r>
      <w:r w:rsidRPr="00557887">
        <w:rPr>
          <w:rFonts w:hint="cs"/>
          <w:rtl/>
        </w:rPr>
        <w:t>תרשינ</w:t>
      </w:r>
      <w:r w:rsidR="00482049" w:rsidRPr="00557887">
        <w:rPr>
          <w:rFonts w:hint="cs"/>
          <w:rtl/>
        </w:rPr>
        <w:t>י</w:t>
      </w:r>
      <w:r w:rsidR="00482049" w:rsidRPr="00557887">
        <w:rPr>
          <w:rtl/>
        </w:rPr>
        <w:t xml:space="preserve"> </w:t>
      </w:r>
      <w:r w:rsidR="00482049" w:rsidRPr="00557887">
        <w:rPr>
          <w:rFonts w:hint="cs"/>
          <w:rtl/>
        </w:rPr>
        <w:t>לומר</w:t>
      </w:r>
    </w:p>
    <w:p w14:paraId="76DEA24C" w14:textId="21CC981B" w:rsidR="00482049" w:rsidRDefault="00F408FF" w:rsidP="00A07C53">
      <w:pPr>
        <w:rPr>
          <w:rtl/>
        </w:rPr>
      </w:pPr>
      <w:r>
        <w:rPr>
          <w:rStyle w:val="affc"/>
          <w:rFonts w:hint="cs"/>
          <w:rtl/>
        </w:rPr>
        <w:t xml:space="preserve">מיד </w:t>
      </w:r>
      <w:r w:rsidR="00482049" w:rsidRPr="00C43F11">
        <w:rPr>
          <w:rStyle w:val="affc"/>
          <w:rFonts w:hint="cs"/>
          <w:rtl/>
        </w:rPr>
        <w:t>ירד</w:t>
      </w:r>
      <w:r w:rsidR="00482049" w:rsidRPr="00C43F11">
        <w:rPr>
          <w:rStyle w:val="affc"/>
          <w:rtl/>
        </w:rPr>
        <w:t xml:space="preserve"> </w:t>
      </w:r>
      <w:r w:rsidR="00482049" w:rsidRPr="00C43F11">
        <w:rPr>
          <w:rStyle w:val="affc"/>
          <w:rFonts w:hint="cs"/>
          <w:rtl/>
        </w:rPr>
        <w:t>ריב''ז</w:t>
      </w:r>
      <w:r w:rsidR="00482049" w:rsidRPr="00C43F11">
        <w:rPr>
          <w:rStyle w:val="affc"/>
          <w:rtl/>
        </w:rPr>
        <w:t xml:space="preserve"> </w:t>
      </w:r>
      <w:r w:rsidR="00482049" w:rsidRPr="00C43F11">
        <w:rPr>
          <w:rStyle w:val="affc"/>
          <w:rFonts w:hint="cs"/>
          <w:rtl/>
        </w:rPr>
        <w:t>מהחמור</w:t>
      </w:r>
      <w:r w:rsidR="00482049" w:rsidRPr="00C43F11">
        <w:rPr>
          <w:rStyle w:val="affc"/>
          <w:rtl/>
        </w:rPr>
        <w:t xml:space="preserve">, </w:t>
      </w:r>
      <w:r w:rsidR="00482049" w:rsidRPr="006F178A">
        <w:rPr>
          <w:rFonts w:hint="cs"/>
          <w:rtl/>
        </w:rPr>
        <w:t>ונתעטף</w:t>
      </w:r>
      <w:r w:rsidR="00482049" w:rsidRPr="006F178A">
        <w:rPr>
          <w:rtl/>
        </w:rPr>
        <w:t xml:space="preserve"> </w:t>
      </w:r>
      <w:r w:rsidR="00482049" w:rsidRPr="006F178A">
        <w:rPr>
          <w:rFonts w:hint="cs"/>
          <w:rtl/>
        </w:rPr>
        <w:t>וישב</w:t>
      </w:r>
      <w:r w:rsidR="00482049" w:rsidRPr="006F178A">
        <w:rPr>
          <w:rtl/>
        </w:rPr>
        <w:t xml:space="preserve"> </w:t>
      </w:r>
      <w:r w:rsidR="00482049" w:rsidRPr="006F178A">
        <w:rPr>
          <w:rFonts w:hint="cs"/>
          <w:rtl/>
        </w:rPr>
        <w:t>תחת</w:t>
      </w:r>
      <w:r w:rsidR="00482049" w:rsidRPr="006F178A">
        <w:rPr>
          <w:rtl/>
        </w:rPr>
        <w:t xml:space="preserve"> </w:t>
      </w:r>
      <w:r w:rsidR="00482049" w:rsidRPr="006F178A">
        <w:rPr>
          <w:rFonts w:hint="cs"/>
          <w:rtl/>
        </w:rPr>
        <w:t>הזית</w:t>
      </w:r>
      <w:r w:rsidR="00595D71">
        <w:rPr>
          <w:rFonts w:hint="cs"/>
          <w:rtl/>
        </w:rPr>
        <w:t xml:space="preserve"> </w:t>
      </w:r>
      <w:r w:rsidR="00595D71" w:rsidRPr="001D6ABF">
        <w:rPr>
          <w:rStyle w:val="affe"/>
          <w:rFonts w:hint="eastAsia"/>
          <w:rtl/>
        </w:rPr>
        <w:t>ש</w:t>
      </w:r>
      <w:r w:rsidR="00595D71">
        <w:rPr>
          <w:rStyle w:val="affe"/>
          <w:rFonts w:hint="cs"/>
          <w:rtl/>
        </w:rPr>
        <w:t>שכינה עימנו,</w:t>
      </w:r>
    </w:p>
    <w:p w14:paraId="7BD65D81" w14:textId="2221EB11" w:rsidR="00731582" w:rsidRDefault="007B69F0" w:rsidP="00C02F3A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 xml:space="preserve">דרש </w:t>
      </w:r>
      <w:r w:rsidR="00482049" w:rsidRPr="0087008C">
        <w:rPr>
          <w:rFonts w:hint="cs"/>
          <w:rtl/>
        </w:rPr>
        <w:t>ר</w:t>
      </w:r>
      <w:r w:rsidR="00C43F11" w:rsidRPr="0087008C">
        <w:rPr>
          <w:rFonts w:hint="cs"/>
          <w:rtl/>
        </w:rPr>
        <w:t>אב''ע</w:t>
      </w:r>
      <w:r w:rsidR="00731582">
        <w:rPr>
          <w:rFonts w:hint="cs"/>
          <w:rtl/>
        </w:rPr>
        <w:t>:</w:t>
      </w:r>
    </w:p>
    <w:p w14:paraId="4B737860" w14:textId="473CA017" w:rsidR="00595D71" w:rsidRDefault="00482049" w:rsidP="00A07C53">
      <w:pPr>
        <w:rPr>
          <w:rStyle w:val="af4"/>
          <w:rtl/>
        </w:rPr>
      </w:pPr>
      <w:r w:rsidRPr="006F178A">
        <w:rPr>
          <w:rFonts w:hint="cs"/>
          <w:rtl/>
        </w:rPr>
        <w:t>במעשה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מרכבה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וירדה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מהשמים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וסיבבה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האילנות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ואמרו</w:t>
      </w:r>
      <w:r w:rsidRPr="006F178A">
        <w:rPr>
          <w:rtl/>
        </w:rPr>
        <w:t xml:space="preserve"> </w:t>
      </w:r>
      <w:r w:rsidR="00595D71">
        <w:rPr>
          <w:rFonts w:hint="cs"/>
          <w:rtl/>
        </w:rPr>
        <w:t xml:space="preserve">אילנות </w:t>
      </w:r>
      <w:r w:rsidRPr="006F178A">
        <w:rPr>
          <w:rFonts w:hint="cs"/>
          <w:rtl/>
        </w:rPr>
        <w:t>שירה</w:t>
      </w:r>
      <w:r w:rsidRPr="006F178A">
        <w:rPr>
          <w:rtl/>
        </w:rPr>
        <w:t xml:space="preserve"> </w:t>
      </w:r>
      <w:r w:rsidRPr="00675BFC">
        <w:rPr>
          <w:rStyle w:val="af4"/>
          <w:rFonts w:hint="cs"/>
          <w:rtl/>
        </w:rPr>
        <w:t>הללו</w:t>
      </w:r>
      <w:r w:rsidRPr="00675BFC">
        <w:rPr>
          <w:rStyle w:val="af4"/>
          <w:rtl/>
        </w:rPr>
        <w:t xml:space="preserve">.. </w:t>
      </w:r>
      <w:r w:rsidRPr="00675BFC">
        <w:rPr>
          <w:rStyle w:val="af4"/>
          <w:rFonts w:hint="cs"/>
          <w:rtl/>
        </w:rPr>
        <w:t>עץ</w:t>
      </w:r>
      <w:r w:rsidRPr="00675BFC">
        <w:rPr>
          <w:rStyle w:val="af4"/>
          <w:rtl/>
        </w:rPr>
        <w:t xml:space="preserve"> </w:t>
      </w:r>
      <w:r w:rsidRPr="00675BFC">
        <w:rPr>
          <w:rStyle w:val="af4"/>
          <w:rFonts w:hint="cs"/>
          <w:rtl/>
        </w:rPr>
        <w:t>פרי</w:t>
      </w:r>
      <w:r w:rsidRPr="00675BFC">
        <w:rPr>
          <w:rStyle w:val="af4"/>
          <w:rtl/>
        </w:rPr>
        <w:t xml:space="preserve"> </w:t>
      </w:r>
      <w:r w:rsidRPr="00675BFC">
        <w:rPr>
          <w:rStyle w:val="af4"/>
          <w:rFonts w:hint="cs"/>
          <w:rtl/>
        </w:rPr>
        <w:t>וכל</w:t>
      </w:r>
      <w:r w:rsidRPr="00675BFC">
        <w:rPr>
          <w:rStyle w:val="af4"/>
          <w:rtl/>
        </w:rPr>
        <w:t xml:space="preserve"> </w:t>
      </w:r>
      <w:r w:rsidRPr="00675BFC">
        <w:rPr>
          <w:rStyle w:val="af4"/>
          <w:rFonts w:hint="cs"/>
          <w:rtl/>
        </w:rPr>
        <w:t>ארזים</w:t>
      </w:r>
    </w:p>
    <w:p w14:paraId="3416B3FC" w14:textId="77777777" w:rsidR="00C0473D" w:rsidRDefault="00482049" w:rsidP="00A07C53">
      <w:pPr>
        <w:rPr>
          <w:rtl/>
        </w:rPr>
      </w:pPr>
      <w:r w:rsidRPr="00C43F11">
        <w:rPr>
          <w:rStyle w:val="affc"/>
          <w:rFonts w:hint="cs"/>
          <w:rtl/>
        </w:rPr>
        <w:t>נענה</w:t>
      </w:r>
      <w:r w:rsidRPr="00C43F11">
        <w:rPr>
          <w:rStyle w:val="affc"/>
          <w:rtl/>
        </w:rPr>
        <w:t xml:space="preserve"> </w:t>
      </w:r>
      <w:r w:rsidRPr="00C43F11">
        <w:rPr>
          <w:rStyle w:val="affc"/>
          <w:rFonts w:hint="cs"/>
          <w:rtl/>
        </w:rPr>
        <w:t>מלאך</w:t>
      </w:r>
      <w:r w:rsidRPr="00C43F11">
        <w:rPr>
          <w:rStyle w:val="affc"/>
          <w:rtl/>
        </w:rPr>
        <w:t xml:space="preserve"> </w:t>
      </w:r>
      <w:r w:rsidRPr="00C43F11">
        <w:rPr>
          <w:rStyle w:val="affc"/>
          <w:rFonts w:hint="cs"/>
          <w:rtl/>
        </w:rPr>
        <w:t>מהאש</w:t>
      </w:r>
      <w:r w:rsidRPr="00C43F11">
        <w:rPr>
          <w:rStyle w:val="affc"/>
          <w:rtl/>
        </w:rPr>
        <w:t xml:space="preserve"> </w:t>
      </w:r>
      <w:r w:rsidRPr="00C43F11">
        <w:rPr>
          <w:rStyle w:val="affc"/>
          <w:rFonts w:hint="cs"/>
          <w:rtl/>
        </w:rPr>
        <w:t>ואמר</w:t>
      </w:r>
      <w:r w:rsidRPr="00C43F11">
        <w:rPr>
          <w:rStyle w:val="affc"/>
          <w:rtl/>
        </w:rPr>
        <w:t xml:space="preserve">: </w:t>
      </w:r>
      <w:r w:rsidRPr="006F178A">
        <w:rPr>
          <w:rFonts w:hint="cs"/>
          <w:rtl/>
        </w:rPr>
        <w:t>הן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מעשה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מרכבה</w:t>
      </w:r>
      <w:r w:rsidRPr="006F178A">
        <w:rPr>
          <w:rtl/>
        </w:rPr>
        <w:t>.</w:t>
      </w:r>
    </w:p>
    <w:p w14:paraId="247557B7" w14:textId="66C87AAA" w:rsidR="00731582" w:rsidRDefault="00595D71" w:rsidP="00C02F3A">
      <w:pPr>
        <w:pStyle w:val="36"/>
        <w:framePr w:wrap="notBeside"/>
        <w:rPr>
          <w:rtl/>
        </w:rPr>
      </w:pPr>
      <w:r w:rsidRPr="0087008C">
        <w:rPr>
          <w:rFonts w:hint="eastAsia"/>
          <w:rtl/>
        </w:rPr>
        <w:t>ונשקו</w:t>
      </w:r>
      <w:r w:rsidRPr="0087008C">
        <w:rPr>
          <w:rtl/>
        </w:rPr>
        <w:t xml:space="preserve"> </w:t>
      </w:r>
      <w:r w:rsidR="00482049" w:rsidRPr="0087008C">
        <w:rPr>
          <w:rFonts w:hint="cs"/>
          <w:rtl/>
        </w:rPr>
        <w:t>ר</w:t>
      </w:r>
      <w:r w:rsidR="00C43F11" w:rsidRPr="0087008C">
        <w:rPr>
          <w:rFonts w:hint="cs"/>
          <w:rtl/>
        </w:rPr>
        <w:t>יב''ז</w:t>
      </w:r>
      <w:r w:rsidR="00731582">
        <w:rPr>
          <w:rtl/>
        </w:rPr>
        <w:t>:</w:t>
      </w:r>
    </w:p>
    <w:p w14:paraId="625B3D5A" w14:textId="69CE252E" w:rsidR="00482049" w:rsidRDefault="00482049" w:rsidP="00557887">
      <w:pPr>
        <w:spacing w:after="60"/>
        <w:rPr>
          <w:rStyle w:val="affc"/>
          <w:rtl/>
        </w:rPr>
      </w:pPr>
      <w:r w:rsidRPr="00D8555A">
        <w:rPr>
          <w:rStyle w:val="affc"/>
          <w:rFonts w:hint="cs"/>
          <w:rtl/>
        </w:rPr>
        <w:t>על</w:t>
      </w:r>
      <w:r w:rsidRPr="00D8555A">
        <w:rPr>
          <w:rStyle w:val="affc"/>
          <w:rtl/>
        </w:rPr>
        <w:t xml:space="preserve"> </w:t>
      </w:r>
      <w:r w:rsidRPr="00D8555A">
        <w:rPr>
          <w:rStyle w:val="affc"/>
          <w:rFonts w:hint="cs"/>
          <w:rtl/>
        </w:rPr>
        <w:t>ראשו</w:t>
      </w:r>
      <w:r w:rsidRPr="00D8555A">
        <w:rPr>
          <w:rStyle w:val="affc"/>
          <w:rtl/>
        </w:rPr>
        <w:t>,</w:t>
      </w:r>
      <w:r w:rsidRPr="006F178A">
        <w:rPr>
          <w:rtl/>
        </w:rPr>
        <w:t xml:space="preserve"> </w:t>
      </w:r>
      <w:r w:rsidRPr="00C43F11">
        <w:rPr>
          <w:rStyle w:val="affc"/>
          <w:rFonts w:hint="cs"/>
          <w:rtl/>
        </w:rPr>
        <w:t>ואמר</w:t>
      </w:r>
      <w:r w:rsidRPr="00C43F11">
        <w:rPr>
          <w:rStyle w:val="affc"/>
          <w:rtl/>
        </w:rPr>
        <w:t xml:space="preserve">: </w:t>
      </w:r>
      <w:r w:rsidRPr="006F178A">
        <w:rPr>
          <w:rFonts w:hint="cs"/>
          <w:rtl/>
        </w:rPr>
        <w:t>ברוך</w:t>
      </w:r>
      <w:r>
        <w:rPr>
          <w:rtl/>
        </w:rPr>
        <w:t xml:space="preserve"> ה'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שנתן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לאברהם</w:t>
      </w:r>
      <w:r w:rsidRPr="006F178A">
        <w:rPr>
          <w:rtl/>
        </w:rPr>
        <w:t xml:space="preserve"> </w:t>
      </w:r>
      <w:r w:rsidR="00C07957" w:rsidRPr="00EB5082">
        <w:rPr>
          <w:rFonts w:hint="cs"/>
          <w:rtl/>
        </w:rPr>
        <w:t>שמבין</w:t>
      </w:r>
      <w:r w:rsidR="00C07957" w:rsidRPr="00EB5082">
        <w:rPr>
          <w:rtl/>
        </w:rPr>
        <w:t xml:space="preserve"> </w:t>
      </w:r>
      <w:r w:rsidR="00C07957" w:rsidRPr="00EB5082">
        <w:rPr>
          <w:rFonts w:hint="cs"/>
          <w:rtl/>
        </w:rPr>
        <w:t xml:space="preserve">ודורש </w:t>
      </w:r>
      <w:r w:rsidRPr="00EB5082">
        <w:rPr>
          <w:rFonts w:hint="cs"/>
          <w:rtl/>
        </w:rPr>
        <w:t>במרכבה</w:t>
      </w:r>
      <w:r w:rsidR="00C07957" w:rsidRPr="00EB5082">
        <w:rPr>
          <w:rFonts w:hint="cs"/>
          <w:rtl/>
        </w:rPr>
        <w:t>,</w:t>
      </w:r>
      <w:r w:rsidRPr="00EB5082">
        <w:rPr>
          <w:rtl/>
        </w:rPr>
        <w:t xml:space="preserve"> </w:t>
      </w:r>
      <w:r w:rsidRPr="00EB5082">
        <w:rPr>
          <w:rFonts w:hint="cs"/>
          <w:rtl/>
        </w:rPr>
        <w:t>נאה</w:t>
      </w:r>
      <w:r w:rsidRPr="00EB5082">
        <w:rPr>
          <w:rtl/>
        </w:rPr>
        <w:t xml:space="preserve"> </w:t>
      </w:r>
      <w:r w:rsidRPr="00EB5082">
        <w:rPr>
          <w:rFonts w:hint="cs"/>
          <w:rtl/>
        </w:rPr>
        <w:t>דורש</w:t>
      </w:r>
      <w:r w:rsidRPr="00EB5082">
        <w:rPr>
          <w:rtl/>
        </w:rPr>
        <w:t xml:space="preserve"> </w:t>
      </w:r>
      <w:r w:rsidRPr="00EB5082">
        <w:rPr>
          <w:rFonts w:hint="cs"/>
          <w:rtl/>
        </w:rPr>
        <w:t>ונאה</w:t>
      </w:r>
      <w:r w:rsidRPr="00EB5082">
        <w:rPr>
          <w:rtl/>
        </w:rPr>
        <w:t xml:space="preserve"> </w:t>
      </w:r>
      <w:r w:rsidRPr="00EB5082">
        <w:rPr>
          <w:rFonts w:hint="cs"/>
          <w:rtl/>
        </w:rPr>
        <w:t>מקיים</w:t>
      </w:r>
      <w:r w:rsidRPr="00EB5082">
        <w:rPr>
          <w:rtl/>
        </w:rPr>
        <w:t xml:space="preserve">, </w:t>
      </w:r>
      <w:r w:rsidR="00C07957" w:rsidRPr="00EB5082">
        <w:rPr>
          <w:rFonts w:hint="cs"/>
          <w:rtl/>
        </w:rPr>
        <w:t>ואשרי אאע"ה.</w:t>
      </w:r>
    </w:p>
    <w:p w14:paraId="1892B0FB" w14:textId="1F2B6EEE" w:rsidR="00731582" w:rsidRDefault="00C07957" w:rsidP="00C02F3A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 xml:space="preserve">ב. דרש </w:t>
      </w:r>
      <w:r w:rsidR="00482049" w:rsidRPr="0087008C">
        <w:rPr>
          <w:rFonts w:hint="cs"/>
          <w:rtl/>
        </w:rPr>
        <w:t>רי''ה</w:t>
      </w:r>
      <w:r w:rsidR="00731582">
        <w:rPr>
          <w:rtl/>
        </w:rPr>
        <w:t>:</w:t>
      </w:r>
    </w:p>
    <w:p w14:paraId="68A84985" w14:textId="44B2C093" w:rsidR="00C07957" w:rsidRDefault="00C07957" w:rsidP="00A07C53">
      <w:pPr>
        <w:rPr>
          <w:rStyle w:val="affe"/>
          <w:rtl/>
        </w:rPr>
      </w:pPr>
      <w:r w:rsidRPr="006F178A">
        <w:rPr>
          <w:rFonts w:hint="cs"/>
          <w:rtl/>
        </w:rPr>
        <w:t>במעשה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מרכבה</w:t>
      </w:r>
      <w:r>
        <w:rPr>
          <w:rStyle w:val="affc"/>
          <w:rFonts w:hint="cs"/>
          <w:rtl/>
        </w:rPr>
        <w:t xml:space="preserve"> כשהלך עם </w:t>
      </w:r>
      <w:r w:rsidR="00482049" w:rsidRPr="00675BFC">
        <w:rPr>
          <w:rStyle w:val="affc"/>
          <w:rFonts w:hint="cs"/>
          <w:rtl/>
        </w:rPr>
        <w:t>ריו</w:t>
      </w:r>
      <w:r>
        <w:rPr>
          <w:rStyle w:val="affc"/>
          <w:rFonts w:hint="cs"/>
          <w:rtl/>
        </w:rPr>
        <w:t>"</w:t>
      </w:r>
      <w:r w:rsidR="00482049" w:rsidRPr="00675BFC">
        <w:rPr>
          <w:rStyle w:val="affc"/>
          <w:rFonts w:hint="cs"/>
          <w:rtl/>
        </w:rPr>
        <w:t>ס</w:t>
      </w:r>
      <w:r w:rsidR="00482049" w:rsidRPr="00675BFC">
        <w:rPr>
          <w:rStyle w:val="affc"/>
          <w:rtl/>
        </w:rPr>
        <w:t xml:space="preserve"> </w:t>
      </w:r>
      <w:r w:rsidR="00482049" w:rsidRPr="00675BFC">
        <w:rPr>
          <w:rStyle w:val="affc"/>
          <w:rFonts w:hint="cs"/>
          <w:rtl/>
        </w:rPr>
        <w:t>הכהן</w:t>
      </w:r>
      <w:r w:rsidR="00482049" w:rsidRPr="00675BFC">
        <w:rPr>
          <w:rStyle w:val="affc"/>
          <w:rtl/>
        </w:rPr>
        <w:t xml:space="preserve"> </w:t>
      </w:r>
      <w:r w:rsidR="00482049" w:rsidRPr="00675BFC">
        <w:rPr>
          <w:rStyle w:val="affc"/>
          <w:rFonts w:hint="cs"/>
          <w:rtl/>
        </w:rPr>
        <w:t>בד</w:t>
      </w:r>
      <w:r w:rsidR="00482049" w:rsidRPr="007B69F0">
        <w:rPr>
          <w:rStyle w:val="affc"/>
          <w:rFonts w:hint="cs"/>
          <w:rtl/>
        </w:rPr>
        <w:t>ר</w:t>
      </w:r>
      <w:r w:rsidR="00482049" w:rsidRPr="007B69F0">
        <w:rPr>
          <w:rStyle w:val="affc"/>
          <w:rFonts w:hint="eastAsia"/>
          <w:rtl/>
        </w:rPr>
        <w:t>ך</w:t>
      </w:r>
      <w:r w:rsidRPr="007B69F0">
        <w:rPr>
          <w:rtl/>
        </w:rPr>
        <w:t>,</w:t>
      </w:r>
    </w:p>
    <w:p w14:paraId="3E593E39" w14:textId="297AB7E0" w:rsidR="00482049" w:rsidRDefault="00C07957" w:rsidP="00A07C53">
      <w:pPr>
        <w:rPr>
          <w:rtl/>
        </w:rPr>
      </w:pPr>
      <w:r>
        <w:rPr>
          <w:rFonts w:hint="cs"/>
          <w:rtl/>
        </w:rPr>
        <w:t>ו</w:t>
      </w:r>
      <w:r w:rsidR="00482049" w:rsidRPr="006F178A">
        <w:rPr>
          <w:rFonts w:hint="cs"/>
          <w:rtl/>
        </w:rPr>
        <w:t>תקופת</w:t>
      </w:r>
      <w:r w:rsidR="00482049" w:rsidRPr="006F178A">
        <w:rPr>
          <w:rtl/>
        </w:rPr>
        <w:t xml:space="preserve"> </w:t>
      </w:r>
      <w:r w:rsidR="00482049" w:rsidRPr="006F178A">
        <w:rPr>
          <w:rFonts w:hint="cs"/>
          <w:rtl/>
        </w:rPr>
        <w:t>תמוז</w:t>
      </w:r>
      <w:r w:rsidR="00482049" w:rsidRPr="006F178A">
        <w:rPr>
          <w:rtl/>
        </w:rPr>
        <w:t xml:space="preserve"> </w:t>
      </w:r>
      <w:r w:rsidR="00482049" w:rsidRPr="006F178A">
        <w:rPr>
          <w:rFonts w:hint="cs"/>
          <w:rtl/>
        </w:rPr>
        <w:t>היה</w:t>
      </w:r>
      <w:r w:rsidR="00482049" w:rsidRPr="006F178A">
        <w:rPr>
          <w:rtl/>
        </w:rPr>
        <w:t>,</w:t>
      </w:r>
      <w:r>
        <w:rPr>
          <w:rFonts w:hint="cs"/>
          <w:rtl/>
        </w:rPr>
        <w:t xml:space="preserve"> ו</w:t>
      </w:r>
      <w:r w:rsidR="00482049" w:rsidRPr="006F178A">
        <w:rPr>
          <w:rFonts w:hint="cs"/>
          <w:rtl/>
        </w:rPr>
        <w:t>נתקשרו</w:t>
      </w:r>
      <w:r w:rsidR="00482049" w:rsidRPr="006F178A">
        <w:rPr>
          <w:rtl/>
        </w:rPr>
        <w:t xml:space="preserve"> </w:t>
      </w:r>
      <w:r w:rsidR="00482049" w:rsidRPr="006F178A">
        <w:rPr>
          <w:rFonts w:hint="cs"/>
          <w:rtl/>
        </w:rPr>
        <w:t>שמים</w:t>
      </w:r>
      <w:r w:rsidR="00482049" w:rsidRPr="006F178A">
        <w:rPr>
          <w:rtl/>
        </w:rPr>
        <w:t xml:space="preserve"> </w:t>
      </w:r>
      <w:r w:rsidR="00482049" w:rsidRPr="006F178A">
        <w:rPr>
          <w:rFonts w:hint="cs"/>
          <w:rtl/>
        </w:rPr>
        <w:t>בעבים</w:t>
      </w:r>
      <w:r w:rsidR="00482049" w:rsidRPr="006F178A">
        <w:rPr>
          <w:rtl/>
        </w:rPr>
        <w:t xml:space="preserve"> </w:t>
      </w:r>
      <w:r w:rsidR="00482049" w:rsidRPr="006F178A">
        <w:rPr>
          <w:rFonts w:hint="cs"/>
          <w:rtl/>
        </w:rPr>
        <w:t>ונרא</w:t>
      </w:r>
      <w:r>
        <w:rPr>
          <w:rFonts w:hint="cs"/>
          <w:rtl/>
        </w:rPr>
        <w:t>ת</w:t>
      </w:r>
      <w:r w:rsidR="00482049" w:rsidRPr="006F178A">
        <w:rPr>
          <w:rFonts w:hint="cs"/>
          <w:rtl/>
        </w:rPr>
        <w:t>ה</w:t>
      </w:r>
      <w:r w:rsidR="00482049" w:rsidRPr="006F178A">
        <w:rPr>
          <w:rtl/>
        </w:rPr>
        <w:t xml:space="preserve"> </w:t>
      </w:r>
      <w:r w:rsidR="00482049" w:rsidRPr="006F178A">
        <w:rPr>
          <w:rFonts w:hint="cs"/>
          <w:rtl/>
        </w:rPr>
        <w:t>קשת</w:t>
      </w:r>
      <w:r w:rsidR="00482049" w:rsidRPr="006F178A">
        <w:rPr>
          <w:rtl/>
        </w:rPr>
        <w:t>,</w:t>
      </w:r>
    </w:p>
    <w:p w14:paraId="37A24E04" w14:textId="136C498B" w:rsidR="00482049" w:rsidRPr="006F178A" w:rsidRDefault="00482049" w:rsidP="00A07C53">
      <w:pPr>
        <w:rPr>
          <w:rtl/>
        </w:rPr>
      </w:pPr>
      <w:r w:rsidRPr="006F178A">
        <w:rPr>
          <w:rFonts w:hint="cs"/>
          <w:rtl/>
        </w:rPr>
        <w:t>ומלאכי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השרת</w:t>
      </w:r>
      <w:r w:rsidRPr="006F178A">
        <w:rPr>
          <w:rtl/>
        </w:rPr>
        <w:t xml:space="preserve"> </w:t>
      </w:r>
      <w:r w:rsidR="00C07957">
        <w:rPr>
          <w:rFonts w:hint="cs"/>
          <w:rtl/>
        </w:rPr>
        <w:t>ה</w:t>
      </w:r>
      <w:r w:rsidRPr="006F178A">
        <w:rPr>
          <w:rFonts w:hint="cs"/>
          <w:rtl/>
        </w:rPr>
        <w:t>תקבצ</w:t>
      </w:r>
      <w:r w:rsidR="00C07957">
        <w:rPr>
          <w:rFonts w:hint="cs"/>
          <w:rtl/>
        </w:rPr>
        <w:t>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לשמוע</w:t>
      </w:r>
      <w:r w:rsidRPr="006F178A">
        <w:rPr>
          <w:rtl/>
        </w:rPr>
        <w:t xml:space="preserve">, </w:t>
      </w:r>
      <w:r w:rsidR="00C07957">
        <w:rPr>
          <w:rFonts w:hint="cs"/>
          <w:rtl/>
        </w:rPr>
        <w:t>כמו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במזמוטי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חתן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וכלה</w:t>
      </w:r>
      <w:r w:rsidRPr="006F178A">
        <w:rPr>
          <w:rtl/>
        </w:rPr>
        <w:t>.</w:t>
      </w:r>
    </w:p>
    <w:p w14:paraId="5B04C997" w14:textId="461661E4" w:rsidR="00731582" w:rsidRDefault="00C07957" w:rsidP="00C02F3A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ושיבחם</w:t>
      </w:r>
      <w:r w:rsidR="00482049" w:rsidRPr="0087008C">
        <w:rPr>
          <w:rtl/>
        </w:rPr>
        <w:t xml:space="preserve"> </w:t>
      </w:r>
      <w:r w:rsidR="00482049" w:rsidRPr="0087008C">
        <w:rPr>
          <w:rFonts w:hint="cs"/>
          <w:rtl/>
        </w:rPr>
        <w:t>ריב''ז</w:t>
      </w:r>
      <w:r w:rsidR="00731582">
        <w:rPr>
          <w:rFonts w:hint="cs"/>
          <w:rtl/>
        </w:rPr>
        <w:t>:</w:t>
      </w:r>
    </w:p>
    <w:p w14:paraId="37109CBB" w14:textId="4E9C3E09" w:rsidR="00394463" w:rsidRDefault="00C07957" w:rsidP="00A07C53">
      <w:pPr>
        <w:rPr>
          <w:rtl/>
        </w:rPr>
      </w:pPr>
      <w:r>
        <w:rPr>
          <w:rFonts w:hint="cs"/>
          <w:rtl/>
        </w:rPr>
        <w:t>שראה</w:t>
      </w:r>
      <w:r w:rsidR="00482049" w:rsidRPr="006F178A">
        <w:rPr>
          <w:rtl/>
        </w:rPr>
        <w:t xml:space="preserve"> </w:t>
      </w:r>
      <w:r w:rsidR="00482049" w:rsidRPr="006F178A">
        <w:rPr>
          <w:rFonts w:hint="cs"/>
          <w:rtl/>
        </w:rPr>
        <w:t>בחלומ</w:t>
      </w:r>
      <w:r>
        <w:rPr>
          <w:rFonts w:hint="cs"/>
          <w:rtl/>
        </w:rPr>
        <w:t>ו</w:t>
      </w:r>
      <w:r w:rsidR="00482049" w:rsidRPr="006F178A">
        <w:rPr>
          <w:rtl/>
        </w:rPr>
        <w:t xml:space="preserve"> </w:t>
      </w:r>
      <w:r>
        <w:rPr>
          <w:rFonts w:hint="cs"/>
          <w:rtl/>
        </w:rPr>
        <w:t>ש</w:t>
      </w:r>
      <w:r w:rsidR="00482049" w:rsidRPr="006F178A">
        <w:rPr>
          <w:rFonts w:hint="cs"/>
          <w:rtl/>
        </w:rPr>
        <w:t>מסובין</w:t>
      </w:r>
      <w:r w:rsidR="00482049" w:rsidRPr="006F178A">
        <w:rPr>
          <w:rtl/>
        </w:rPr>
        <w:t xml:space="preserve"> </w:t>
      </w:r>
      <w:r w:rsidR="00482049" w:rsidRPr="006F178A">
        <w:rPr>
          <w:rFonts w:hint="cs"/>
          <w:rtl/>
        </w:rPr>
        <w:t>על</w:t>
      </w:r>
      <w:r w:rsidR="00482049" w:rsidRPr="006F178A">
        <w:rPr>
          <w:rtl/>
        </w:rPr>
        <w:t xml:space="preserve"> </w:t>
      </w:r>
      <w:r w:rsidR="00482049" w:rsidRPr="006F178A">
        <w:rPr>
          <w:rFonts w:hint="cs"/>
          <w:rtl/>
        </w:rPr>
        <w:t>הר</w:t>
      </w:r>
      <w:r w:rsidR="00482049" w:rsidRPr="006F178A">
        <w:rPr>
          <w:rtl/>
        </w:rPr>
        <w:t xml:space="preserve"> </w:t>
      </w:r>
      <w:r w:rsidR="00482049" w:rsidRPr="006F178A">
        <w:rPr>
          <w:rFonts w:hint="cs"/>
          <w:rtl/>
        </w:rPr>
        <w:t>סיני</w:t>
      </w:r>
      <w:r w:rsidR="00482049" w:rsidRPr="006F178A">
        <w:rPr>
          <w:rtl/>
        </w:rPr>
        <w:t>,</w:t>
      </w:r>
    </w:p>
    <w:p w14:paraId="359A8FCE" w14:textId="643B352F" w:rsidR="00731582" w:rsidRDefault="00C43F11" w:rsidP="00557887">
      <w:pPr>
        <w:pStyle w:val="36"/>
        <w:framePr w:wrap="notBeside"/>
        <w:rPr>
          <w:rtl/>
        </w:rPr>
      </w:pPr>
      <w:r w:rsidRPr="00557887">
        <w:rPr>
          <w:rFonts w:hint="cs"/>
          <w:rtl/>
        </w:rPr>
        <w:t>וב</w:t>
      </w:r>
      <w:r w:rsidR="00394463" w:rsidRPr="00557887">
        <w:rPr>
          <w:rFonts w:hint="cs"/>
          <w:rtl/>
        </w:rPr>
        <w:t>"</w:t>
      </w:r>
      <w:r w:rsidRPr="00557887">
        <w:rPr>
          <w:rFonts w:hint="cs"/>
          <w:rtl/>
        </w:rPr>
        <w:t xml:space="preserve">ק </w:t>
      </w:r>
      <w:r w:rsidR="00394463" w:rsidRPr="00557887">
        <w:rPr>
          <w:rFonts w:hint="cs"/>
          <w:rtl/>
        </w:rPr>
        <w:t>אמרה</w:t>
      </w:r>
      <w:r w:rsidR="00731582">
        <w:rPr>
          <w:rtl/>
        </w:rPr>
        <w:t>:</w:t>
      </w:r>
    </w:p>
    <w:p w14:paraId="32D4F203" w14:textId="77777777" w:rsidR="00C0473D" w:rsidRDefault="00482049" w:rsidP="00A07C53">
      <w:pPr>
        <w:rPr>
          <w:rStyle w:val="affc"/>
          <w:spacing w:val="-2"/>
          <w:rtl/>
        </w:rPr>
      </w:pPr>
      <w:r w:rsidRPr="00D22086">
        <w:rPr>
          <w:rFonts w:hint="cs"/>
          <w:spacing w:val="-2"/>
          <w:rtl/>
        </w:rPr>
        <w:t>אתם</w:t>
      </w:r>
      <w:r w:rsidRPr="00D22086">
        <w:rPr>
          <w:spacing w:val="-2"/>
          <w:rtl/>
        </w:rPr>
        <w:t xml:space="preserve"> </w:t>
      </w:r>
      <w:r w:rsidRPr="00D22086">
        <w:rPr>
          <w:rFonts w:hint="cs"/>
          <w:spacing w:val="-2"/>
          <w:rtl/>
        </w:rPr>
        <w:t>ותלמידיכם</w:t>
      </w:r>
      <w:r w:rsidRPr="00D22086">
        <w:rPr>
          <w:spacing w:val="-2"/>
          <w:rtl/>
        </w:rPr>
        <w:t xml:space="preserve"> </w:t>
      </w:r>
      <w:r w:rsidRPr="00D22086">
        <w:rPr>
          <w:rFonts w:hint="cs"/>
          <w:spacing w:val="-2"/>
          <w:rtl/>
        </w:rPr>
        <w:t>מזומנין</w:t>
      </w:r>
      <w:r w:rsidRPr="00D22086">
        <w:rPr>
          <w:spacing w:val="-2"/>
          <w:rtl/>
        </w:rPr>
        <w:t xml:space="preserve"> </w:t>
      </w:r>
      <w:r w:rsidRPr="00D22086">
        <w:rPr>
          <w:rFonts w:hint="cs"/>
          <w:spacing w:val="-2"/>
          <w:rtl/>
        </w:rPr>
        <w:t>לכת</w:t>
      </w:r>
      <w:r w:rsidRPr="00D22086">
        <w:rPr>
          <w:spacing w:val="-2"/>
          <w:rtl/>
        </w:rPr>
        <w:t xml:space="preserve"> </w:t>
      </w:r>
      <w:r w:rsidRPr="00D22086">
        <w:rPr>
          <w:rFonts w:hint="cs"/>
          <w:spacing w:val="-2"/>
          <w:rtl/>
        </w:rPr>
        <w:t>שלישית</w:t>
      </w:r>
      <w:r w:rsidR="00140468" w:rsidRPr="00D22086">
        <w:rPr>
          <w:rFonts w:hint="cs"/>
          <w:spacing w:val="-2"/>
          <w:rtl/>
        </w:rPr>
        <w:t xml:space="preserve"> </w:t>
      </w:r>
      <w:r w:rsidR="00140468" w:rsidRPr="00D22086">
        <w:rPr>
          <w:rStyle w:val="affe"/>
          <w:rFonts w:hint="eastAsia"/>
          <w:spacing w:val="-2"/>
          <w:rtl/>
        </w:rPr>
        <w:t>שלפני</w:t>
      </w:r>
      <w:r w:rsidR="00140468" w:rsidRPr="00D22086">
        <w:rPr>
          <w:rStyle w:val="affe"/>
          <w:spacing w:val="-2"/>
          <w:rtl/>
        </w:rPr>
        <w:t xml:space="preserve"> </w:t>
      </w:r>
      <w:r w:rsidR="00140468" w:rsidRPr="00D22086">
        <w:rPr>
          <w:rStyle w:val="affe"/>
          <w:rFonts w:hint="eastAsia"/>
          <w:spacing w:val="-2"/>
          <w:rtl/>
        </w:rPr>
        <w:t>שכינה</w:t>
      </w:r>
      <w:r w:rsidR="00140468" w:rsidRPr="00D22086">
        <w:rPr>
          <w:rStyle w:val="affe"/>
          <w:rFonts w:hint="cs"/>
          <w:spacing w:val="-2"/>
          <w:rtl/>
        </w:rPr>
        <w:t>.</w:t>
      </w:r>
    </w:p>
    <w:p w14:paraId="13B39675" w14:textId="77777777" w:rsidR="00C0473D" w:rsidRDefault="00482049" w:rsidP="00A07C53">
      <w:pPr>
        <w:pStyle w:val="afffff"/>
        <w:rPr>
          <w:rStyle w:val="affc"/>
          <w:rtl/>
        </w:rPr>
      </w:pPr>
      <w:r w:rsidRPr="00675BFC">
        <w:rPr>
          <w:rFonts w:hint="cs"/>
          <w:rtl/>
        </w:rPr>
        <w:t>שלשה</w:t>
      </w:r>
      <w:r w:rsidRPr="00675BFC">
        <w:rPr>
          <w:rtl/>
        </w:rPr>
        <w:t xml:space="preserve"> </w:t>
      </w:r>
      <w:r w:rsidRPr="00675BFC">
        <w:rPr>
          <w:rFonts w:hint="cs"/>
          <w:rtl/>
        </w:rPr>
        <w:t>הרצאות</w:t>
      </w:r>
      <w:r w:rsidRPr="00675BFC">
        <w:rPr>
          <w:rtl/>
        </w:rPr>
        <w:t xml:space="preserve"> </w:t>
      </w:r>
      <w:r w:rsidRPr="00675BFC">
        <w:rPr>
          <w:rFonts w:hint="cs"/>
          <w:rtl/>
        </w:rPr>
        <w:t>הן</w:t>
      </w:r>
      <w:r w:rsidRPr="00675BFC">
        <w:rPr>
          <w:rtl/>
        </w:rPr>
        <w:t>:</w:t>
      </w:r>
    </w:p>
    <w:p w14:paraId="0FA9EBFB" w14:textId="2E552685" w:rsidR="000A1AC4" w:rsidRPr="00D22086" w:rsidRDefault="000A1AC4" w:rsidP="00A07C53">
      <w:pPr>
        <w:rPr>
          <w:spacing w:val="-2"/>
          <w:rtl/>
        </w:rPr>
      </w:pPr>
      <w:r w:rsidRPr="00D22086">
        <w:rPr>
          <w:rStyle w:val="affc"/>
          <w:rFonts w:hint="eastAsia"/>
          <w:spacing w:val="-2"/>
          <w:rtl/>
        </w:rPr>
        <w:lastRenderedPageBreak/>
        <w:t>א</w:t>
      </w:r>
      <w:r w:rsidRPr="00D22086">
        <w:rPr>
          <w:rStyle w:val="affc"/>
          <w:spacing w:val="-2"/>
          <w:rtl/>
        </w:rPr>
        <w:t xml:space="preserve">. </w:t>
      </w:r>
      <w:r w:rsidR="00482049" w:rsidRPr="00D22086">
        <w:rPr>
          <w:rStyle w:val="affc"/>
          <w:rFonts w:hint="cs"/>
          <w:spacing w:val="-2"/>
          <w:rtl/>
        </w:rPr>
        <w:t>ריה</w:t>
      </w:r>
      <w:r w:rsidRPr="00D22086">
        <w:rPr>
          <w:rStyle w:val="affc"/>
          <w:rFonts w:hint="cs"/>
          <w:spacing w:val="-2"/>
          <w:rtl/>
        </w:rPr>
        <w:t>"</w:t>
      </w:r>
      <w:r w:rsidR="00482049" w:rsidRPr="00D22086">
        <w:rPr>
          <w:rStyle w:val="affc"/>
          <w:rFonts w:hint="cs"/>
          <w:spacing w:val="-2"/>
          <w:rtl/>
        </w:rPr>
        <w:t>ו</w:t>
      </w:r>
      <w:r w:rsidR="00482049" w:rsidRPr="00D22086">
        <w:rPr>
          <w:spacing w:val="-2"/>
          <w:rtl/>
        </w:rPr>
        <w:t xml:space="preserve"> </w:t>
      </w:r>
      <w:r w:rsidR="00482049" w:rsidRPr="00D22086">
        <w:rPr>
          <w:rFonts w:hint="cs"/>
          <w:spacing w:val="-2"/>
          <w:rtl/>
        </w:rPr>
        <w:t>לפני</w:t>
      </w:r>
      <w:r w:rsidR="00482049" w:rsidRPr="00D22086">
        <w:rPr>
          <w:spacing w:val="-2"/>
          <w:rtl/>
        </w:rPr>
        <w:t xml:space="preserve"> </w:t>
      </w:r>
      <w:r w:rsidR="00482049" w:rsidRPr="00D22086">
        <w:rPr>
          <w:rStyle w:val="affc"/>
          <w:rFonts w:hint="cs"/>
          <w:spacing w:val="-2"/>
          <w:rtl/>
        </w:rPr>
        <w:t>ריב</w:t>
      </w:r>
      <w:r w:rsidR="00482049" w:rsidRPr="00D22086">
        <w:rPr>
          <w:rStyle w:val="affc"/>
          <w:spacing w:val="-2"/>
          <w:rtl/>
        </w:rPr>
        <w:t>"</w:t>
      </w:r>
      <w:r w:rsidR="00482049" w:rsidRPr="00D22086">
        <w:rPr>
          <w:rStyle w:val="affc"/>
          <w:rFonts w:hint="cs"/>
          <w:spacing w:val="-2"/>
          <w:rtl/>
        </w:rPr>
        <w:t>ז</w:t>
      </w:r>
      <w:r w:rsidR="00482049" w:rsidRPr="00D22086">
        <w:rPr>
          <w:rStyle w:val="affc"/>
          <w:spacing w:val="-2"/>
          <w:rtl/>
        </w:rPr>
        <w:t>,</w:t>
      </w:r>
      <w:r w:rsidR="00482049" w:rsidRPr="00D22086">
        <w:rPr>
          <w:spacing w:val="-2"/>
          <w:rtl/>
        </w:rPr>
        <w:t xml:space="preserve"> </w:t>
      </w:r>
      <w:r w:rsidRPr="00D22086">
        <w:rPr>
          <w:rStyle w:val="affc"/>
          <w:spacing w:val="-2"/>
          <w:rtl/>
        </w:rPr>
        <w:tab/>
      </w:r>
      <w:r w:rsidRPr="00D22086">
        <w:rPr>
          <w:rStyle w:val="affc"/>
          <w:rFonts w:hint="eastAsia"/>
          <w:spacing w:val="-2"/>
          <w:rtl/>
        </w:rPr>
        <w:t>ב</w:t>
      </w:r>
      <w:r w:rsidRPr="00D22086">
        <w:rPr>
          <w:rStyle w:val="affc"/>
          <w:spacing w:val="-2"/>
          <w:rtl/>
        </w:rPr>
        <w:t>.</w:t>
      </w:r>
      <w:r w:rsidRPr="00D22086">
        <w:rPr>
          <w:rStyle w:val="affc"/>
          <w:rFonts w:hint="cs"/>
          <w:spacing w:val="-2"/>
          <w:rtl/>
        </w:rPr>
        <w:t xml:space="preserve"> </w:t>
      </w:r>
      <w:r w:rsidR="00482049" w:rsidRPr="00D22086">
        <w:rPr>
          <w:rStyle w:val="affc"/>
          <w:rFonts w:hint="cs"/>
          <w:spacing w:val="-2"/>
          <w:rtl/>
        </w:rPr>
        <w:t>ר</w:t>
      </w:r>
      <w:r w:rsidR="00482049" w:rsidRPr="00D22086">
        <w:rPr>
          <w:rStyle w:val="affc"/>
          <w:spacing w:val="-2"/>
          <w:rtl/>
        </w:rPr>
        <w:t>"</w:t>
      </w:r>
      <w:r w:rsidR="00482049" w:rsidRPr="00D22086">
        <w:rPr>
          <w:rStyle w:val="affc"/>
          <w:rFonts w:hint="cs"/>
          <w:spacing w:val="-2"/>
          <w:rtl/>
        </w:rPr>
        <w:t>ע</w:t>
      </w:r>
      <w:r w:rsidR="00482049" w:rsidRPr="00D22086">
        <w:rPr>
          <w:rStyle w:val="affc"/>
          <w:spacing w:val="-2"/>
          <w:rtl/>
        </w:rPr>
        <w:t xml:space="preserve"> </w:t>
      </w:r>
      <w:r w:rsidR="00482049" w:rsidRPr="00D22086">
        <w:rPr>
          <w:rFonts w:hint="cs"/>
          <w:spacing w:val="-2"/>
          <w:rtl/>
        </w:rPr>
        <w:t>לפני</w:t>
      </w:r>
      <w:r w:rsidR="00482049" w:rsidRPr="00D22086">
        <w:rPr>
          <w:spacing w:val="-2"/>
          <w:rtl/>
        </w:rPr>
        <w:t xml:space="preserve"> </w:t>
      </w:r>
      <w:r w:rsidR="00482049" w:rsidRPr="00D22086">
        <w:rPr>
          <w:rStyle w:val="affc"/>
          <w:rFonts w:hint="cs"/>
          <w:spacing w:val="-2"/>
          <w:rtl/>
        </w:rPr>
        <w:t>ריה</w:t>
      </w:r>
      <w:r w:rsidRPr="00D22086">
        <w:rPr>
          <w:rStyle w:val="affc"/>
          <w:rFonts w:hint="cs"/>
          <w:spacing w:val="-2"/>
          <w:rtl/>
        </w:rPr>
        <w:t>"</w:t>
      </w:r>
      <w:r w:rsidR="00482049" w:rsidRPr="00D22086">
        <w:rPr>
          <w:rStyle w:val="affc"/>
          <w:rFonts w:hint="cs"/>
          <w:spacing w:val="-2"/>
          <w:rtl/>
        </w:rPr>
        <w:t>ו</w:t>
      </w:r>
      <w:r w:rsidR="00482049" w:rsidRPr="00D22086">
        <w:rPr>
          <w:rStyle w:val="affc"/>
          <w:spacing w:val="-2"/>
          <w:rtl/>
        </w:rPr>
        <w:t>,</w:t>
      </w:r>
      <w:r w:rsidR="00404F5C" w:rsidRPr="00D22086">
        <w:rPr>
          <w:rStyle w:val="affc"/>
          <w:rFonts w:hint="cs"/>
          <w:spacing w:val="-2"/>
          <w:rtl/>
        </w:rPr>
        <w:t xml:space="preserve"> </w:t>
      </w:r>
      <w:r w:rsidR="00557887">
        <w:rPr>
          <w:rStyle w:val="affc"/>
          <w:spacing w:val="-2"/>
          <w:rtl/>
        </w:rPr>
        <w:tab/>
      </w:r>
      <w:r w:rsidRPr="00D22086">
        <w:rPr>
          <w:rStyle w:val="affc"/>
          <w:rFonts w:hint="eastAsia"/>
          <w:spacing w:val="-2"/>
          <w:rtl/>
        </w:rPr>
        <w:t>ג</w:t>
      </w:r>
      <w:r w:rsidRPr="00D22086">
        <w:rPr>
          <w:rStyle w:val="affc"/>
          <w:spacing w:val="-2"/>
          <w:rtl/>
        </w:rPr>
        <w:t xml:space="preserve">. </w:t>
      </w:r>
      <w:r w:rsidR="00482049" w:rsidRPr="00D22086">
        <w:rPr>
          <w:rStyle w:val="affc"/>
          <w:rFonts w:hint="cs"/>
          <w:spacing w:val="-2"/>
          <w:rtl/>
        </w:rPr>
        <w:t>ח</w:t>
      </w:r>
      <w:r w:rsidRPr="00D22086">
        <w:rPr>
          <w:rStyle w:val="affc"/>
          <w:rFonts w:hint="cs"/>
          <w:spacing w:val="-2"/>
          <w:rtl/>
        </w:rPr>
        <w:t xml:space="preserve">נניה </w:t>
      </w:r>
      <w:r w:rsidR="00482049" w:rsidRPr="00D22086">
        <w:rPr>
          <w:rStyle w:val="affc"/>
          <w:rFonts w:hint="cs"/>
          <w:spacing w:val="-2"/>
          <w:rtl/>
        </w:rPr>
        <w:t>ב''ח</w:t>
      </w:r>
      <w:r w:rsidR="00482049" w:rsidRPr="00D22086">
        <w:rPr>
          <w:rFonts w:hint="cs"/>
          <w:spacing w:val="-2"/>
          <w:rtl/>
        </w:rPr>
        <w:t xml:space="preserve"> לפני</w:t>
      </w:r>
      <w:r w:rsidR="00482049" w:rsidRPr="00D22086">
        <w:rPr>
          <w:spacing w:val="-2"/>
          <w:rtl/>
        </w:rPr>
        <w:t xml:space="preserve"> </w:t>
      </w:r>
      <w:r w:rsidR="00482049" w:rsidRPr="00D22086">
        <w:rPr>
          <w:rStyle w:val="affc"/>
          <w:rFonts w:hint="cs"/>
          <w:spacing w:val="-2"/>
          <w:rtl/>
        </w:rPr>
        <w:t>ר</w:t>
      </w:r>
      <w:r w:rsidR="00482049" w:rsidRPr="00D22086">
        <w:rPr>
          <w:rStyle w:val="affc"/>
          <w:spacing w:val="-2"/>
          <w:rtl/>
        </w:rPr>
        <w:t>"</w:t>
      </w:r>
      <w:r w:rsidR="00482049" w:rsidRPr="00D22086">
        <w:rPr>
          <w:rStyle w:val="affc"/>
          <w:rFonts w:hint="cs"/>
          <w:spacing w:val="-2"/>
          <w:rtl/>
        </w:rPr>
        <w:t>ע.</w:t>
      </w:r>
    </w:p>
    <w:p w14:paraId="12A3D7F8" w14:textId="37E628EC" w:rsidR="000A1AC4" w:rsidRDefault="000A1AC4" w:rsidP="00A07C53">
      <w:pPr>
        <w:rPr>
          <w:rtl/>
        </w:rPr>
      </w:pPr>
      <w:r w:rsidRPr="001D6ABF">
        <w:rPr>
          <w:rFonts w:hint="eastAsia"/>
          <w:rtl/>
        </w:rPr>
        <w:t>ומחשיב</w:t>
      </w:r>
      <w:r w:rsidRPr="001D6ABF">
        <w:rPr>
          <w:rtl/>
        </w:rPr>
        <w:t xml:space="preserve"> </w:t>
      </w:r>
      <w:r w:rsidRPr="001D6ABF">
        <w:rPr>
          <w:rFonts w:hint="eastAsia"/>
          <w:rtl/>
        </w:rPr>
        <w:t>רק</w:t>
      </w:r>
      <w:r w:rsidRPr="001D6ABF">
        <w:rPr>
          <w:rtl/>
        </w:rPr>
        <w:t xml:space="preserve"> </w:t>
      </w:r>
      <w:r w:rsidRPr="001D6ABF">
        <w:rPr>
          <w:rFonts w:hint="eastAsia"/>
          <w:rtl/>
        </w:rPr>
        <w:t>מי</w:t>
      </w:r>
      <w:r w:rsidRPr="001D6ABF">
        <w:rPr>
          <w:rtl/>
        </w:rPr>
        <w:t xml:space="preserve"> </w:t>
      </w:r>
      <w:r w:rsidRPr="001D6ABF">
        <w:rPr>
          <w:rFonts w:hint="eastAsia"/>
          <w:rtl/>
        </w:rPr>
        <w:t>שהרצה</w:t>
      </w:r>
      <w:r w:rsidRPr="001D6ABF">
        <w:rPr>
          <w:rtl/>
        </w:rPr>
        <w:t xml:space="preserve"> </w:t>
      </w:r>
      <w:r w:rsidRPr="001D6ABF">
        <w:rPr>
          <w:rFonts w:hint="eastAsia"/>
          <w:rtl/>
        </w:rPr>
        <w:t>והרצו</w:t>
      </w:r>
      <w:r w:rsidRPr="001D6ABF">
        <w:rPr>
          <w:rtl/>
        </w:rPr>
        <w:t xml:space="preserve"> </w:t>
      </w:r>
      <w:r w:rsidRPr="001D6ABF">
        <w:rPr>
          <w:rFonts w:hint="eastAsia"/>
          <w:rtl/>
        </w:rPr>
        <w:t>לפניו</w:t>
      </w:r>
      <w:r>
        <w:rPr>
          <w:rFonts w:hint="cs"/>
          <w:rtl/>
        </w:rPr>
        <w:t>,</w:t>
      </w:r>
      <w:r w:rsidRPr="001D6ABF">
        <w:rPr>
          <w:rStyle w:val="affe"/>
          <w:rtl/>
        </w:rPr>
        <w:t xml:space="preserve"> [וח</w:t>
      </w:r>
      <w:r>
        <w:rPr>
          <w:rStyle w:val="affe"/>
          <w:rFonts w:hint="cs"/>
          <w:rtl/>
        </w:rPr>
        <w:t xml:space="preserve">נניה </w:t>
      </w:r>
      <w:r w:rsidRPr="001D6ABF">
        <w:rPr>
          <w:rStyle w:val="affe"/>
          <w:rFonts w:hint="eastAsia"/>
          <w:rtl/>
        </w:rPr>
        <w:t>ב</w:t>
      </w:r>
      <w:r w:rsidRPr="001D6ABF">
        <w:rPr>
          <w:rStyle w:val="affe"/>
          <w:rtl/>
        </w:rPr>
        <w:t xml:space="preserve">"ח </w:t>
      </w:r>
      <w:r w:rsidRPr="001D6ABF">
        <w:rPr>
          <w:rStyle w:val="affe"/>
          <w:rFonts w:hint="eastAsia"/>
          <w:rtl/>
        </w:rPr>
        <w:t>נקטו</w:t>
      </w:r>
      <w:r>
        <w:rPr>
          <w:rStyle w:val="affe"/>
          <w:rFonts w:hint="cs"/>
          <w:rtl/>
        </w:rPr>
        <w:t>-</w:t>
      </w:r>
      <w:r>
        <w:rPr>
          <w:rStyle w:val="affe"/>
          <w:rtl/>
        </w:rPr>
        <w:t xml:space="preserve"> משום </w:t>
      </w:r>
      <w:r>
        <w:rPr>
          <w:rStyle w:val="affc"/>
          <w:rtl/>
          <w:rPrChange w:id="9009" w:author="מנוע אמוראים" w:date="2026-10-05T16:41:31Z">
            <w:rPr>
              <w:rStyle w:val="affe"/>
              <w:rtl/>
            </w:rPr>
          </w:rPrChange>
        </w:rPr>
        <w:t xml:space="preserve">ר"ע</w:t>
      </w:r>
      <w:r>
        <w:rPr>
          <w:rStyle w:val="affe"/>
          <w:rtl/>
        </w:rPr>
        <w:t xml:space="preserve">]</w:t>
      </w:r>
    </w:p>
    <w:p w14:paraId="221281FF" w14:textId="3167E344" w:rsidR="000A1AC4" w:rsidRDefault="00482049" w:rsidP="00A07C53">
      <w:pPr>
        <w:rPr>
          <w:rStyle w:val="affc"/>
          <w:rtl/>
        </w:rPr>
      </w:pPr>
      <w:r w:rsidRPr="005E6BC8">
        <w:rPr>
          <w:rFonts w:cs="PFT_Frank" w:hint="eastAsia"/>
          <w:b/>
          <w:bCs/>
          <w:szCs w:val="14"/>
          <w:rtl/>
        </w:rPr>
        <w:t>ו</w:t>
      </w:r>
      <w:r w:rsidR="000A1AC4" w:rsidRPr="005E6BC8">
        <w:rPr>
          <w:rFonts w:cs="PFT_Frank" w:hint="eastAsia"/>
          <w:b/>
          <w:bCs/>
          <w:szCs w:val="14"/>
          <w:rtl/>
        </w:rPr>
        <w:t>לכן</w:t>
      </w:r>
      <w:r w:rsidR="000A1AC4">
        <w:rPr>
          <w:rFonts w:hint="cs"/>
          <w:rtl/>
        </w:rPr>
        <w:t xml:space="preserve"> לא נקט את </w:t>
      </w:r>
      <w:r w:rsidRPr="001D6ABF">
        <w:rPr>
          <w:rStyle w:val="affc"/>
          <w:rFonts w:hint="eastAsia"/>
          <w:rtl/>
        </w:rPr>
        <w:t>ראב</w:t>
      </w:r>
      <w:r w:rsidRPr="001D6ABF">
        <w:rPr>
          <w:rStyle w:val="affc"/>
          <w:rtl/>
        </w:rPr>
        <w:t>"</w:t>
      </w:r>
      <w:r w:rsidRPr="001D6ABF">
        <w:rPr>
          <w:rStyle w:val="affc"/>
          <w:rFonts w:hint="eastAsia"/>
          <w:rtl/>
        </w:rPr>
        <w:t>ע</w:t>
      </w:r>
      <w:r w:rsidR="000A1AC4">
        <w:rPr>
          <w:rStyle w:val="affc"/>
          <w:rFonts w:hint="cs"/>
          <w:rtl/>
        </w:rPr>
        <w:t xml:space="preserve"> </w:t>
      </w:r>
      <w:r w:rsidR="000A1AC4" w:rsidRPr="001D6ABF">
        <w:rPr>
          <w:rFonts w:hint="eastAsia"/>
          <w:rtl/>
        </w:rPr>
        <w:t>שרק</w:t>
      </w:r>
      <w:r w:rsidR="000A1AC4" w:rsidRPr="001D6ABF">
        <w:rPr>
          <w:rtl/>
        </w:rPr>
        <w:t xml:space="preserve"> </w:t>
      </w:r>
      <w:r w:rsidR="000A1AC4" w:rsidRPr="001D6ABF">
        <w:rPr>
          <w:rFonts w:hint="eastAsia"/>
          <w:rtl/>
        </w:rPr>
        <w:t>הרצה</w:t>
      </w:r>
      <w:r w:rsidR="000A1AC4" w:rsidRPr="001D6ABF">
        <w:rPr>
          <w:rtl/>
        </w:rPr>
        <w:t>.</w:t>
      </w:r>
    </w:p>
    <w:p w14:paraId="2CE0193B" w14:textId="1E86D87C" w:rsidR="0001677F" w:rsidRDefault="0001677F" w:rsidP="00A07C53">
      <w:pPr>
        <w:pStyle w:val="affff0"/>
        <w:rPr>
          <w:rStyle w:val="affc"/>
          <w:bCs w:val="0"/>
          <w:color w:val="A6A6A6" w:themeColor="background1" w:themeShade="A6"/>
          <w:rtl/>
        </w:rPr>
      </w:pPr>
      <w:ins w:id="9816" w:author="מספור קטעי משנה" w:date="2026-10-06T06:45:17Z">
        <w:r>
          <w:rPr>
            <w:rStyle w:val="MisparKeta"/>
          </w:rPr>
          <w:t xml:space="preserve">ב. </w:t>
        </w:r>
      </w:ins>
      <w:r w:rsidRPr="006F178A">
        <w:rPr>
          <w:rFonts w:hint="cs"/>
          <w:rtl/>
        </w:rPr>
        <w:t>ארבעה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נכנסו</w:t>
      </w:r>
      <w:r w:rsidRPr="006F178A">
        <w:rPr>
          <w:rtl/>
        </w:rPr>
        <w:t xml:space="preserve"> </w:t>
      </w:r>
      <w:r w:rsidR="007B4B7C">
        <w:rPr>
          <w:rFonts w:hint="cs"/>
          <w:rtl/>
        </w:rPr>
        <w:t>ל</w:t>
      </w:r>
      <w:r w:rsidRPr="006F178A">
        <w:rPr>
          <w:rFonts w:hint="cs"/>
          <w:rtl/>
        </w:rPr>
        <w:t>פרדס</w:t>
      </w:r>
    </w:p>
    <w:p w14:paraId="2AF5FA59" w14:textId="6E8B4EA3" w:rsidR="00482049" w:rsidRPr="001D6ABF" w:rsidRDefault="00482049" w:rsidP="00A07C53">
      <w:pPr>
        <w:jc w:val="center"/>
        <w:rPr>
          <w:rtl/>
        </w:rPr>
      </w:pPr>
      <w:r w:rsidRPr="005E6BC8">
        <w:rPr>
          <w:rFonts w:cs="PFT_Frank" w:hint="eastAsia"/>
          <w:bCs/>
          <w:szCs w:val="14"/>
          <w:rtl/>
        </w:rPr>
        <w:t>בן</w:t>
      </w:r>
      <w:r w:rsidRPr="005E6BC8">
        <w:rPr>
          <w:rFonts w:cs="PFT_Frank"/>
          <w:bCs/>
          <w:szCs w:val="14"/>
          <w:rtl/>
        </w:rPr>
        <w:t xml:space="preserve"> </w:t>
      </w:r>
      <w:r w:rsidRPr="005E6BC8">
        <w:rPr>
          <w:rFonts w:cs="PFT_Frank" w:hint="eastAsia"/>
          <w:bCs/>
          <w:szCs w:val="14"/>
          <w:rtl/>
        </w:rPr>
        <w:t>עזאי</w:t>
      </w:r>
      <w:r w:rsidRPr="005E6BC8">
        <w:rPr>
          <w:rFonts w:cs="PFT_Frank"/>
          <w:bCs/>
          <w:szCs w:val="14"/>
          <w:rtl/>
        </w:rPr>
        <w:t xml:space="preserve">, </w:t>
      </w:r>
      <w:r w:rsidRPr="005E6BC8">
        <w:rPr>
          <w:rFonts w:cs="PFT_Frank" w:hint="eastAsia"/>
          <w:bCs/>
          <w:szCs w:val="14"/>
          <w:rtl/>
        </w:rPr>
        <w:t>בן</w:t>
      </w:r>
      <w:r w:rsidRPr="005E6BC8">
        <w:rPr>
          <w:rFonts w:cs="PFT_Frank"/>
          <w:bCs/>
          <w:szCs w:val="14"/>
          <w:rtl/>
        </w:rPr>
        <w:t xml:space="preserve"> </w:t>
      </w:r>
      <w:r w:rsidRPr="005E6BC8">
        <w:rPr>
          <w:rFonts w:cs="PFT_Frank" w:hint="eastAsia"/>
          <w:bCs/>
          <w:szCs w:val="14"/>
          <w:rtl/>
        </w:rPr>
        <w:t>זומא</w:t>
      </w:r>
      <w:r w:rsidRPr="005E6BC8">
        <w:rPr>
          <w:rFonts w:cs="PFT_Frank"/>
          <w:bCs/>
          <w:szCs w:val="14"/>
          <w:rtl/>
        </w:rPr>
        <w:t xml:space="preserve">, </w:t>
      </w:r>
      <w:r w:rsidRPr="005E6BC8">
        <w:rPr>
          <w:rFonts w:cs="PFT_Frank" w:hint="eastAsia"/>
          <w:bCs/>
          <w:szCs w:val="14"/>
          <w:rtl/>
        </w:rPr>
        <w:t>אחר</w:t>
      </w:r>
      <w:r w:rsidRPr="005E6BC8">
        <w:rPr>
          <w:rFonts w:cs="PFT_Frank"/>
          <w:bCs/>
          <w:szCs w:val="14"/>
          <w:rtl/>
        </w:rPr>
        <w:t xml:space="preserve">, </w:t>
      </w:r>
      <w:r w:rsidRPr="005E6BC8">
        <w:rPr>
          <w:rFonts w:cs="PFT_Frank" w:hint="eastAsia"/>
          <w:bCs/>
          <w:szCs w:val="14"/>
          <w:rtl/>
        </w:rPr>
        <w:t>ורבי</w:t>
      </w:r>
      <w:r w:rsidRPr="005E6BC8">
        <w:rPr>
          <w:rFonts w:cs="PFT_Frank"/>
          <w:bCs/>
          <w:szCs w:val="14"/>
          <w:rtl/>
        </w:rPr>
        <w:t xml:space="preserve"> </w:t>
      </w:r>
      <w:r w:rsidRPr="005E6BC8">
        <w:rPr>
          <w:rFonts w:cs="PFT_Frank" w:hint="eastAsia"/>
          <w:bCs/>
          <w:szCs w:val="14"/>
          <w:rtl/>
        </w:rPr>
        <w:t>עקיבא</w:t>
      </w:r>
      <w:r w:rsidRPr="001D6ABF">
        <w:rPr>
          <w:rtl/>
        </w:rPr>
        <w:t>.</w:t>
      </w:r>
    </w:p>
    <w:p w14:paraId="5962C7BC" w14:textId="34AA2F75" w:rsidR="00731582" w:rsidRDefault="0001677F" w:rsidP="00557887">
      <w:pPr>
        <w:pStyle w:val="36"/>
        <w:framePr w:wrap="notBeside"/>
        <w:rPr>
          <w:rtl/>
        </w:rPr>
      </w:pPr>
      <w:r w:rsidRPr="00557887">
        <w:rPr>
          <w:rFonts w:hint="cs"/>
          <w:rtl/>
        </w:rPr>
        <w:t>והזהיר</w:t>
      </w:r>
      <w:r w:rsidR="00482049" w:rsidRPr="00557887">
        <w:rPr>
          <w:rtl/>
        </w:rPr>
        <w:t xml:space="preserve"> </w:t>
      </w:r>
      <w:r w:rsidR="00482049" w:rsidRPr="00557887">
        <w:rPr>
          <w:rFonts w:hint="eastAsia"/>
          <w:rtl/>
        </w:rPr>
        <w:t>ר</w:t>
      </w:r>
      <w:r w:rsidR="00482049" w:rsidRPr="00557887">
        <w:rPr>
          <w:rtl/>
        </w:rPr>
        <w:t>"</w:t>
      </w:r>
      <w:r w:rsidR="00482049" w:rsidRPr="00557887">
        <w:rPr>
          <w:rFonts w:hint="eastAsia"/>
          <w:rtl/>
        </w:rPr>
        <w:t>ע</w:t>
      </w:r>
      <w:r w:rsidR="009A01A4">
        <w:rPr>
          <w:rFonts w:hint="cs"/>
          <w:rtl/>
        </w:rPr>
        <w:t>:</w:t>
      </w:r>
    </w:p>
    <w:p w14:paraId="31C61F85" w14:textId="058BA5C2" w:rsidR="00482049" w:rsidRPr="00D22086" w:rsidRDefault="00482049" w:rsidP="00A07C53">
      <w:pPr>
        <w:rPr>
          <w:rStyle w:val="afffd"/>
          <w:rFonts w:ascii="Fb Fontext" w:hAnsi="Fb Fontext" w:cs="PFT_Frank"/>
          <w:spacing w:val="-2"/>
          <w:szCs w:val="14"/>
          <w:rtl/>
        </w:rPr>
      </w:pPr>
      <w:r w:rsidRPr="00557887">
        <w:rPr>
          <w:rFonts w:hint="cs"/>
          <w:rtl/>
        </w:rPr>
        <w:t>שמגיעין</w:t>
      </w:r>
      <w:r w:rsidR="0001677F" w:rsidRPr="00557887">
        <w:rPr>
          <w:rFonts w:hint="cs"/>
          <w:rtl/>
        </w:rPr>
        <w:t xml:space="preserve"> </w:t>
      </w:r>
      <w:r w:rsidRPr="00557887">
        <w:rPr>
          <w:rFonts w:hint="cs"/>
          <w:rtl/>
        </w:rPr>
        <w:t>לשיש</w:t>
      </w:r>
      <w:r w:rsidRPr="00557887">
        <w:rPr>
          <w:rtl/>
        </w:rPr>
        <w:t xml:space="preserve"> </w:t>
      </w:r>
      <w:r w:rsidRPr="00557887">
        <w:rPr>
          <w:rFonts w:hint="cs"/>
          <w:rtl/>
        </w:rPr>
        <w:t>טהור</w:t>
      </w:r>
      <w:r w:rsidRPr="00557887">
        <w:rPr>
          <w:rtl/>
        </w:rPr>
        <w:t xml:space="preserve"> </w:t>
      </w:r>
      <w:r w:rsidRPr="00557887">
        <w:rPr>
          <w:rFonts w:hint="cs"/>
          <w:rtl/>
        </w:rPr>
        <w:t>ל</w:t>
      </w:r>
      <w:r w:rsidR="0001677F" w:rsidRPr="00557887">
        <w:rPr>
          <w:rFonts w:hint="cs"/>
          <w:rtl/>
        </w:rPr>
        <w:t>א</w:t>
      </w:r>
      <w:r w:rsidRPr="00557887">
        <w:rPr>
          <w:rtl/>
        </w:rPr>
        <w:t xml:space="preserve"> </w:t>
      </w:r>
      <w:r w:rsidR="0001677F" w:rsidRPr="00557887">
        <w:rPr>
          <w:rFonts w:hint="cs"/>
          <w:rtl/>
        </w:rPr>
        <w:t>י</w:t>
      </w:r>
      <w:r w:rsidRPr="00557887">
        <w:rPr>
          <w:rFonts w:hint="cs"/>
          <w:rtl/>
        </w:rPr>
        <w:t>אמרו</w:t>
      </w:r>
      <w:r w:rsidRPr="00557887">
        <w:rPr>
          <w:rtl/>
        </w:rPr>
        <w:t xml:space="preserve"> </w:t>
      </w:r>
      <w:r w:rsidRPr="00557887">
        <w:rPr>
          <w:rFonts w:hint="cs"/>
          <w:rtl/>
        </w:rPr>
        <w:t>מים</w:t>
      </w:r>
      <w:r w:rsidRPr="00D22086">
        <w:rPr>
          <w:spacing w:val="-2"/>
          <w:rtl/>
        </w:rPr>
        <w:t xml:space="preserve"> </w:t>
      </w:r>
      <w:r w:rsidRPr="00557887">
        <w:rPr>
          <w:rStyle w:val="af4"/>
          <w:rFonts w:hint="eastAsia"/>
          <w:rtl/>
        </w:rPr>
        <w:t>דובר</w:t>
      </w:r>
      <w:r w:rsidRPr="00557887">
        <w:rPr>
          <w:rStyle w:val="af4"/>
          <w:rtl/>
        </w:rPr>
        <w:t xml:space="preserve"> </w:t>
      </w:r>
      <w:r w:rsidRPr="00557887">
        <w:rPr>
          <w:rStyle w:val="af4"/>
          <w:rFonts w:hint="eastAsia"/>
          <w:rtl/>
        </w:rPr>
        <w:t>שקרים</w:t>
      </w:r>
      <w:r w:rsidR="00CA69B7" w:rsidRPr="00557887">
        <w:rPr>
          <w:rStyle w:val="af4"/>
          <w:rFonts w:hint="cs"/>
          <w:rtl/>
        </w:rPr>
        <w:t>..</w:t>
      </w:r>
    </w:p>
    <w:p w14:paraId="4D861BAE" w14:textId="0BCF0E84" w:rsidR="00557887" w:rsidRPr="00557887" w:rsidRDefault="00482049" w:rsidP="00557887">
      <w:pPr>
        <w:pStyle w:val="affff0"/>
        <w:rPr>
          <w:rStyle w:val="affc"/>
          <w:rFonts w:ascii="BA Fontov Regular" w:hAnsi="BA Fontov Regular" w:cs="BA Vilna Bold"/>
          <w:b w:val="0"/>
          <w:bCs w:val="0"/>
          <w:sz w:val="32"/>
          <w:szCs w:val="19"/>
          <w:rtl/>
        </w:rPr>
      </w:pPr>
      <w:ins w:id="9817" w:author="מספור קטעי משנה" w:date="2026-10-06T06:45:17Z">
        <w:r>
          <w:rPr>
            <w:rStyle w:val="MisparKeta"/>
          </w:rPr>
          <w:t xml:space="preserve">ב. </w:t>
        </w:r>
      </w:ins>
      <w:r w:rsidRPr="001D6ABF">
        <w:rPr>
          <w:rFonts w:hint="eastAsia"/>
          <w:rtl/>
        </w:rPr>
        <w:t>בן</w:t>
      </w:r>
      <w:r w:rsidRPr="001D6ABF">
        <w:rPr>
          <w:rtl/>
        </w:rPr>
        <w:t xml:space="preserve"> </w:t>
      </w:r>
      <w:r w:rsidRPr="001D6ABF">
        <w:rPr>
          <w:rFonts w:hint="eastAsia"/>
          <w:rtl/>
        </w:rPr>
        <w:t>עזאי</w:t>
      </w:r>
      <w:r w:rsidRPr="00BD6DF0">
        <w:rPr>
          <w:rFonts w:hint="cs"/>
          <w:rtl/>
        </w:rPr>
        <w:t xml:space="preserve"> הציץ</w:t>
      </w:r>
      <w:r w:rsidRPr="001D6ABF">
        <w:rPr>
          <w:rStyle w:val="affe"/>
          <w:rtl/>
        </w:rPr>
        <w:t xml:space="preserve"> </w:t>
      </w:r>
      <w:r w:rsidR="00BD6DF0" w:rsidRPr="001D6ABF">
        <w:rPr>
          <w:rStyle w:val="affe"/>
          <w:rFonts w:hint="eastAsia"/>
          <w:rtl/>
        </w:rPr>
        <w:t>כלפי</w:t>
      </w:r>
      <w:r w:rsidR="00BD6DF0" w:rsidRPr="001D6ABF">
        <w:rPr>
          <w:rStyle w:val="affe"/>
          <w:rtl/>
        </w:rPr>
        <w:t xml:space="preserve"> שכינה </w:t>
      </w:r>
      <w:r w:rsidRPr="00BD6DF0">
        <w:rPr>
          <w:rFonts w:hint="cs"/>
          <w:rtl/>
        </w:rPr>
        <w:t>ומת</w:t>
      </w:r>
      <w:r w:rsidR="00BD6DF0">
        <w:rPr>
          <w:rFonts w:hint="cs"/>
          <w:rtl/>
        </w:rPr>
        <w:t>.</w:t>
      </w:r>
    </w:p>
    <w:p w14:paraId="2710FDF6" w14:textId="11A213CB" w:rsidR="00731582" w:rsidRDefault="00BD6DF0" w:rsidP="00557887">
      <w:pPr>
        <w:pStyle w:val="36"/>
        <w:framePr w:wrap="notBeside"/>
        <w:rPr>
          <w:rtl/>
        </w:rPr>
      </w:pPr>
      <w:r w:rsidRPr="00557887">
        <w:rPr>
          <w:rFonts w:hint="eastAsia"/>
          <w:rtl/>
        </w:rPr>
        <w:t>ועליו</w:t>
      </w:r>
      <w:r w:rsidRPr="00557887">
        <w:rPr>
          <w:rtl/>
        </w:rPr>
        <w:t xml:space="preserve"> </w:t>
      </w:r>
      <w:r w:rsidRPr="00557887">
        <w:rPr>
          <w:rFonts w:hint="eastAsia"/>
          <w:rtl/>
        </w:rPr>
        <w:t>נאמר</w:t>
      </w:r>
      <w:r w:rsidR="00731582">
        <w:rPr>
          <w:rFonts w:hint="cs"/>
          <w:rtl/>
        </w:rPr>
        <w:t>:</w:t>
      </w:r>
    </w:p>
    <w:p w14:paraId="18B3F9ED" w14:textId="3D956358" w:rsidR="00482049" w:rsidRPr="008A0BAE" w:rsidRDefault="00482049" w:rsidP="00A07C53">
      <w:pPr>
        <w:rPr>
          <w:rStyle w:val="af4"/>
          <w:rtl/>
        </w:rPr>
      </w:pPr>
      <w:r w:rsidRPr="008A0BAE">
        <w:rPr>
          <w:rStyle w:val="af4"/>
          <w:rtl/>
        </w:rPr>
        <w:t>'</w:t>
      </w:r>
      <w:r w:rsidRPr="008A0BAE">
        <w:rPr>
          <w:rStyle w:val="af4"/>
          <w:rFonts w:hint="eastAsia"/>
          <w:rtl/>
        </w:rPr>
        <w:t>יקר</w:t>
      </w:r>
      <w:r w:rsidRPr="008A0BAE">
        <w:rPr>
          <w:rStyle w:val="af4"/>
          <w:rtl/>
        </w:rPr>
        <w:t xml:space="preserve"> </w:t>
      </w:r>
      <w:r w:rsidRPr="008A0BAE">
        <w:rPr>
          <w:rStyle w:val="af4"/>
          <w:rFonts w:hint="eastAsia"/>
          <w:rtl/>
        </w:rPr>
        <w:t>בעיני</w:t>
      </w:r>
      <w:r w:rsidRPr="008A0BAE">
        <w:rPr>
          <w:rStyle w:val="af4"/>
          <w:rtl/>
        </w:rPr>
        <w:t xml:space="preserve"> ה' </w:t>
      </w:r>
      <w:r w:rsidRPr="008A0BAE">
        <w:rPr>
          <w:rStyle w:val="af4"/>
          <w:rFonts w:hint="eastAsia"/>
          <w:rtl/>
        </w:rPr>
        <w:t>המותה</w:t>
      </w:r>
      <w:r w:rsidRPr="008A0BAE">
        <w:rPr>
          <w:rStyle w:val="af4"/>
          <w:rtl/>
        </w:rPr>
        <w:t xml:space="preserve"> </w:t>
      </w:r>
      <w:r w:rsidRPr="008A0BAE">
        <w:rPr>
          <w:rStyle w:val="af4"/>
          <w:rFonts w:hint="eastAsia"/>
          <w:rtl/>
        </w:rPr>
        <w:t>לחסידיו</w:t>
      </w:r>
      <w:r w:rsidRPr="008A0BAE">
        <w:rPr>
          <w:rStyle w:val="af4"/>
          <w:rtl/>
        </w:rPr>
        <w:t>'.</w:t>
      </w:r>
    </w:p>
    <w:p w14:paraId="6C008F3E" w14:textId="1B8EB4F1" w:rsidR="00BD6DF0" w:rsidRDefault="00482049" w:rsidP="00A07C53">
      <w:pPr>
        <w:pStyle w:val="affff0"/>
        <w:rPr>
          <w:rtl/>
        </w:rPr>
      </w:pPr>
      <w:ins w:id="9818" w:author="מספור קטעי משנה" w:date="2026-10-06T06:45:17Z">
        <w:r>
          <w:rPr>
            <w:rStyle w:val="MisparKeta"/>
          </w:rPr>
          <w:t xml:space="preserve">ב. </w:t>
        </w:r>
      </w:ins>
      <w:r w:rsidRPr="001D6ABF">
        <w:rPr>
          <w:rStyle w:val="affff1"/>
          <w:rFonts w:hint="eastAsia"/>
          <w:rtl/>
        </w:rPr>
        <w:t>בן</w:t>
      </w:r>
      <w:r w:rsidRPr="001D6ABF">
        <w:rPr>
          <w:rStyle w:val="affff1"/>
          <w:rtl/>
        </w:rPr>
        <w:t xml:space="preserve"> </w:t>
      </w:r>
      <w:r w:rsidRPr="001D6ABF">
        <w:rPr>
          <w:rStyle w:val="affff1"/>
          <w:rFonts w:hint="eastAsia"/>
          <w:rtl/>
        </w:rPr>
        <w:t>זומא</w:t>
      </w:r>
      <w:r w:rsidRPr="001D6ABF">
        <w:rPr>
          <w:rStyle w:val="affff1"/>
          <w:rtl/>
        </w:rPr>
        <w:t xml:space="preserve"> </w:t>
      </w:r>
      <w:r w:rsidRPr="001D6ABF">
        <w:rPr>
          <w:rStyle w:val="affff1"/>
          <w:rFonts w:hint="eastAsia"/>
          <w:rtl/>
        </w:rPr>
        <w:t>הציץ</w:t>
      </w:r>
      <w:r w:rsidRPr="001D6ABF">
        <w:rPr>
          <w:rStyle w:val="affff1"/>
          <w:rtl/>
        </w:rPr>
        <w:t xml:space="preserve"> </w:t>
      </w:r>
      <w:r w:rsidRPr="001D6ABF">
        <w:rPr>
          <w:rStyle w:val="affff1"/>
          <w:rFonts w:hint="eastAsia"/>
          <w:rtl/>
        </w:rPr>
        <w:t>ונפגע</w:t>
      </w:r>
      <w:r w:rsidR="00BD6DF0">
        <w:rPr>
          <w:rFonts w:hint="cs"/>
          <w:rtl/>
        </w:rPr>
        <w:t xml:space="preserve"> </w:t>
      </w:r>
      <w:r w:rsidR="00BD6DF0" w:rsidRPr="001D6ABF">
        <w:rPr>
          <w:rStyle w:val="affe"/>
          <w:rFonts w:hint="eastAsia"/>
          <w:rtl/>
        </w:rPr>
        <w:t>נטרפה</w:t>
      </w:r>
      <w:r w:rsidR="00BD6DF0" w:rsidRPr="001D6ABF">
        <w:rPr>
          <w:rStyle w:val="affe"/>
          <w:rtl/>
        </w:rPr>
        <w:t xml:space="preserve"> </w:t>
      </w:r>
      <w:r w:rsidR="00BD6DF0" w:rsidRPr="001D6ABF">
        <w:rPr>
          <w:rStyle w:val="affe"/>
          <w:rFonts w:hint="eastAsia"/>
          <w:rtl/>
        </w:rPr>
        <w:t>דעתו</w:t>
      </w:r>
      <w:r w:rsidR="00BD6DF0" w:rsidRPr="001D6ABF">
        <w:rPr>
          <w:rStyle w:val="affe"/>
          <w:rtl/>
        </w:rPr>
        <w:t>.</w:t>
      </w:r>
    </w:p>
    <w:p w14:paraId="56C44A8E" w14:textId="0CC71436" w:rsidR="00731582" w:rsidRDefault="00BD6DF0" w:rsidP="00C02F3A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ועליו נאמר</w:t>
      </w:r>
      <w:r w:rsidR="00731582">
        <w:rPr>
          <w:rFonts w:hint="cs"/>
          <w:rtl/>
        </w:rPr>
        <w:t>:</w:t>
      </w:r>
    </w:p>
    <w:p w14:paraId="4B87ACF3" w14:textId="51EB9BC9" w:rsidR="00482049" w:rsidRDefault="00BD6DF0" w:rsidP="00A07C53">
      <w:pPr>
        <w:rPr>
          <w:rStyle w:val="affc"/>
          <w:rtl/>
        </w:rPr>
      </w:pPr>
      <w:r>
        <w:rPr>
          <w:rFonts w:hint="cs"/>
          <w:rtl/>
        </w:rPr>
        <w:t>'</w:t>
      </w:r>
      <w:r w:rsidR="00482049" w:rsidRPr="008A0BAE">
        <w:rPr>
          <w:rStyle w:val="af4"/>
          <w:rFonts w:hint="eastAsia"/>
          <w:rtl/>
        </w:rPr>
        <w:t>דבש</w:t>
      </w:r>
      <w:r w:rsidR="00482049" w:rsidRPr="008A0BAE">
        <w:rPr>
          <w:rStyle w:val="af4"/>
          <w:rtl/>
        </w:rPr>
        <w:t xml:space="preserve"> </w:t>
      </w:r>
      <w:r w:rsidR="00482049" w:rsidRPr="008A0BAE">
        <w:rPr>
          <w:rStyle w:val="af4"/>
          <w:rFonts w:hint="eastAsia"/>
          <w:rtl/>
        </w:rPr>
        <w:t>מצאת</w:t>
      </w:r>
      <w:r w:rsidR="00482049" w:rsidRPr="008A0BAE">
        <w:rPr>
          <w:rStyle w:val="af4"/>
          <w:rtl/>
        </w:rPr>
        <w:t xml:space="preserve"> </w:t>
      </w:r>
      <w:r w:rsidR="00482049" w:rsidRPr="008A0BAE">
        <w:rPr>
          <w:rStyle w:val="af4"/>
          <w:rFonts w:hint="eastAsia"/>
          <w:rtl/>
        </w:rPr>
        <w:t>אכ</w:t>
      </w:r>
      <w:r>
        <w:rPr>
          <w:rStyle w:val="af4"/>
          <w:rFonts w:hint="cs"/>
          <w:rtl/>
        </w:rPr>
        <w:t>ו</w:t>
      </w:r>
      <w:r w:rsidR="00482049" w:rsidRPr="008A0BAE">
        <w:rPr>
          <w:rStyle w:val="af4"/>
          <w:rFonts w:hint="eastAsia"/>
          <w:rtl/>
        </w:rPr>
        <w:t>ל</w:t>
      </w:r>
      <w:r w:rsidR="00482049" w:rsidRPr="008A0BAE">
        <w:rPr>
          <w:rStyle w:val="af4"/>
          <w:rtl/>
        </w:rPr>
        <w:t xml:space="preserve"> </w:t>
      </w:r>
      <w:r w:rsidR="00482049" w:rsidRPr="008A0BAE">
        <w:rPr>
          <w:rStyle w:val="af4"/>
          <w:rFonts w:hint="eastAsia"/>
          <w:rtl/>
        </w:rPr>
        <w:t>ד</w:t>
      </w:r>
      <w:r>
        <w:rPr>
          <w:rStyle w:val="af4"/>
          <w:rFonts w:hint="cs"/>
          <w:rtl/>
        </w:rPr>
        <w:t>י</w:t>
      </w:r>
      <w:r w:rsidR="00482049" w:rsidRPr="008A0BAE">
        <w:rPr>
          <w:rStyle w:val="af4"/>
          <w:rFonts w:hint="eastAsia"/>
          <w:rtl/>
        </w:rPr>
        <w:t>יך</w:t>
      </w:r>
      <w:r>
        <w:rPr>
          <w:rStyle w:val="af4"/>
          <w:rFonts w:hint="cs"/>
          <w:rtl/>
        </w:rPr>
        <w:t>,</w:t>
      </w:r>
      <w:r w:rsidR="00482049" w:rsidRPr="008A0BAE">
        <w:rPr>
          <w:rStyle w:val="af4"/>
          <w:rtl/>
        </w:rPr>
        <w:t xml:space="preserve"> </w:t>
      </w:r>
      <w:r w:rsidR="00482049" w:rsidRPr="008A0BAE">
        <w:rPr>
          <w:rStyle w:val="af4"/>
          <w:rFonts w:hint="eastAsia"/>
          <w:rtl/>
        </w:rPr>
        <w:t>פן</w:t>
      </w:r>
      <w:r w:rsidR="00482049" w:rsidRPr="008A0BAE">
        <w:rPr>
          <w:rStyle w:val="af4"/>
          <w:rtl/>
        </w:rPr>
        <w:t xml:space="preserve"> </w:t>
      </w:r>
      <w:r w:rsidR="00482049" w:rsidRPr="008A0BAE">
        <w:rPr>
          <w:rStyle w:val="af4"/>
          <w:rFonts w:hint="eastAsia"/>
          <w:rtl/>
        </w:rPr>
        <w:t>תשבענו</w:t>
      </w:r>
      <w:r w:rsidR="00482049" w:rsidRPr="008A0BAE">
        <w:rPr>
          <w:rStyle w:val="af4"/>
          <w:rtl/>
        </w:rPr>
        <w:t xml:space="preserve"> </w:t>
      </w:r>
      <w:r w:rsidR="00482049" w:rsidRPr="008A0BAE">
        <w:rPr>
          <w:rStyle w:val="af4"/>
          <w:rFonts w:hint="eastAsia"/>
          <w:rtl/>
        </w:rPr>
        <w:t>והקאתו</w:t>
      </w:r>
      <w:r>
        <w:rPr>
          <w:rStyle w:val="af4"/>
          <w:rFonts w:hint="cs"/>
          <w:rtl/>
        </w:rPr>
        <w:t>'</w:t>
      </w:r>
      <w:r w:rsidR="00482049" w:rsidRPr="008A0BAE">
        <w:rPr>
          <w:rStyle w:val="af4"/>
          <w:rtl/>
        </w:rPr>
        <w:t>.</w:t>
      </w:r>
    </w:p>
    <w:p w14:paraId="4A0948AC" w14:textId="4C87CCA8" w:rsidR="00731582" w:rsidRDefault="00482049" w:rsidP="00C02F3A">
      <w:pPr>
        <w:pStyle w:val="36"/>
        <w:framePr w:wrap="notBeside"/>
        <w:rPr>
          <w:rtl/>
        </w:rPr>
      </w:pPr>
      <w:r w:rsidRPr="0087008C">
        <w:rPr>
          <w:rFonts w:hint="eastAsia"/>
          <w:rtl/>
        </w:rPr>
        <w:t>בן</w:t>
      </w:r>
      <w:r w:rsidRPr="0087008C">
        <w:rPr>
          <w:rtl/>
        </w:rPr>
        <w:t xml:space="preserve"> </w:t>
      </w:r>
      <w:r w:rsidRPr="0087008C">
        <w:rPr>
          <w:rFonts w:hint="eastAsia"/>
          <w:rtl/>
        </w:rPr>
        <w:t>זומא</w:t>
      </w:r>
      <w:r w:rsidR="00750273" w:rsidRPr="0087008C">
        <w:rPr>
          <w:rtl/>
        </w:rPr>
        <w:t xml:space="preserve"> </w:t>
      </w:r>
      <w:r w:rsidR="00750273" w:rsidRPr="0087008C">
        <w:rPr>
          <w:rFonts w:hint="cs"/>
          <w:rtl/>
        </w:rPr>
        <w:t>הורה</w:t>
      </w:r>
      <w:r w:rsidR="00C02F3A" w:rsidRPr="0087008C">
        <w:rPr>
          <w:rFonts w:hint="cs"/>
          <w:rtl/>
        </w:rPr>
        <w:t xml:space="preserve"> א</w:t>
      </w:r>
      <w:r w:rsidR="00731582">
        <w:rPr>
          <w:rFonts w:hint="cs"/>
          <w:rtl/>
        </w:rPr>
        <w:t>.</w:t>
      </w:r>
    </w:p>
    <w:p w14:paraId="15D0A4BF" w14:textId="436D0FF0" w:rsidR="00482049" w:rsidRPr="00557887" w:rsidRDefault="002864E5" w:rsidP="00557887">
      <w:pPr>
        <w:rPr>
          <w:rtl/>
        </w:rPr>
      </w:pPr>
      <w:r w:rsidRPr="00557887">
        <w:rPr>
          <w:rFonts w:hint="cs"/>
          <w:rtl/>
        </w:rPr>
        <w:t>אסור</w:t>
      </w:r>
      <w:r w:rsidRPr="00557887">
        <w:rPr>
          <w:rtl/>
        </w:rPr>
        <w:t xml:space="preserve"> </w:t>
      </w:r>
      <w:r w:rsidR="00482049" w:rsidRPr="00557887">
        <w:rPr>
          <w:rFonts w:hint="cs"/>
          <w:rtl/>
        </w:rPr>
        <w:t>לסרס</w:t>
      </w:r>
      <w:r w:rsidR="00482049" w:rsidRPr="00557887">
        <w:rPr>
          <w:rtl/>
        </w:rPr>
        <w:t xml:space="preserve"> </w:t>
      </w:r>
      <w:r w:rsidR="00482049" w:rsidRPr="00557887">
        <w:rPr>
          <w:rFonts w:hint="cs"/>
          <w:rtl/>
        </w:rPr>
        <w:t>כלב</w:t>
      </w:r>
      <w:r w:rsidRPr="00557887">
        <w:rPr>
          <w:rFonts w:hint="cs"/>
          <w:rtl/>
        </w:rPr>
        <w:t>,</w:t>
      </w:r>
      <w:r w:rsidR="00482049" w:rsidRPr="00557887">
        <w:rPr>
          <w:rFonts w:hint="cs"/>
          <w:rtl/>
        </w:rPr>
        <w:t xml:space="preserve"> </w:t>
      </w:r>
      <w:r w:rsidRPr="00557887">
        <w:rPr>
          <w:rFonts w:hint="cs"/>
          <w:rtl/>
        </w:rPr>
        <w:t>ש</w:t>
      </w:r>
      <w:r w:rsidRPr="00557887">
        <w:rPr>
          <w:rFonts w:hint="eastAsia"/>
          <w:rtl/>
        </w:rPr>
        <w:t>כל</w:t>
      </w:r>
      <w:r w:rsidR="00482049" w:rsidRPr="00557887">
        <w:rPr>
          <w:rtl/>
        </w:rPr>
        <w:t xml:space="preserve"> </w:t>
      </w:r>
      <w:r w:rsidRPr="00557887">
        <w:rPr>
          <w:rFonts w:hint="eastAsia"/>
          <w:rtl/>
        </w:rPr>
        <w:t>ש</w:t>
      </w:r>
      <w:r w:rsidRPr="00557887">
        <w:rPr>
          <w:rStyle w:val="af4"/>
          <w:rFonts w:hint="cs"/>
          <w:rtl/>
        </w:rPr>
        <w:t>'</w:t>
      </w:r>
      <w:r w:rsidR="00482049" w:rsidRPr="00557887">
        <w:rPr>
          <w:rStyle w:val="af4"/>
          <w:rFonts w:hint="cs"/>
          <w:rtl/>
        </w:rPr>
        <w:t>בארצכם</w:t>
      </w:r>
      <w:r w:rsidR="00482049" w:rsidRPr="00557887">
        <w:rPr>
          <w:rStyle w:val="af4"/>
          <w:rtl/>
        </w:rPr>
        <w:t xml:space="preserve"> </w:t>
      </w:r>
      <w:r w:rsidR="00482049" w:rsidRPr="00557887">
        <w:rPr>
          <w:rStyle w:val="af4"/>
          <w:rFonts w:hint="cs"/>
          <w:rtl/>
        </w:rPr>
        <w:t>לא</w:t>
      </w:r>
      <w:r w:rsidR="00482049" w:rsidRPr="00557887">
        <w:rPr>
          <w:rStyle w:val="af4"/>
          <w:rtl/>
        </w:rPr>
        <w:t xml:space="preserve"> </w:t>
      </w:r>
      <w:r w:rsidR="00482049" w:rsidRPr="00557887">
        <w:rPr>
          <w:rStyle w:val="af4"/>
          <w:rFonts w:hint="cs"/>
          <w:rtl/>
        </w:rPr>
        <w:t>תעשו</w:t>
      </w:r>
      <w:r w:rsidRPr="00557887">
        <w:rPr>
          <w:rStyle w:val="af4"/>
          <w:rFonts w:hint="cs"/>
          <w:rtl/>
        </w:rPr>
        <w:t>'</w:t>
      </w:r>
      <w:r w:rsidRPr="00557887">
        <w:rPr>
          <w:rFonts w:hint="cs"/>
          <w:rtl/>
        </w:rPr>
        <w:t xml:space="preserve"> </w:t>
      </w:r>
      <w:r w:rsidRPr="00557887">
        <w:rPr>
          <w:rFonts w:hint="eastAsia"/>
          <w:rtl/>
        </w:rPr>
        <w:t>לסרס</w:t>
      </w:r>
      <w:r w:rsidRPr="00557887">
        <w:rPr>
          <w:rFonts w:hint="cs"/>
          <w:rtl/>
        </w:rPr>
        <w:t>.</w:t>
      </w:r>
    </w:p>
    <w:p w14:paraId="679AC697" w14:textId="29E6CDA2" w:rsidR="00731582" w:rsidRDefault="00C43F11" w:rsidP="00C02F3A">
      <w:pPr>
        <w:pStyle w:val="36"/>
        <w:framePr w:wrap="notBeside"/>
        <w:rPr>
          <w:rtl/>
        </w:rPr>
      </w:pPr>
      <w:r w:rsidRPr="0087008C">
        <w:rPr>
          <w:rFonts w:hint="eastAsia"/>
          <w:rtl/>
        </w:rPr>
        <w:t>ב</w:t>
      </w:r>
      <w:r w:rsidR="00731582">
        <w:rPr>
          <w:rtl/>
        </w:rPr>
        <w:t>.</w:t>
      </w:r>
    </w:p>
    <w:p w14:paraId="004D037D" w14:textId="6135CA32" w:rsidR="00482049" w:rsidRPr="00557887" w:rsidRDefault="00482049" w:rsidP="00557887">
      <w:pPr>
        <w:rPr>
          <w:rStyle w:val="affe"/>
          <w:rtl/>
        </w:rPr>
      </w:pPr>
      <w:r w:rsidRPr="00557887">
        <w:rPr>
          <w:rFonts w:hint="cs"/>
          <w:rtl/>
        </w:rPr>
        <w:t>בתולה</w:t>
      </w:r>
      <w:r w:rsidRPr="00557887">
        <w:rPr>
          <w:rtl/>
        </w:rPr>
        <w:t xml:space="preserve"> </w:t>
      </w:r>
      <w:r w:rsidRPr="00557887">
        <w:rPr>
          <w:rFonts w:hint="cs"/>
          <w:rtl/>
        </w:rPr>
        <w:t>שעיברה</w:t>
      </w:r>
      <w:r w:rsidRPr="00557887">
        <w:rPr>
          <w:rtl/>
        </w:rPr>
        <w:t xml:space="preserve"> </w:t>
      </w:r>
      <w:r w:rsidR="002864E5" w:rsidRPr="00557887">
        <w:rPr>
          <w:rFonts w:hint="cs"/>
          <w:rtl/>
        </w:rPr>
        <w:t xml:space="preserve">מותרת </w:t>
      </w:r>
      <w:r w:rsidRPr="00557887">
        <w:rPr>
          <w:rFonts w:hint="cs"/>
          <w:rtl/>
        </w:rPr>
        <w:t>לכה</w:t>
      </w:r>
      <w:r w:rsidR="00C43F11" w:rsidRPr="00557887">
        <w:rPr>
          <w:rFonts w:hint="cs"/>
          <w:rtl/>
        </w:rPr>
        <w:t>"ג</w:t>
      </w:r>
      <w:r w:rsidR="002864E5" w:rsidRPr="00557887">
        <w:rPr>
          <w:rFonts w:hint="cs"/>
          <w:rtl/>
        </w:rPr>
        <w:t xml:space="preserve"> </w:t>
      </w:r>
      <w:r w:rsidR="002864E5" w:rsidRPr="00557887">
        <w:rPr>
          <w:rStyle w:val="affe"/>
          <w:rFonts w:hint="cs"/>
          <w:rtl/>
        </w:rPr>
        <w:t>ו</w:t>
      </w:r>
      <w:r w:rsidRPr="00557887">
        <w:rPr>
          <w:rStyle w:val="affe"/>
          <w:rFonts w:hint="cs"/>
          <w:rtl/>
        </w:rPr>
        <w:t>לא חישי</w:t>
      </w:r>
      <w:r w:rsidR="002864E5" w:rsidRPr="00557887">
        <w:rPr>
          <w:rStyle w:val="affe"/>
          <w:rFonts w:hint="cs"/>
          <w:rtl/>
        </w:rPr>
        <w:t>'</w:t>
      </w:r>
      <w:r w:rsidRPr="00557887">
        <w:rPr>
          <w:rStyle w:val="affe"/>
          <w:rFonts w:hint="cs"/>
          <w:rtl/>
        </w:rPr>
        <w:t xml:space="preserve"> </w:t>
      </w:r>
      <w:r w:rsidR="002864E5" w:rsidRPr="00557887">
        <w:rPr>
          <w:rStyle w:val="affe"/>
          <w:rFonts w:hint="cs"/>
          <w:rtl/>
        </w:rPr>
        <w:t>שבעלוה בלי דם</w:t>
      </w:r>
      <w:r w:rsidRPr="00557887">
        <w:rPr>
          <w:rStyle w:val="affe"/>
          <w:rFonts w:hint="cs"/>
          <w:rtl/>
        </w:rPr>
        <w:t xml:space="preserve"> דלא שכיח</w:t>
      </w:r>
    </w:p>
    <w:p w14:paraId="258B8C8E" w14:textId="43D80798" w:rsidR="00482049" w:rsidRPr="006F178A" w:rsidRDefault="002864E5" w:rsidP="00A07C53">
      <w:pPr>
        <w:pStyle w:val="affd"/>
        <w:rPr>
          <w:rFonts w:cs="Guttman Vilna"/>
          <w:b/>
          <w:bCs/>
          <w:rtl/>
        </w:rPr>
      </w:pPr>
      <w:r>
        <w:rPr>
          <w:rFonts w:hint="cs"/>
          <w:rtl/>
        </w:rPr>
        <w:t>אלא תולים</w:t>
      </w:r>
      <w:r w:rsidR="00482049" w:rsidRPr="006F178A">
        <w:rPr>
          <w:rFonts w:hint="cs"/>
          <w:rtl/>
        </w:rPr>
        <w:t xml:space="preserve"> </w:t>
      </w:r>
      <w:r>
        <w:rPr>
          <w:rFonts w:hint="cs"/>
          <w:rtl/>
        </w:rPr>
        <w:t>שהתעברה ב</w:t>
      </w:r>
      <w:r w:rsidR="00482049" w:rsidRPr="006F178A">
        <w:rPr>
          <w:rFonts w:hint="cs"/>
          <w:rtl/>
        </w:rPr>
        <w:t>אמבטי</w:t>
      </w:r>
      <w:r>
        <w:rPr>
          <w:rFonts w:hint="cs"/>
          <w:rtl/>
        </w:rPr>
        <w:t xml:space="preserve">, </w:t>
      </w:r>
      <w:r w:rsidR="003E5B4B">
        <w:rPr>
          <w:b/>
          <w:bCs/>
          <w:rtl/>
        </w:rPr>
        <w:tab/>
      </w:r>
      <w:r w:rsidRPr="001D6ABF">
        <w:rPr>
          <w:rFonts w:hint="eastAsia"/>
          <w:b/>
          <w:bCs/>
          <w:rtl/>
        </w:rPr>
        <w:t>והזריע</w:t>
      </w:r>
      <w:r>
        <w:rPr>
          <w:rFonts w:hint="cs"/>
          <w:rtl/>
        </w:rPr>
        <w:t xml:space="preserve"> -</w:t>
      </w:r>
      <w:r w:rsidR="00482049" w:rsidRPr="006F178A">
        <w:rPr>
          <w:rFonts w:hint="cs"/>
          <w:rtl/>
        </w:rPr>
        <w:t xml:space="preserve"> דמעיקרא ירה כחץ</w:t>
      </w:r>
      <w:r>
        <w:rPr>
          <w:rFonts w:hint="cs"/>
          <w:rtl/>
        </w:rPr>
        <w:t>.</w:t>
      </w:r>
    </w:p>
    <w:p w14:paraId="1397D24B" w14:textId="76B3134D" w:rsidR="00731582" w:rsidRDefault="00997602" w:rsidP="00C02F3A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ג</w:t>
      </w:r>
      <w:r w:rsidRPr="0087008C">
        <w:rPr>
          <w:rtl/>
        </w:rPr>
        <w:t>.</w:t>
      </w:r>
      <w:r w:rsidR="00C02F3A" w:rsidRPr="0087008C">
        <w:rPr>
          <w:rFonts w:hint="cs"/>
          <w:rtl/>
        </w:rPr>
        <w:t xml:space="preserve"> לרי''ה</w:t>
      </w:r>
      <w:r w:rsidR="00731582">
        <w:rPr>
          <w:rFonts w:hint="cs"/>
          <w:rtl/>
        </w:rPr>
        <w:t>:</w:t>
      </w:r>
    </w:p>
    <w:p w14:paraId="2D0BE0C3" w14:textId="37C1744F" w:rsidR="000D1196" w:rsidRPr="00557887" w:rsidRDefault="000D1196" w:rsidP="00557887">
      <w:pPr>
        <w:rPr>
          <w:rtl/>
        </w:rPr>
      </w:pPr>
      <w:r w:rsidRPr="00557887">
        <w:rPr>
          <w:rFonts w:hint="cs"/>
          <w:rtl/>
        </w:rPr>
        <w:t>ש</w:t>
      </w:r>
      <w:r w:rsidR="0089324E" w:rsidRPr="00557887">
        <w:rPr>
          <w:rFonts w:hint="eastAsia"/>
          <w:rtl/>
        </w:rPr>
        <w:t>צפה</w:t>
      </w:r>
      <w:r w:rsidR="0089324E" w:rsidRPr="00557887">
        <w:rPr>
          <w:rtl/>
        </w:rPr>
        <w:t xml:space="preserve"> </w:t>
      </w:r>
      <w:r w:rsidR="0089324E" w:rsidRPr="00557887">
        <w:rPr>
          <w:rFonts w:hint="cs"/>
          <w:rtl/>
        </w:rPr>
        <w:t>בין</w:t>
      </w:r>
      <w:r w:rsidR="0089324E" w:rsidRPr="00557887">
        <w:rPr>
          <w:rtl/>
        </w:rPr>
        <w:t xml:space="preserve"> </w:t>
      </w:r>
      <w:r w:rsidR="0089324E" w:rsidRPr="00557887">
        <w:rPr>
          <w:rFonts w:hint="cs"/>
          <w:rtl/>
        </w:rPr>
        <w:t>מים</w:t>
      </w:r>
      <w:r w:rsidR="0089324E" w:rsidRPr="00557887">
        <w:rPr>
          <w:rtl/>
        </w:rPr>
        <w:t xml:space="preserve"> </w:t>
      </w:r>
      <w:r w:rsidR="0089324E" w:rsidRPr="00557887">
        <w:rPr>
          <w:rFonts w:hint="cs"/>
          <w:rtl/>
        </w:rPr>
        <w:t>עליונים</w:t>
      </w:r>
      <w:r w:rsidR="0089324E" w:rsidRPr="00557887">
        <w:rPr>
          <w:rtl/>
        </w:rPr>
        <w:t xml:space="preserve"> </w:t>
      </w:r>
      <w:r w:rsidR="0089324E" w:rsidRPr="00557887">
        <w:rPr>
          <w:rFonts w:hint="cs"/>
          <w:rtl/>
        </w:rPr>
        <w:t>לתחתונים</w:t>
      </w:r>
      <w:r w:rsidR="0089324E" w:rsidRPr="00557887">
        <w:rPr>
          <w:rtl/>
        </w:rPr>
        <w:t xml:space="preserve">, </w:t>
      </w:r>
      <w:r w:rsidR="0089324E" w:rsidRPr="00557887">
        <w:rPr>
          <w:rFonts w:hint="cs"/>
          <w:rtl/>
        </w:rPr>
        <w:t>וב</w:t>
      </w:r>
      <w:r w:rsidR="00750273" w:rsidRPr="00557887">
        <w:rPr>
          <w:rFonts w:hint="cs"/>
          <w:rtl/>
        </w:rPr>
        <w:t>י</w:t>
      </w:r>
      <w:r w:rsidRPr="00557887">
        <w:rPr>
          <w:rFonts w:hint="cs"/>
          <w:rtl/>
        </w:rPr>
        <w:t>ניהם</w:t>
      </w:r>
      <w:r w:rsidR="0089324E" w:rsidRPr="00557887">
        <w:rPr>
          <w:rtl/>
        </w:rPr>
        <w:t xml:space="preserve"> </w:t>
      </w:r>
      <w:r w:rsidR="00056C2A" w:rsidRPr="00557887">
        <w:rPr>
          <w:rFonts w:hint="cs"/>
          <w:rtl/>
        </w:rPr>
        <w:t>ג'</w:t>
      </w:r>
      <w:r w:rsidR="00056C2A" w:rsidRPr="00557887">
        <w:rPr>
          <w:rtl/>
        </w:rPr>
        <w:t xml:space="preserve"> </w:t>
      </w:r>
      <w:r w:rsidR="0089324E" w:rsidRPr="00557887">
        <w:rPr>
          <w:rFonts w:hint="cs"/>
          <w:rtl/>
        </w:rPr>
        <w:t>אצבעות</w:t>
      </w:r>
      <w:r w:rsidRPr="00557887">
        <w:rPr>
          <w:rFonts w:hint="cs"/>
          <w:rtl/>
        </w:rPr>
        <w:t>,</w:t>
      </w:r>
    </w:p>
    <w:p w14:paraId="652330B1" w14:textId="11C45500" w:rsidR="0089324E" w:rsidRPr="006F178A" w:rsidRDefault="00056C2A" w:rsidP="00A07C53">
      <w:pPr>
        <w:pStyle w:val="affd"/>
        <w:rPr>
          <w:rtl/>
        </w:rPr>
      </w:pPr>
      <w:r w:rsidRPr="007B69F0">
        <w:rPr>
          <w:rStyle w:val="af4"/>
          <w:rFonts w:ascii="BA TM • Tzlotana" w:hAnsi="BA TM • Tzlotana"/>
          <w:rtl/>
        </w:rPr>
        <w:t>ד</w:t>
      </w:r>
      <w:r w:rsidR="0089324E" w:rsidRPr="007B69F0">
        <w:rPr>
          <w:rStyle w:val="af4"/>
          <w:rFonts w:ascii="BA TM • Tzlotana" w:hAnsi="BA TM • Tzlotana"/>
          <w:rtl/>
        </w:rPr>
        <w:t>'רוח א</w:t>
      </w:r>
      <w:r w:rsidR="000D1196" w:rsidRPr="007B69F0">
        <w:rPr>
          <w:rStyle w:val="af4"/>
          <w:rFonts w:ascii="BA TM • Tzlotana" w:hAnsi="BA TM • Tzlotana"/>
          <w:rtl/>
        </w:rPr>
        <w:t>-</w:t>
      </w:r>
      <w:r w:rsidR="0089324E" w:rsidRPr="007B69F0">
        <w:rPr>
          <w:rStyle w:val="af4"/>
          <w:rFonts w:ascii="BA TM • Tzlotana" w:hAnsi="BA TM • Tzlotana"/>
          <w:rtl/>
        </w:rPr>
        <w:t>להים מרחפת על פני המים'</w:t>
      </w:r>
      <w:r w:rsidR="0089324E" w:rsidRPr="004A3A20">
        <w:rPr>
          <w:rStyle w:val="af4"/>
          <w:rtl/>
        </w:rPr>
        <w:t xml:space="preserve"> </w:t>
      </w:r>
      <w:r w:rsidR="0089324E" w:rsidRPr="006F178A">
        <w:rPr>
          <w:rFonts w:hint="cs"/>
          <w:rtl/>
        </w:rPr>
        <w:t>כיונה</w:t>
      </w:r>
      <w:r w:rsidR="0089324E" w:rsidRPr="006F178A">
        <w:rPr>
          <w:rtl/>
        </w:rPr>
        <w:t xml:space="preserve"> </w:t>
      </w:r>
      <w:r w:rsidR="0089324E" w:rsidRPr="006F178A">
        <w:rPr>
          <w:rFonts w:hint="cs"/>
          <w:rtl/>
        </w:rPr>
        <w:t>על</w:t>
      </w:r>
      <w:r w:rsidR="0089324E" w:rsidRPr="006F178A">
        <w:rPr>
          <w:rtl/>
        </w:rPr>
        <w:t xml:space="preserve"> </w:t>
      </w:r>
      <w:r w:rsidR="0089324E" w:rsidRPr="006F178A">
        <w:rPr>
          <w:rFonts w:hint="cs"/>
          <w:rtl/>
        </w:rPr>
        <w:t>בניה</w:t>
      </w:r>
      <w:r w:rsidR="0089324E" w:rsidRPr="006F178A">
        <w:rPr>
          <w:rtl/>
        </w:rPr>
        <w:t xml:space="preserve"> </w:t>
      </w:r>
      <w:r w:rsidR="000D1196">
        <w:rPr>
          <w:rFonts w:hint="cs"/>
          <w:rtl/>
        </w:rPr>
        <w:t>שנוגעת ולא</w:t>
      </w:r>
      <w:r w:rsidR="0089324E" w:rsidRPr="001D6ABF">
        <w:rPr>
          <w:rtl/>
        </w:rPr>
        <w:t xml:space="preserve"> </w:t>
      </w:r>
      <w:r w:rsidR="0089324E" w:rsidRPr="001D6ABF">
        <w:rPr>
          <w:rFonts w:hint="eastAsia"/>
          <w:rtl/>
        </w:rPr>
        <w:t>נוגעת</w:t>
      </w:r>
      <w:r w:rsidR="00750273">
        <w:rPr>
          <w:rFonts w:hint="cs"/>
          <w:rtl/>
        </w:rPr>
        <w:t>,</w:t>
      </w:r>
    </w:p>
    <w:p w14:paraId="28A9E682" w14:textId="29DBB6F6" w:rsidR="00731582" w:rsidRDefault="00750273" w:rsidP="00C02F3A">
      <w:pPr>
        <w:pStyle w:val="36"/>
        <w:framePr w:wrap="notBeside"/>
        <w:rPr>
          <w:rtl/>
        </w:rPr>
      </w:pPr>
      <w:r w:rsidRPr="0087008C">
        <w:rPr>
          <w:rFonts w:hint="eastAsia"/>
          <w:rtl/>
        </w:rPr>
        <w:t>ודחאו</w:t>
      </w:r>
      <w:r w:rsidR="0089324E" w:rsidRPr="0087008C">
        <w:rPr>
          <w:rtl/>
        </w:rPr>
        <w:t xml:space="preserve"> ר</w:t>
      </w:r>
      <w:r w:rsidRPr="0087008C">
        <w:rPr>
          <w:rFonts w:hint="eastAsia"/>
          <w:rtl/>
        </w:rPr>
        <w:t>יה</w:t>
      </w:r>
      <w:r w:rsidRPr="0087008C">
        <w:rPr>
          <w:rtl/>
        </w:rPr>
        <w:t>"ו</w:t>
      </w:r>
      <w:r w:rsidR="00731582">
        <w:rPr>
          <w:rtl/>
        </w:rPr>
        <w:t>:</w:t>
      </w:r>
    </w:p>
    <w:p w14:paraId="6CA2A1D7" w14:textId="77777777" w:rsidR="00C0473D" w:rsidRDefault="00750273" w:rsidP="00557887">
      <w:pPr>
        <w:rPr>
          <w:rtl/>
        </w:rPr>
      </w:pPr>
      <w:r w:rsidRPr="00557887">
        <w:rPr>
          <w:rFonts w:hint="cs"/>
          <w:rtl/>
        </w:rPr>
        <w:t>ש</w:t>
      </w:r>
      <w:r w:rsidR="0089324E" w:rsidRPr="00557887">
        <w:rPr>
          <w:rFonts w:hint="cs"/>
          <w:rtl/>
        </w:rPr>
        <w:t>הבדלה ביום שני</w:t>
      </w:r>
      <w:r w:rsidRPr="00557887">
        <w:rPr>
          <w:rFonts w:hint="cs"/>
          <w:rtl/>
        </w:rPr>
        <w:t>,</w:t>
      </w:r>
    </w:p>
    <w:p w14:paraId="16592207" w14:textId="6B9FCDAF" w:rsidR="0089324E" w:rsidRPr="006F178A" w:rsidRDefault="0053577F" w:rsidP="00A07C53">
      <w:pPr>
        <w:pStyle w:val="affd"/>
        <w:rPr>
          <w:rtl/>
        </w:rPr>
      </w:pPr>
      <w:r>
        <w:rPr>
          <w:rStyle w:val="affc"/>
          <w:rFonts w:hint="cs"/>
          <w:rtl/>
        </w:rPr>
        <w:t>ו</w:t>
      </w:r>
      <w:r w:rsidR="00967DE3">
        <w:rPr>
          <w:rStyle w:val="affc"/>
          <w:rFonts w:hint="cs"/>
          <w:b w:val="0"/>
          <w:rtl/>
        </w:rPr>
        <w:t>ביניהם</w:t>
      </w:r>
      <w:r w:rsidR="0089324E" w:rsidRPr="001D6ABF">
        <w:rPr>
          <w:rStyle w:val="affc"/>
          <w:b w:val="0"/>
          <w:rtl/>
        </w:rPr>
        <w:t>:</w:t>
      </w:r>
      <w:r w:rsidR="0089324E" w:rsidRPr="006F178A">
        <w:rPr>
          <w:rFonts w:hint="cs"/>
          <w:rtl/>
        </w:rPr>
        <w:t xml:space="preserve"> </w:t>
      </w:r>
      <w:r w:rsidR="00967DE3">
        <w:rPr>
          <w:rFonts w:hint="cs"/>
          <w:rtl/>
        </w:rPr>
        <w:t>כ</w:t>
      </w:r>
      <w:r w:rsidR="00C43F11">
        <w:rPr>
          <w:rFonts w:hint="cs"/>
          <w:rtl/>
        </w:rPr>
        <w:t>שערה</w:t>
      </w:r>
      <w:r w:rsidR="00967DE3">
        <w:rPr>
          <w:rFonts w:hint="cs"/>
          <w:rtl/>
        </w:rPr>
        <w:t>,</w:t>
      </w:r>
      <w:r w:rsidR="00775EC8">
        <w:rPr>
          <w:rFonts w:hint="cs"/>
          <w:rtl/>
        </w:rPr>
        <w:t xml:space="preserve"> </w:t>
      </w:r>
      <w:r w:rsidR="00967DE3" w:rsidRPr="001D6ABF">
        <w:rPr>
          <w:rStyle w:val="affc"/>
          <w:rFonts w:hint="eastAsia"/>
          <w:b w:val="0"/>
          <w:rtl/>
        </w:rPr>
        <w:t>או</w:t>
      </w:r>
      <w:r w:rsidR="0089324E" w:rsidRPr="006F178A">
        <w:rPr>
          <w:rtl/>
        </w:rPr>
        <w:t xml:space="preserve"> </w:t>
      </w:r>
      <w:r w:rsidR="00967DE3">
        <w:rPr>
          <w:rFonts w:hint="cs"/>
          <w:rtl/>
        </w:rPr>
        <w:t>כלוחות</w:t>
      </w:r>
      <w:r w:rsidR="00761776">
        <w:rPr>
          <w:rFonts w:hint="cs"/>
          <w:rtl/>
        </w:rPr>
        <w:t xml:space="preserve"> דגשר, </w:t>
      </w:r>
      <w:r w:rsidR="00967DE3" w:rsidRPr="001D6ABF">
        <w:rPr>
          <w:rStyle w:val="affc"/>
          <w:rFonts w:hint="eastAsia"/>
          <w:b w:val="0"/>
          <w:rtl/>
        </w:rPr>
        <w:t>או</w:t>
      </w:r>
      <w:r w:rsidR="0089324E" w:rsidRPr="008A0BAE">
        <w:rPr>
          <w:rStyle w:val="affc"/>
          <w:rtl/>
        </w:rPr>
        <w:t xml:space="preserve"> </w:t>
      </w:r>
      <w:r w:rsidR="00967DE3">
        <w:rPr>
          <w:rFonts w:hint="cs"/>
          <w:rtl/>
        </w:rPr>
        <w:t>כ</w:t>
      </w:r>
      <w:r w:rsidR="00761776">
        <w:rPr>
          <w:rFonts w:hint="cs"/>
          <w:rtl/>
        </w:rPr>
        <w:t xml:space="preserve">ב' </w:t>
      </w:r>
      <w:r w:rsidR="0089324E" w:rsidRPr="006F178A">
        <w:rPr>
          <w:rFonts w:hint="cs"/>
          <w:rtl/>
        </w:rPr>
        <w:t>גלימי</w:t>
      </w:r>
      <w:r w:rsidR="0089324E" w:rsidRPr="006F178A">
        <w:rPr>
          <w:rtl/>
        </w:rPr>
        <w:t xml:space="preserve"> </w:t>
      </w:r>
      <w:r w:rsidR="00967DE3">
        <w:rPr>
          <w:rFonts w:hint="cs"/>
          <w:rtl/>
        </w:rPr>
        <w:t xml:space="preserve">זע"ז, </w:t>
      </w:r>
      <w:r w:rsidR="00834401" w:rsidRPr="001D6ABF">
        <w:rPr>
          <w:rStyle w:val="affc"/>
          <w:rFonts w:hint="eastAsia"/>
          <w:b w:val="0"/>
          <w:rtl/>
        </w:rPr>
        <w:t>או</w:t>
      </w:r>
      <w:r w:rsidR="00834401" w:rsidRPr="00834401">
        <w:rPr>
          <w:rStyle w:val="affc"/>
          <w:rFonts w:hint="cs"/>
          <w:rtl/>
        </w:rPr>
        <w:t xml:space="preserve"> </w:t>
      </w:r>
      <w:r w:rsidR="00967DE3">
        <w:rPr>
          <w:rFonts w:hint="cs"/>
          <w:rtl/>
        </w:rPr>
        <w:t>כ</w:t>
      </w:r>
      <w:r w:rsidR="00761776">
        <w:rPr>
          <w:rFonts w:hint="cs"/>
          <w:rtl/>
        </w:rPr>
        <w:t>ב'</w:t>
      </w:r>
      <w:r w:rsidR="0089324E" w:rsidRPr="006F178A">
        <w:rPr>
          <w:rtl/>
        </w:rPr>
        <w:t xml:space="preserve"> </w:t>
      </w:r>
      <w:r w:rsidR="0089324E" w:rsidRPr="006F178A">
        <w:rPr>
          <w:rFonts w:hint="cs"/>
          <w:rtl/>
        </w:rPr>
        <w:t>כסי</w:t>
      </w:r>
      <w:r w:rsidR="0089324E" w:rsidRPr="006F178A">
        <w:rPr>
          <w:rtl/>
        </w:rPr>
        <w:t xml:space="preserve"> </w:t>
      </w:r>
      <w:r w:rsidR="00761776">
        <w:rPr>
          <w:rFonts w:hint="cs"/>
          <w:rtl/>
        </w:rPr>
        <w:t>זע''ז</w:t>
      </w:r>
      <w:r w:rsidR="00967DE3">
        <w:rPr>
          <w:rFonts w:hint="cs"/>
          <w:rtl/>
        </w:rPr>
        <w:t>.</w:t>
      </w:r>
    </w:p>
    <w:p w14:paraId="341A670A" w14:textId="0CA8E302" w:rsidR="0089324E" w:rsidRPr="001D6ABF" w:rsidRDefault="0089324E" w:rsidP="00A07C53">
      <w:pPr>
        <w:pStyle w:val="affff0"/>
        <w:rPr>
          <w:rtl/>
        </w:rPr>
      </w:pPr>
      <w:ins w:id="9812" w:author="מספור קטעי משנה" w:date="2026-10-06T10:03:49Z">
        <w:r>
          <w:rPr>
            <w:rStyle w:val="MisparKeta"/>
          </w:rPr>
          <w:t xml:space="preserve">ב. </w:t>
        </w:r>
      </w:ins>
      <w:r w:rsidRPr="001D6ABF">
        <w:rPr>
          <w:rFonts w:hint="eastAsia"/>
          <w:rtl/>
        </w:rPr>
        <w:t>אחר</w:t>
      </w:r>
      <w:r w:rsidRPr="001D6ABF">
        <w:rPr>
          <w:rtl/>
        </w:rPr>
        <w:t xml:space="preserve"> </w:t>
      </w:r>
      <w:r w:rsidRPr="001D6ABF">
        <w:rPr>
          <w:rFonts w:hint="eastAsia"/>
          <w:rtl/>
        </w:rPr>
        <w:t>קיצץ</w:t>
      </w:r>
      <w:r w:rsidRPr="001D6ABF">
        <w:rPr>
          <w:rtl/>
        </w:rPr>
        <w:t xml:space="preserve"> </w:t>
      </w:r>
      <w:r w:rsidRPr="001D6ABF">
        <w:rPr>
          <w:rFonts w:hint="eastAsia"/>
          <w:rtl/>
        </w:rPr>
        <w:t>בנטיעות</w:t>
      </w:r>
      <w:r w:rsidR="0025039F">
        <w:rPr>
          <w:rFonts w:hint="cs"/>
          <w:rtl/>
        </w:rPr>
        <w:t xml:space="preserve"> </w:t>
      </w:r>
      <w:r w:rsidR="0025039F" w:rsidRPr="00050038">
        <w:rPr>
          <w:rStyle w:val="affe"/>
          <w:rFonts w:hint="cs"/>
          <w:rtl/>
        </w:rPr>
        <w:t>קלקל</w:t>
      </w:r>
      <w:r w:rsidR="0025039F" w:rsidRPr="0025039F">
        <w:rPr>
          <w:rStyle w:val="affe"/>
          <w:rFonts w:hint="cs"/>
          <w:rtl/>
        </w:rPr>
        <w:t xml:space="preserve"> </w:t>
      </w:r>
      <w:r w:rsidR="0025039F">
        <w:rPr>
          <w:rStyle w:val="affe"/>
          <w:rFonts w:hint="cs"/>
          <w:rtl/>
        </w:rPr>
        <w:t>ו</w:t>
      </w:r>
      <w:r w:rsidR="0025039F" w:rsidRPr="001D6ABF">
        <w:rPr>
          <w:rStyle w:val="affe"/>
          <w:rFonts w:hint="eastAsia"/>
          <w:rtl/>
        </w:rPr>
        <w:t>עיו</w:t>
      </w:r>
      <w:r w:rsidR="0025039F">
        <w:rPr>
          <w:rStyle w:val="affe"/>
          <w:rFonts w:hint="cs"/>
          <w:rtl/>
        </w:rPr>
        <w:t>ו</w:t>
      </w:r>
      <w:r w:rsidR="0025039F" w:rsidRPr="001D6ABF">
        <w:rPr>
          <w:rStyle w:val="affe"/>
          <w:rFonts w:hint="eastAsia"/>
          <w:rtl/>
        </w:rPr>
        <w:t>ת</w:t>
      </w:r>
      <w:r w:rsidR="0025039F">
        <w:rPr>
          <w:rStyle w:val="affe"/>
          <w:rFonts w:hint="cs"/>
          <w:rtl/>
        </w:rPr>
        <w:t>.</w:t>
      </w:r>
    </w:p>
    <w:p w14:paraId="35331C4B" w14:textId="38315AD1" w:rsidR="00731582" w:rsidRDefault="0025039F" w:rsidP="0010357F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ועליו נאמר</w:t>
      </w:r>
      <w:r w:rsidR="00731582">
        <w:rPr>
          <w:rFonts w:hint="cs"/>
          <w:rtl/>
        </w:rPr>
        <w:t>:</w:t>
      </w:r>
    </w:p>
    <w:p w14:paraId="73EFABE4" w14:textId="18FCCC37" w:rsidR="0089324E" w:rsidRPr="006F178A" w:rsidRDefault="0025039F" w:rsidP="00A07C53">
      <w:pPr>
        <w:rPr>
          <w:rtl/>
        </w:rPr>
      </w:pPr>
      <w:r w:rsidRPr="001D6ABF">
        <w:rPr>
          <w:rStyle w:val="af4"/>
          <w:rtl/>
        </w:rPr>
        <w:t>'</w:t>
      </w:r>
      <w:r w:rsidR="0089324E" w:rsidRPr="0025039F">
        <w:rPr>
          <w:rStyle w:val="af4"/>
          <w:rFonts w:hint="cs"/>
          <w:rtl/>
        </w:rPr>
        <w:t>אל</w:t>
      </w:r>
      <w:r w:rsidR="0089324E" w:rsidRPr="00834401">
        <w:rPr>
          <w:rStyle w:val="af4"/>
          <w:rtl/>
        </w:rPr>
        <w:t xml:space="preserve"> </w:t>
      </w:r>
      <w:r w:rsidR="0089324E" w:rsidRPr="00834401">
        <w:rPr>
          <w:rStyle w:val="af4"/>
          <w:rFonts w:hint="cs"/>
          <w:rtl/>
        </w:rPr>
        <w:t>תתן</w:t>
      </w:r>
      <w:r w:rsidR="0089324E" w:rsidRPr="00834401">
        <w:rPr>
          <w:rStyle w:val="af4"/>
          <w:rtl/>
        </w:rPr>
        <w:t xml:space="preserve"> </w:t>
      </w:r>
      <w:r w:rsidR="0089324E" w:rsidRPr="00834401">
        <w:rPr>
          <w:rStyle w:val="af4"/>
          <w:rFonts w:hint="cs"/>
          <w:rtl/>
        </w:rPr>
        <w:t>את</w:t>
      </w:r>
      <w:r w:rsidR="0089324E" w:rsidRPr="00834401">
        <w:rPr>
          <w:rStyle w:val="af4"/>
          <w:rtl/>
        </w:rPr>
        <w:t xml:space="preserve"> </w:t>
      </w:r>
      <w:r w:rsidR="0089324E" w:rsidRPr="00834401">
        <w:rPr>
          <w:rStyle w:val="af4"/>
          <w:rFonts w:hint="cs"/>
          <w:rtl/>
        </w:rPr>
        <w:t>פיך</w:t>
      </w:r>
      <w:r w:rsidR="0089324E" w:rsidRPr="00834401">
        <w:rPr>
          <w:rStyle w:val="af4"/>
          <w:rtl/>
        </w:rPr>
        <w:t xml:space="preserve"> </w:t>
      </w:r>
      <w:r w:rsidR="0089324E" w:rsidRPr="00834401">
        <w:rPr>
          <w:rStyle w:val="af4"/>
          <w:rFonts w:hint="cs"/>
          <w:rtl/>
        </w:rPr>
        <w:t>לחטיא</w:t>
      </w:r>
      <w:r w:rsidR="0089324E" w:rsidRPr="00834401">
        <w:rPr>
          <w:rStyle w:val="af4"/>
          <w:rtl/>
        </w:rPr>
        <w:t xml:space="preserve"> </w:t>
      </w:r>
      <w:r w:rsidR="0089324E" w:rsidRPr="00834401">
        <w:rPr>
          <w:rStyle w:val="af4"/>
          <w:rFonts w:hint="cs"/>
          <w:rtl/>
        </w:rPr>
        <w:t>את</w:t>
      </w:r>
      <w:r w:rsidR="0089324E" w:rsidRPr="00834401">
        <w:rPr>
          <w:rStyle w:val="af4"/>
          <w:rtl/>
        </w:rPr>
        <w:t xml:space="preserve"> </w:t>
      </w:r>
      <w:r w:rsidR="0089324E" w:rsidRPr="00834401">
        <w:rPr>
          <w:rStyle w:val="af4"/>
          <w:rFonts w:hint="cs"/>
          <w:rtl/>
        </w:rPr>
        <w:t>בשרך</w:t>
      </w:r>
      <w:r>
        <w:rPr>
          <w:rStyle w:val="af4"/>
          <w:rFonts w:hint="cs"/>
          <w:rtl/>
        </w:rPr>
        <w:t>'</w:t>
      </w:r>
      <w:r w:rsidR="0089324E" w:rsidRPr="00834401">
        <w:rPr>
          <w:rStyle w:val="af4"/>
          <w:rtl/>
        </w:rPr>
        <w:t>.</w:t>
      </w:r>
    </w:p>
    <w:p w14:paraId="2AE23AC7" w14:textId="77777777" w:rsidR="00C0473D" w:rsidRDefault="0025039F" w:rsidP="00A07C53">
      <w:pPr>
        <w:rPr>
          <w:rtl/>
        </w:rPr>
      </w:pPr>
      <w:r w:rsidRPr="0053577F">
        <w:rPr>
          <w:rStyle w:val="affc"/>
          <w:rFonts w:hint="cs"/>
          <w:rtl/>
        </w:rPr>
        <w:t>ש</w:t>
      </w:r>
      <w:r w:rsidR="00834401" w:rsidRPr="0053577F">
        <w:rPr>
          <w:rStyle w:val="affc"/>
          <w:rFonts w:hint="cs"/>
          <w:rtl/>
        </w:rPr>
        <w:t>ראה</w:t>
      </w:r>
      <w:r w:rsidRPr="0053577F">
        <w:rPr>
          <w:rStyle w:val="affc"/>
          <w:rFonts w:hint="cs"/>
          <w:rtl/>
        </w:rPr>
        <w:t xml:space="preserve"> </w:t>
      </w:r>
      <w:r w:rsidR="00360C75" w:rsidRPr="0053577F">
        <w:rPr>
          <w:rStyle w:val="affc"/>
          <w:rFonts w:hint="eastAsia"/>
          <w:rtl/>
        </w:rPr>
        <w:t>ל</w:t>
      </w:r>
      <w:r w:rsidR="0089324E" w:rsidRPr="0053577F">
        <w:rPr>
          <w:rStyle w:val="affc"/>
          <w:rFonts w:hint="cs"/>
          <w:rtl/>
        </w:rPr>
        <w:t>מ</w:t>
      </w:r>
      <w:r w:rsidR="0089324E" w:rsidRPr="00834401">
        <w:rPr>
          <w:rStyle w:val="affc"/>
          <w:rFonts w:hint="cs"/>
          <w:rtl/>
        </w:rPr>
        <w:t>יטטרון</w:t>
      </w:r>
      <w:r w:rsidR="0089324E" w:rsidRPr="006F178A">
        <w:rPr>
          <w:rtl/>
        </w:rPr>
        <w:t xml:space="preserve"> </w:t>
      </w:r>
      <w:r w:rsidR="00834401">
        <w:rPr>
          <w:rFonts w:hint="cs"/>
          <w:rtl/>
        </w:rPr>
        <w:t>שנית</w:t>
      </w:r>
      <w:r w:rsidR="00360C75">
        <w:rPr>
          <w:rFonts w:hint="cs"/>
          <w:rtl/>
        </w:rPr>
        <w:t>ן</w:t>
      </w:r>
      <w:r w:rsidR="00834401">
        <w:rPr>
          <w:rFonts w:hint="cs"/>
          <w:rtl/>
        </w:rPr>
        <w:t xml:space="preserve"> לו רשות </w:t>
      </w:r>
      <w:r w:rsidR="00360C75" w:rsidRPr="005E6BC8">
        <w:rPr>
          <w:rFonts w:cs="PFT_Frank" w:hint="eastAsia"/>
          <w:b/>
          <w:bCs/>
          <w:szCs w:val="14"/>
          <w:rtl/>
        </w:rPr>
        <w:t>לשבת</w:t>
      </w:r>
      <w:r w:rsidR="00360C75">
        <w:rPr>
          <w:rFonts w:hint="cs"/>
          <w:rtl/>
        </w:rPr>
        <w:t xml:space="preserve"> </w:t>
      </w:r>
      <w:r w:rsidR="00834401">
        <w:rPr>
          <w:rFonts w:hint="cs"/>
          <w:rtl/>
        </w:rPr>
        <w:t>לכתוב זכויות ישראל,</w:t>
      </w:r>
    </w:p>
    <w:p w14:paraId="699A6516" w14:textId="3627AB45" w:rsidR="00731582" w:rsidRDefault="00360C75" w:rsidP="0010357F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ותמה</w:t>
      </w:r>
      <w:r w:rsidR="00731582">
        <w:rPr>
          <w:rtl/>
        </w:rPr>
        <w:t>:</w:t>
      </w:r>
    </w:p>
    <w:p w14:paraId="719B4479" w14:textId="04D13993" w:rsidR="00834401" w:rsidRDefault="00360C75" w:rsidP="00A07C53">
      <w:pPr>
        <w:rPr>
          <w:rtl/>
        </w:rPr>
      </w:pPr>
      <w:r>
        <w:rPr>
          <w:rFonts w:hint="cs"/>
          <w:rtl/>
        </w:rPr>
        <w:t>ד</w:t>
      </w:r>
      <w:r w:rsidR="00834401">
        <w:rPr>
          <w:rFonts w:hint="cs"/>
          <w:rtl/>
        </w:rPr>
        <w:t xml:space="preserve">למעלה אין </w:t>
      </w:r>
      <w:r w:rsidR="00834401" w:rsidRPr="005E6BC8">
        <w:rPr>
          <w:rFonts w:cs="PFT_Frank" w:hint="eastAsia"/>
          <w:b/>
          <w:bCs/>
          <w:szCs w:val="14"/>
          <w:rtl/>
        </w:rPr>
        <w:t>ישיבה</w:t>
      </w:r>
      <w:r w:rsidR="00834401">
        <w:rPr>
          <w:rFonts w:hint="cs"/>
          <w:rtl/>
        </w:rPr>
        <w:t xml:space="preserve"> </w:t>
      </w:r>
      <w:r w:rsidR="00834401" w:rsidRPr="001D6ABF">
        <w:rPr>
          <w:rStyle w:val="affe"/>
          <w:rFonts w:hint="eastAsia"/>
          <w:rtl/>
        </w:rPr>
        <w:t>תחרות</w:t>
      </w:r>
      <w:r w:rsidR="00834401" w:rsidRPr="001D6ABF">
        <w:rPr>
          <w:rStyle w:val="affe"/>
          <w:rtl/>
        </w:rPr>
        <w:t xml:space="preserve"> עורף ועי</w:t>
      </w:r>
      <w:r>
        <w:rPr>
          <w:rStyle w:val="affe"/>
          <w:rFonts w:hint="cs"/>
          <w:rtl/>
        </w:rPr>
        <w:t>יפות</w:t>
      </w:r>
      <w:r w:rsidR="00834401" w:rsidRPr="001D6ABF">
        <w:rPr>
          <w:rStyle w:val="affe"/>
          <w:rtl/>
        </w:rPr>
        <w:t>,</w:t>
      </w:r>
      <w:r w:rsidR="00834401">
        <w:rPr>
          <w:rFonts w:hint="cs"/>
          <w:rtl/>
        </w:rPr>
        <w:t xml:space="preserve"> ח''ו ב' רשויות</w:t>
      </w:r>
      <w:r>
        <w:rPr>
          <w:rFonts w:hint="cs"/>
          <w:rtl/>
        </w:rPr>
        <w:t>?</w:t>
      </w:r>
    </w:p>
    <w:p w14:paraId="55278DE1" w14:textId="7A653212" w:rsidR="00360C75" w:rsidRDefault="00360C75" w:rsidP="00A07C53">
      <w:pPr>
        <w:rPr>
          <w:rtl/>
        </w:rPr>
      </w:pPr>
      <w:r w:rsidRPr="001D6ABF">
        <w:rPr>
          <w:rStyle w:val="affc"/>
          <w:rFonts w:hint="eastAsia"/>
          <w:rtl/>
        </w:rPr>
        <w:t>והיכוהו</w:t>
      </w:r>
      <w:r>
        <w:rPr>
          <w:rFonts w:hint="cs"/>
          <w:rtl/>
        </w:rPr>
        <w:t xml:space="preserve"> </w:t>
      </w:r>
      <w:r w:rsidR="0089324E" w:rsidRPr="00834401">
        <w:rPr>
          <w:rStyle w:val="affc"/>
          <w:rFonts w:hint="cs"/>
          <w:rtl/>
        </w:rPr>
        <w:t>למיטטרון</w:t>
      </w:r>
      <w:r w:rsidR="0089324E" w:rsidRPr="006F178A">
        <w:rPr>
          <w:rtl/>
        </w:rPr>
        <w:t xml:space="preserve"> </w:t>
      </w:r>
      <w:r w:rsidR="00834401">
        <w:rPr>
          <w:rFonts w:hint="cs"/>
          <w:rtl/>
        </w:rPr>
        <w:t xml:space="preserve">ס' מלקות אש, שלא קם </w:t>
      </w:r>
      <w:r>
        <w:rPr>
          <w:rFonts w:hint="cs"/>
          <w:rtl/>
        </w:rPr>
        <w:t>כש</w:t>
      </w:r>
      <w:r w:rsidR="00834401">
        <w:rPr>
          <w:rFonts w:hint="cs"/>
          <w:rtl/>
        </w:rPr>
        <w:t xml:space="preserve">אחר </w:t>
      </w:r>
      <w:r>
        <w:rPr>
          <w:rFonts w:hint="cs"/>
          <w:rtl/>
        </w:rPr>
        <w:t>ראהו,</w:t>
      </w:r>
    </w:p>
    <w:p w14:paraId="1AF2F148" w14:textId="24E050D6" w:rsidR="00731582" w:rsidRDefault="0089324E" w:rsidP="0010357F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יצתה</w:t>
      </w:r>
      <w:r w:rsidRPr="0087008C">
        <w:rPr>
          <w:rtl/>
        </w:rPr>
        <w:t xml:space="preserve"> </w:t>
      </w:r>
      <w:r w:rsidRPr="0087008C">
        <w:rPr>
          <w:rFonts w:hint="cs"/>
          <w:rtl/>
        </w:rPr>
        <w:t>ב</w:t>
      </w:r>
      <w:r w:rsidR="00360C75" w:rsidRPr="0087008C">
        <w:rPr>
          <w:rFonts w:hint="cs"/>
          <w:rtl/>
        </w:rPr>
        <w:t>"</w:t>
      </w:r>
      <w:r w:rsidRPr="0087008C">
        <w:rPr>
          <w:rFonts w:hint="cs"/>
          <w:rtl/>
        </w:rPr>
        <w:t>ק</w:t>
      </w:r>
      <w:r w:rsidR="00731582">
        <w:rPr>
          <w:rFonts w:hint="cs"/>
          <w:rtl/>
        </w:rPr>
        <w:t>:</w:t>
      </w:r>
    </w:p>
    <w:p w14:paraId="43C02D38" w14:textId="6324EF08" w:rsidR="00834401" w:rsidRDefault="00360C75" w:rsidP="007B69F0">
      <w:pPr>
        <w:spacing w:after="60"/>
        <w:rPr>
          <w:rtl/>
        </w:rPr>
      </w:pPr>
      <w:r>
        <w:rPr>
          <w:rStyle w:val="af4"/>
          <w:rFonts w:hint="cs"/>
          <w:rtl/>
        </w:rPr>
        <w:t>'</w:t>
      </w:r>
      <w:r w:rsidR="0089324E" w:rsidRPr="0031267C">
        <w:rPr>
          <w:rStyle w:val="af4"/>
          <w:rFonts w:hint="cs"/>
          <w:rtl/>
        </w:rPr>
        <w:t>שובו</w:t>
      </w:r>
      <w:r w:rsidR="0089324E" w:rsidRPr="0031267C">
        <w:rPr>
          <w:rStyle w:val="af4"/>
          <w:rtl/>
        </w:rPr>
        <w:t xml:space="preserve"> </w:t>
      </w:r>
      <w:r w:rsidR="0089324E" w:rsidRPr="0031267C">
        <w:rPr>
          <w:rStyle w:val="af4"/>
          <w:rFonts w:hint="cs"/>
          <w:rtl/>
        </w:rPr>
        <w:t>בנים</w:t>
      </w:r>
      <w:r w:rsidR="0089324E" w:rsidRPr="0031267C">
        <w:rPr>
          <w:rStyle w:val="af4"/>
          <w:rtl/>
        </w:rPr>
        <w:t xml:space="preserve"> </w:t>
      </w:r>
      <w:r w:rsidR="0089324E" w:rsidRPr="0031267C">
        <w:rPr>
          <w:rStyle w:val="af4"/>
          <w:rFonts w:hint="cs"/>
          <w:rtl/>
        </w:rPr>
        <w:t>שובבים</w:t>
      </w:r>
      <w:r>
        <w:rPr>
          <w:rStyle w:val="af4"/>
          <w:rFonts w:hint="cs"/>
          <w:rtl/>
        </w:rPr>
        <w:t>'</w:t>
      </w:r>
      <w:r w:rsidR="0089324E" w:rsidRPr="0031267C">
        <w:rPr>
          <w:rStyle w:val="af4"/>
          <w:rtl/>
        </w:rPr>
        <w:t xml:space="preserve"> </w:t>
      </w:r>
      <w:r w:rsidR="0089324E" w:rsidRPr="006F178A">
        <w:rPr>
          <w:rtl/>
        </w:rPr>
        <w:t xml:space="preserve">- </w:t>
      </w:r>
      <w:r w:rsidR="0089324E" w:rsidRPr="006F178A">
        <w:rPr>
          <w:rFonts w:hint="cs"/>
          <w:rtl/>
        </w:rPr>
        <w:t>חוץ</w:t>
      </w:r>
      <w:r w:rsidR="0089324E" w:rsidRPr="006F178A">
        <w:rPr>
          <w:rtl/>
        </w:rPr>
        <w:t xml:space="preserve"> </w:t>
      </w:r>
      <w:r w:rsidR="0089324E" w:rsidRPr="006F178A">
        <w:rPr>
          <w:rFonts w:hint="cs"/>
          <w:rtl/>
        </w:rPr>
        <w:t>מאחר</w:t>
      </w:r>
      <w:r w:rsidR="00635F45">
        <w:rPr>
          <w:rFonts w:hint="cs"/>
          <w:rtl/>
        </w:rPr>
        <w:t xml:space="preserve"> שהכיר</w:t>
      </w:r>
      <w:r w:rsidR="003E5B4B">
        <w:rPr>
          <w:rFonts w:hint="cs"/>
          <w:rtl/>
        </w:rPr>
        <w:t>ני</w:t>
      </w:r>
      <w:r w:rsidR="00635F45">
        <w:rPr>
          <w:rFonts w:hint="cs"/>
          <w:rtl/>
        </w:rPr>
        <w:t xml:space="preserve"> ומרד</w:t>
      </w:r>
      <w:r w:rsidR="00557887">
        <w:rPr>
          <w:rFonts w:hint="cs"/>
          <w:rtl/>
        </w:rPr>
        <w:t>.</w:t>
      </w:r>
    </w:p>
    <w:p w14:paraId="44940741" w14:textId="61607903" w:rsidR="00731582" w:rsidRDefault="0089324E" w:rsidP="0010357F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אמר</w:t>
      </w:r>
      <w:r w:rsidR="00635F45" w:rsidRPr="0087008C">
        <w:rPr>
          <w:rFonts w:hint="cs"/>
          <w:rtl/>
        </w:rPr>
        <w:t xml:space="preserve"> אחר</w:t>
      </w:r>
      <w:r w:rsidR="00731582">
        <w:rPr>
          <w:rtl/>
        </w:rPr>
        <w:t>:</w:t>
      </w:r>
    </w:p>
    <w:p w14:paraId="430AECDD" w14:textId="77777777" w:rsidR="00C0473D" w:rsidRDefault="00834401" w:rsidP="00F47B68">
      <w:pPr>
        <w:rPr>
          <w:rtl/>
        </w:rPr>
      </w:pPr>
      <w:r>
        <w:rPr>
          <w:rFonts w:hint="cs"/>
          <w:rtl/>
        </w:rPr>
        <w:t xml:space="preserve">הואיל ונטרדתי מעוה''ב, אהנה </w:t>
      </w:r>
      <w:r w:rsidR="00635F45">
        <w:rPr>
          <w:rFonts w:hint="cs"/>
          <w:rtl/>
        </w:rPr>
        <w:t>מ</w:t>
      </w:r>
      <w:r>
        <w:rPr>
          <w:rFonts w:hint="cs"/>
          <w:rtl/>
        </w:rPr>
        <w:t>עוה''ז,</w:t>
      </w:r>
      <w:r w:rsidR="00F47B68">
        <w:rPr>
          <w:rFonts w:hint="cs"/>
          <w:rtl/>
        </w:rPr>
        <w:t xml:space="preserve"> </w:t>
      </w:r>
      <w:r>
        <w:rPr>
          <w:rFonts w:hint="cs"/>
          <w:rtl/>
        </w:rPr>
        <w:t xml:space="preserve">מצא זונה </w:t>
      </w:r>
      <w:r w:rsidR="00635F45">
        <w:rPr>
          <w:rFonts w:hint="cs"/>
          <w:rtl/>
        </w:rPr>
        <w:t>ו</w:t>
      </w:r>
      <w:r>
        <w:rPr>
          <w:rFonts w:hint="cs"/>
          <w:rtl/>
        </w:rPr>
        <w:t>תבעה,</w:t>
      </w:r>
    </w:p>
    <w:p w14:paraId="28D03E0C" w14:textId="43F5AD6C" w:rsidR="00F47B68" w:rsidRPr="00F47B68" w:rsidRDefault="00834401" w:rsidP="00F47B68">
      <w:pPr>
        <w:pStyle w:val="36"/>
        <w:framePr w:wrap="notBeside"/>
        <w:rPr>
          <w:rtl/>
        </w:rPr>
      </w:pPr>
      <w:r w:rsidRPr="00F47B68">
        <w:rPr>
          <w:rFonts w:hint="cs"/>
          <w:rtl/>
        </w:rPr>
        <w:t>א''ל</w:t>
      </w:r>
    </w:p>
    <w:p w14:paraId="1510A50D" w14:textId="77777777" w:rsidR="00C0473D" w:rsidRDefault="00635F45" w:rsidP="00F47B68">
      <w:pPr>
        <w:rPr>
          <w:rStyle w:val="affc"/>
          <w:rtl/>
        </w:rPr>
      </w:pPr>
      <w:r>
        <w:rPr>
          <w:rFonts w:hint="cs"/>
          <w:rtl/>
        </w:rPr>
        <w:t>אינך</w:t>
      </w:r>
      <w:r w:rsidR="00834401">
        <w:rPr>
          <w:rFonts w:hint="cs"/>
          <w:rtl/>
        </w:rPr>
        <w:t xml:space="preserve"> </w:t>
      </w:r>
      <w:r w:rsidR="00834401" w:rsidRPr="00834401">
        <w:rPr>
          <w:rStyle w:val="affc"/>
          <w:rFonts w:hint="cs"/>
          <w:rtl/>
        </w:rPr>
        <w:t>אלישע בן אבויה</w:t>
      </w:r>
      <w:r>
        <w:rPr>
          <w:rStyle w:val="affc"/>
          <w:rFonts w:hint="cs"/>
          <w:rtl/>
        </w:rPr>
        <w:t>?</w:t>
      </w:r>
      <w:r w:rsidR="00F47B68">
        <w:rPr>
          <w:rFonts w:hint="cs"/>
          <w:rtl/>
        </w:rPr>
        <w:t xml:space="preserve"> </w:t>
      </w:r>
      <w:r w:rsidR="00834401">
        <w:rPr>
          <w:rFonts w:hint="cs"/>
          <w:rtl/>
        </w:rPr>
        <w:t>עקר צנון מערוגה בשבת</w:t>
      </w:r>
      <w:r>
        <w:rPr>
          <w:rFonts w:hint="cs"/>
          <w:rtl/>
        </w:rPr>
        <w:t xml:space="preserve"> ונתן לה</w:t>
      </w:r>
      <w:r w:rsidR="00834401">
        <w:rPr>
          <w:rFonts w:hint="cs"/>
          <w:rtl/>
        </w:rPr>
        <w:t>,</w:t>
      </w:r>
      <w:r w:rsidR="00F47B68">
        <w:rPr>
          <w:rFonts w:hint="cs"/>
          <w:rtl/>
        </w:rPr>
        <w:t xml:space="preserve"> </w:t>
      </w:r>
      <w:r w:rsidR="00834401" w:rsidRPr="00F47B68">
        <w:rPr>
          <w:rStyle w:val="affc"/>
          <w:rFonts w:hint="cs"/>
          <w:rtl/>
        </w:rPr>
        <w:t>אמרה</w:t>
      </w:r>
      <w:r w:rsidR="00834401" w:rsidRPr="00F47B68">
        <w:rPr>
          <w:rFonts w:hint="cs"/>
          <w:rtl/>
        </w:rPr>
        <w:t xml:space="preserve"> </w:t>
      </w:r>
      <w:r w:rsidR="00834401">
        <w:rPr>
          <w:rFonts w:hint="cs"/>
          <w:rtl/>
        </w:rPr>
        <w:t>א</w:t>
      </w:r>
      <w:r w:rsidR="00471F77">
        <w:rPr>
          <w:rFonts w:hint="cs"/>
          <w:rtl/>
        </w:rPr>
        <w:t>ַ</w:t>
      </w:r>
      <w:r w:rsidR="00834401">
        <w:rPr>
          <w:rFonts w:hint="cs"/>
          <w:rtl/>
        </w:rPr>
        <w:t>ח</w:t>
      </w:r>
      <w:r w:rsidR="00471F77">
        <w:rPr>
          <w:rFonts w:hint="cs"/>
          <w:rtl/>
        </w:rPr>
        <w:t>ֵ</w:t>
      </w:r>
      <w:r w:rsidR="00834401">
        <w:rPr>
          <w:rFonts w:hint="cs"/>
          <w:rtl/>
        </w:rPr>
        <w:t>ר הוא</w:t>
      </w:r>
      <w:r w:rsidR="00471F77">
        <w:rPr>
          <w:rFonts w:hint="cs"/>
          <w:rtl/>
        </w:rPr>
        <w:t>'</w:t>
      </w:r>
      <w:r>
        <w:rPr>
          <w:rFonts w:hint="cs"/>
          <w:rtl/>
        </w:rPr>
        <w:t>.</w:t>
      </w:r>
    </w:p>
    <w:p w14:paraId="270A8ED9" w14:textId="152DB1F4" w:rsidR="00731582" w:rsidRDefault="00AF246C" w:rsidP="0010357F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 xml:space="preserve">א. </w:t>
      </w:r>
      <w:r w:rsidR="0089324E" w:rsidRPr="0087008C">
        <w:rPr>
          <w:rFonts w:hint="eastAsia"/>
          <w:rtl/>
        </w:rPr>
        <w:t>ר</w:t>
      </w:r>
      <w:r w:rsidR="0089324E" w:rsidRPr="0087008C">
        <w:rPr>
          <w:rtl/>
        </w:rPr>
        <w:t>"</w:t>
      </w:r>
      <w:r w:rsidR="0089324E" w:rsidRPr="0087008C">
        <w:rPr>
          <w:rFonts w:hint="eastAsia"/>
          <w:rtl/>
        </w:rPr>
        <w:t>מ</w:t>
      </w:r>
      <w:r w:rsidR="0089324E" w:rsidRPr="0087008C">
        <w:rPr>
          <w:rFonts w:hint="cs"/>
          <w:rtl/>
        </w:rPr>
        <w:t xml:space="preserve"> </w:t>
      </w:r>
      <w:r w:rsidRPr="0087008C">
        <w:rPr>
          <w:rFonts w:hint="cs"/>
          <w:rtl/>
        </w:rPr>
        <w:t>לאחר</w:t>
      </w:r>
      <w:r w:rsidR="00731582">
        <w:rPr>
          <w:rFonts w:hint="cs"/>
          <w:rtl/>
        </w:rPr>
        <w:t>:</w:t>
      </w:r>
    </w:p>
    <w:p w14:paraId="4D6E9C1E" w14:textId="7DE721D9" w:rsidR="0089324E" w:rsidRPr="0031267C" w:rsidRDefault="0089324E" w:rsidP="007B69F0">
      <w:pPr>
        <w:pStyle w:val="af3"/>
        <w:rPr>
          <w:rStyle w:val="af4"/>
          <w:rtl/>
        </w:rPr>
      </w:pPr>
      <w:r w:rsidRPr="0031267C">
        <w:rPr>
          <w:rStyle w:val="af4"/>
          <w:rFonts w:hint="cs"/>
          <w:rtl/>
        </w:rPr>
        <w:t>'זה</w:t>
      </w:r>
      <w:r w:rsidRPr="0031267C">
        <w:rPr>
          <w:rStyle w:val="af4"/>
          <w:rtl/>
        </w:rPr>
        <w:t xml:space="preserve"> </w:t>
      </w:r>
      <w:r w:rsidRPr="0031267C">
        <w:rPr>
          <w:rStyle w:val="af4"/>
          <w:rFonts w:hint="cs"/>
          <w:rtl/>
        </w:rPr>
        <w:t>לע</w:t>
      </w:r>
      <w:r w:rsidR="00AF246C">
        <w:rPr>
          <w:rStyle w:val="af4"/>
          <w:rFonts w:hint="cs"/>
          <w:rtl/>
        </w:rPr>
        <w:t>ו</w:t>
      </w:r>
      <w:r w:rsidRPr="0031267C">
        <w:rPr>
          <w:rStyle w:val="af4"/>
          <w:rFonts w:hint="cs"/>
          <w:rtl/>
        </w:rPr>
        <w:t>מת</w:t>
      </w:r>
      <w:r w:rsidRPr="0031267C">
        <w:rPr>
          <w:rStyle w:val="af4"/>
          <w:rtl/>
        </w:rPr>
        <w:t xml:space="preserve"> </w:t>
      </w:r>
      <w:r w:rsidRPr="0031267C">
        <w:rPr>
          <w:rStyle w:val="af4"/>
          <w:rFonts w:hint="cs"/>
          <w:rtl/>
        </w:rPr>
        <w:t>זה</w:t>
      </w:r>
      <w:r w:rsidRPr="0031267C">
        <w:rPr>
          <w:rStyle w:val="af4"/>
          <w:rtl/>
        </w:rPr>
        <w:t xml:space="preserve"> </w:t>
      </w:r>
      <w:r w:rsidRPr="0031267C">
        <w:rPr>
          <w:rStyle w:val="af4"/>
          <w:rFonts w:hint="cs"/>
          <w:rtl/>
        </w:rPr>
        <w:t>עשה</w:t>
      </w:r>
      <w:r w:rsidRPr="0031267C">
        <w:rPr>
          <w:rStyle w:val="af4"/>
          <w:rtl/>
        </w:rPr>
        <w:t xml:space="preserve"> </w:t>
      </w:r>
      <w:r w:rsidRPr="0031267C">
        <w:rPr>
          <w:rStyle w:val="af4"/>
          <w:rFonts w:hint="cs"/>
          <w:rtl/>
        </w:rPr>
        <w:t>הא</w:t>
      </w:r>
      <w:r w:rsidR="00605CF3">
        <w:rPr>
          <w:rStyle w:val="af4"/>
          <w:rFonts w:hint="cs"/>
          <w:rtl/>
        </w:rPr>
        <w:t>-</w:t>
      </w:r>
      <w:r w:rsidRPr="0031267C">
        <w:rPr>
          <w:rStyle w:val="af4"/>
          <w:rFonts w:hint="cs"/>
          <w:rtl/>
        </w:rPr>
        <w:t>להים'</w:t>
      </w:r>
      <w:r w:rsidR="00605CF3">
        <w:rPr>
          <w:rStyle w:val="af4"/>
          <w:rFonts w:hint="cs"/>
          <w:rtl/>
        </w:rPr>
        <w:t xml:space="preserve"> </w:t>
      </w:r>
      <w:r w:rsidR="00605CF3" w:rsidRPr="001D6ABF">
        <w:rPr>
          <w:rtl/>
        </w:rPr>
        <w:t>-</w:t>
      </w:r>
    </w:p>
    <w:p w14:paraId="27680424" w14:textId="61A9AF82" w:rsidR="0089324E" w:rsidRPr="006F178A" w:rsidRDefault="0089324E" w:rsidP="00A07C53">
      <w:pPr>
        <w:rPr>
          <w:rtl/>
        </w:rPr>
      </w:pPr>
      <w:r w:rsidRPr="006F178A">
        <w:rPr>
          <w:rFonts w:hint="cs"/>
          <w:rtl/>
        </w:rPr>
        <w:t>שברא</w:t>
      </w:r>
      <w:r w:rsidRPr="006F178A">
        <w:rPr>
          <w:rtl/>
        </w:rPr>
        <w:t xml:space="preserve"> </w:t>
      </w:r>
      <w:r w:rsidRPr="005E6BC8">
        <w:rPr>
          <w:rFonts w:cs="PFT_Frank" w:hint="eastAsia"/>
          <w:b/>
          <w:bCs/>
          <w:szCs w:val="14"/>
          <w:rtl/>
        </w:rPr>
        <w:t>הרים</w:t>
      </w:r>
      <w:r w:rsidR="00605CF3">
        <w:rPr>
          <w:rFonts w:hint="cs"/>
          <w:rtl/>
        </w:rPr>
        <w:t xml:space="preserve"> וכנגדם</w:t>
      </w:r>
      <w:r w:rsidRPr="006F178A">
        <w:rPr>
          <w:rtl/>
        </w:rPr>
        <w:t xml:space="preserve"> </w:t>
      </w:r>
      <w:r w:rsidRPr="005E6BC8">
        <w:rPr>
          <w:rFonts w:cs="PFT_Frank" w:hint="eastAsia"/>
          <w:b/>
          <w:bCs/>
          <w:szCs w:val="14"/>
          <w:rtl/>
        </w:rPr>
        <w:t>גבעות</w:t>
      </w:r>
      <w:r w:rsidRPr="006F178A">
        <w:rPr>
          <w:rtl/>
        </w:rPr>
        <w:t xml:space="preserve">, </w:t>
      </w:r>
      <w:r w:rsidR="00605CF3" w:rsidRPr="005E6BC8">
        <w:rPr>
          <w:rFonts w:cs="PFT_Frank"/>
          <w:b/>
          <w:bCs/>
          <w:szCs w:val="14"/>
          <w:rtl/>
        </w:rPr>
        <w:tab/>
      </w:r>
      <w:r w:rsidRPr="005E6BC8">
        <w:rPr>
          <w:rFonts w:cs="PFT_Frank" w:hint="eastAsia"/>
          <w:b/>
          <w:bCs/>
          <w:szCs w:val="14"/>
          <w:rtl/>
        </w:rPr>
        <w:t>ימים</w:t>
      </w:r>
      <w:r w:rsidR="00605CF3">
        <w:rPr>
          <w:rFonts w:hint="cs"/>
          <w:rtl/>
        </w:rPr>
        <w:t xml:space="preserve"> וכנגדם</w:t>
      </w:r>
      <w:r w:rsidRPr="006F178A">
        <w:rPr>
          <w:rtl/>
        </w:rPr>
        <w:t xml:space="preserve"> </w:t>
      </w:r>
      <w:r w:rsidRPr="005E6BC8">
        <w:rPr>
          <w:rFonts w:cs="PFT_Frank" w:hint="eastAsia"/>
          <w:b/>
          <w:bCs/>
          <w:szCs w:val="14"/>
          <w:rtl/>
        </w:rPr>
        <w:t>נהרות</w:t>
      </w:r>
      <w:r w:rsidRPr="006F178A">
        <w:rPr>
          <w:rtl/>
        </w:rPr>
        <w:t>.</w:t>
      </w:r>
    </w:p>
    <w:p w14:paraId="19DAC5FD" w14:textId="32481C25" w:rsidR="00731582" w:rsidRDefault="0089324E" w:rsidP="0010357F">
      <w:pPr>
        <w:pStyle w:val="36"/>
        <w:framePr w:wrap="notBeside"/>
        <w:rPr>
          <w:rtl/>
        </w:rPr>
      </w:pPr>
      <w:r w:rsidRPr="0087008C">
        <w:rPr>
          <w:rFonts w:hint="eastAsia"/>
          <w:rtl/>
        </w:rPr>
        <w:t>א</w:t>
      </w:r>
      <w:r w:rsidR="00605CF3" w:rsidRPr="0087008C">
        <w:rPr>
          <w:rFonts w:hint="cs"/>
          <w:rtl/>
        </w:rPr>
        <w:t>חר</w:t>
      </w:r>
      <w:r w:rsidRPr="0087008C">
        <w:rPr>
          <w:rtl/>
        </w:rPr>
        <w:t xml:space="preserve"> </w:t>
      </w:r>
      <w:r w:rsidR="00605CF3" w:rsidRPr="0087008C">
        <w:rPr>
          <w:rFonts w:hint="cs"/>
          <w:rtl/>
        </w:rPr>
        <w:t>מ</w:t>
      </w:r>
      <w:r w:rsidRPr="0087008C">
        <w:rPr>
          <w:rFonts w:hint="eastAsia"/>
          <w:rtl/>
        </w:rPr>
        <w:t>ר</w:t>
      </w:r>
      <w:r w:rsidRPr="0087008C">
        <w:rPr>
          <w:rtl/>
        </w:rPr>
        <w:t>"</w:t>
      </w:r>
      <w:r w:rsidRPr="0087008C">
        <w:rPr>
          <w:rFonts w:hint="eastAsia"/>
          <w:rtl/>
        </w:rPr>
        <w:t>ע</w:t>
      </w:r>
      <w:r w:rsidR="00731582">
        <w:rPr>
          <w:rFonts w:hint="cs"/>
          <w:rtl/>
        </w:rPr>
        <w:t>:</w:t>
      </w:r>
    </w:p>
    <w:p w14:paraId="596F7BF0" w14:textId="5B16EEFA" w:rsidR="00EB72E6" w:rsidRDefault="0007769D" w:rsidP="00F47B68">
      <w:pPr>
        <w:rPr>
          <w:rtl/>
        </w:rPr>
      </w:pPr>
      <w:r w:rsidRPr="001D6ABF">
        <w:rPr>
          <w:rStyle w:val="affe"/>
          <w:rFonts w:hint="eastAsia"/>
          <w:rtl/>
        </w:rPr>
        <w:t>לכל</w:t>
      </w:r>
      <w:r w:rsidRPr="001D6ABF">
        <w:rPr>
          <w:rStyle w:val="affe"/>
          <w:rtl/>
        </w:rPr>
        <w:t xml:space="preserve"> </w:t>
      </w:r>
      <w:r w:rsidRPr="001D6ABF">
        <w:rPr>
          <w:rStyle w:val="affe"/>
          <w:rFonts w:hint="eastAsia"/>
          <w:rtl/>
        </w:rPr>
        <w:t>א</w:t>
      </w:r>
      <w:r>
        <w:rPr>
          <w:rStyle w:val="affe"/>
          <w:rFonts w:hint="cs"/>
          <w:rtl/>
        </w:rPr>
        <w:t>'</w:t>
      </w:r>
      <w:r w:rsidR="00EB72E6" w:rsidRPr="001D6ABF">
        <w:rPr>
          <w:rStyle w:val="affe"/>
          <w:rtl/>
        </w:rPr>
        <w:t xml:space="preserve"> </w:t>
      </w:r>
      <w:r w:rsidR="00EB72E6" w:rsidRPr="001D6ABF">
        <w:rPr>
          <w:rStyle w:val="affe"/>
          <w:rFonts w:hint="eastAsia"/>
          <w:rtl/>
        </w:rPr>
        <w:t>אפשרות</w:t>
      </w:r>
      <w:r w:rsidR="00EB72E6" w:rsidRPr="001D6ABF">
        <w:rPr>
          <w:rStyle w:val="affe"/>
          <w:rtl/>
        </w:rPr>
        <w:t xml:space="preserve"> </w:t>
      </w:r>
      <w:r w:rsidR="00EB72E6" w:rsidRPr="005E6BC8">
        <w:rPr>
          <w:rFonts w:cs="PFT_Frank" w:hint="eastAsia"/>
          <w:b/>
          <w:bCs/>
          <w:szCs w:val="14"/>
          <w:rtl/>
        </w:rPr>
        <w:t>צדיקים</w:t>
      </w:r>
      <w:r w:rsidR="00EB72E6">
        <w:rPr>
          <w:rFonts w:hint="cs"/>
          <w:rtl/>
        </w:rPr>
        <w:t xml:space="preserve"> </w:t>
      </w:r>
      <w:r w:rsidR="00EB72E6" w:rsidRPr="005E6BC8">
        <w:rPr>
          <w:rFonts w:cs="PFT_Frank" w:hint="eastAsia"/>
          <w:b/>
          <w:bCs/>
          <w:szCs w:val="14"/>
          <w:rtl/>
        </w:rPr>
        <w:t>וג</w:t>
      </w:r>
      <w:r w:rsidR="00EB72E6" w:rsidRPr="005E6BC8">
        <w:rPr>
          <w:rFonts w:cs="PFT_Frank"/>
          <w:b/>
          <w:bCs/>
          <w:szCs w:val="14"/>
          <w:rtl/>
        </w:rPr>
        <w:t>"ע</w:t>
      </w:r>
      <w:r w:rsidR="00EB72E6">
        <w:rPr>
          <w:rFonts w:hint="cs"/>
          <w:rtl/>
        </w:rPr>
        <w:t>, וכנגד</w:t>
      </w:r>
      <w:r>
        <w:rPr>
          <w:rFonts w:hint="cs"/>
          <w:rtl/>
        </w:rPr>
        <w:t>ו</w:t>
      </w:r>
      <w:r w:rsidR="00EB72E6">
        <w:rPr>
          <w:rFonts w:hint="cs"/>
          <w:rtl/>
        </w:rPr>
        <w:t xml:space="preserve"> </w:t>
      </w:r>
      <w:r w:rsidR="00EB72E6" w:rsidRPr="005E6BC8">
        <w:rPr>
          <w:rFonts w:cs="PFT_Frank" w:hint="eastAsia"/>
          <w:b/>
          <w:bCs/>
          <w:szCs w:val="14"/>
          <w:rtl/>
        </w:rPr>
        <w:t>רשעים</w:t>
      </w:r>
      <w:r w:rsidR="00EB72E6">
        <w:rPr>
          <w:rFonts w:hint="cs"/>
          <w:rtl/>
        </w:rPr>
        <w:t xml:space="preserve"> </w:t>
      </w:r>
      <w:r w:rsidR="00EB72E6" w:rsidRPr="005E6BC8">
        <w:rPr>
          <w:rFonts w:cs="PFT_Frank" w:hint="eastAsia"/>
          <w:b/>
          <w:bCs/>
          <w:szCs w:val="14"/>
          <w:rtl/>
        </w:rPr>
        <w:t>וגיהנם</w:t>
      </w:r>
      <w:r w:rsidR="00EB72E6">
        <w:rPr>
          <w:rFonts w:hint="cs"/>
          <w:rtl/>
        </w:rPr>
        <w:t>,</w:t>
      </w:r>
    </w:p>
    <w:p w14:paraId="5C73995D" w14:textId="5E6725A2" w:rsidR="0089324E" w:rsidRPr="00392931" w:rsidRDefault="0089324E" w:rsidP="007B69F0">
      <w:pPr>
        <w:spacing w:after="60"/>
        <w:rPr>
          <w:rtl/>
        </w:rPr>
      </w:pPr>
      <w:r w:rsidRPr="009C1970">
        <w:rPr>
          <w:rFonts w:hint="cs"/>
          <w:rtl/>
        </w:rPr>
        <w:t>זכה</w:t>
      </w:r>
      <w:r w:rsidRPr="009C1970">
        <w:rPr>
          <w:rtl/>
        </w:rPr>
        <w:t xml:space="preserve"> </w:t>
      </w:r>
      <w:r w:rsidRPr="009C1970">
        <w:rPr>
          <w:rFonts w:hint="cs"/>
          <w:rtl/>
        </w:rPr>
        <w:t>צדיק</w:t>
      </w:r>
      <w:r w:rsidRPr="00392931">
        <w:rPr>
          <w:rtl/>
        </w:rPr>
        <w:t xml:space="preserve"> </w:t>
      </w:r>
      <w:r w:rsidR="0007769D">
        <w:rPr>
          <w:rFonts w:hint="cs"/>
          <w:rtl/>
        </w:rPr>
        <w:t xml:space="preserve">- </w:t>
      </w:r>
      <w:r w:rsidRPr="00392931">
        <w:rPr>
          <w:rFonts w:hint="eastAsia"/>
          <w:rtl/>
        </w:rPr>
        <w:t>נטל</w:t>
      </w:r>
      <w:r w:rsidRPr="00392931">
        <w:rPr>
          <w:rtl/>
        </w:rPr>
        <w:t xml:space="preserve"> </w:t>
      </w:r>
      <w:r w:rsidRPr="00392931">
        <w:rPr>
          <w:rFonts w:hint="eastAsia"/>
          <w:rtl/>
        </w:rPr>
        <w:t>חלקו</w:t>
      </w:r>
      <w:r w:rsidRPr="00392931">
        <w:rPr>
          <w:rtl/>
        </w:rPr>
        <w:t xml:space="preserve"> </w:t>
      </w:r>
      <w:r w:rsidRPr="005E6BC8">
        <w:rPr>
          <w:rFonts w:cs="PFT_Frank" w:hint="eastAsia"/>
          <w:b/>
          <w:bCs/>
          <w:szCs w:val="14"/>
          <w:rtl/>
        </w:rPr>
        <w:t>וחלק</w:t>
      </w:r>
      <w:r w:rsidRPr="005E6BC8">
        <w:rPr>
          <w:rFonts w:cs="PFT_Frank"/>
          <w:b/>
          <w:bCs/>
          <w:szCs w:val="14"/>
          <w:rtl/>
        </w:rPr>
        <w:t xml:space="preserve"> </w:t>
      </w:r>
      <w:r w:rsidRPr="005E6BC8">
        <w:rPr>
          <w:rFonts w:cs="PFT_Frank" w:hint="eastAsia"/>
          <w:b/>
          <w:bCs/>
          <w:szCs w:val="14"/>
          <w:rtl/>
        </w:rPr>
        <w:t>חברו</w:t>
      </w:r>
      <w:r w:rsidRPr="00392931">
        <w:rPr>
          <w:rtl/>
        </w:rPr>
        <w:t xml:space="preserve"> </w:t>
      </w:r>
      <w:r w:rsidRPr="00392931">
        <w:rPr>
          <w:rFonts w:hint="eastAsia"/>
          <w:rtl/>
        </w:rPr>
        <w:t>בג</w:t>
      </w:r>
      <w:r w:rsidR="0007769D">
        <w:rPr>
          <w:rFonts w:hint="cs"/>
          <w:rtl/>
        </w:rPr>
        <w:t>"</w:t>
      </w:r>
      <w:r w:rsidRPr="00392931">
        <w:rPr>
          <w:rFonts w:hint="eastAsia"/>
          <w:rtl/>
        </w:rPr>
        <w:t>ע</w:t>
      </w:r>
      <w:r w:rsidRPr="00392931">
        <w:rPr>
          <w:rtl/>
        </w:rPr>
        <w:t xml:space="preserve">, </w:t>
      </w:r>
      <w:r w:rsidR="0007769D">
        <w:rPr>
          <w:rFonts w:hint="cs"/>
          <w:rtl/>
        </w:rPr>
        <w:t>וכן</w:t>
      </w:r>
      <w:r w:rsidR="0007769D" w:rsidRPr="00392931">
        <w:rPr>
          <w:rtl/>
        </w:rPr>
        <w:t xml:space="preserve"> </w:t>
      </w:r>
      <w:r w:rsidRPr="00392931">
        <w:rPr>
          <w:rFonts w:hint="eastAsia"/>
          <w:rtl/>
        </w:rPr>
        <w:t>רשע</w:t>
      </w:r>
      <w:r w:rsidRPr="00392931">
        <w:rPr>
          <w:rtl/>
        </w:rPr>
        <w:t xml:space="preserve"> </w:t>
      </w:r>
      <w:r w:rsidRPr="00392931">
        <w:rPr>
          <w:rFonts w:hint="eastAsia"/>
          <w:rtl/>
        </w:rPr>
        <w:t>בגיהנם</w:t>
      </w:r>
      <w:r w:rsidRPr="00392931">
        <w:rPr>
          <w:rtl/>
        </w:rPr>
        <w:t>.</w:t>
      </w:r>
    </w:p>
    <w:p w14:paraId="4BE2938D" w14:textId="443FA929" w:rsidR="00731582" w:rsidRDefault="0007769D" w:rsidP="0010357F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 xml:space="preserve">ב. </w:t>
      </w:r>
      <w:r w:rsidRPr="0087008C">
        <w:rPr>
          <w:rFonts w:hint="eastAsia"/>
          <w:rtl/>
        </w:rPr>
        <w:t>ר</w:t>
      </w:r>
      <w:r w:rsidRPr="0087008C">
        <w:rPr>
          <w:rtl/>
        </w:rPr>
        <w:t>"</w:t>
      </w:r>
      <w:r w:rsidRPr="0087008C">
        <w:rPr>
          <w:rFonts w:hint="eastAsia"/>
          <w:rtl/>
        </w:rPr>
        <w:t>מ</w:t>
      </w:r>
      <w:r w:rsidRPr="0087008C">
        <w:rPr>
          <w:rFonts w:hint="cs"/>
          <w:rtl/>
        </w:rPr>
        <w:t xml:space="preserve"> לאחר</w:t>
      </w:r>
      <w:r w:rsidR="00731582">
        <w:rPr>
          <w:rFonts w:hint="cs"/>
          <w:rtl/>
        </w:rPr>
        <w:t>:</w:t>
      </w:r>
    </w:p>
    <w:p w14:paraId="42600D78" w14:textId="78EA343A" w:rsidR="0089324E" w:rsidRPr="006F178A" w:rsidRDefault="0007769D" w:rsidP="00A07C53">
      <w:pPr>
        <w:rPr>
          <w:rtl/>
        </w:rPr>
      </w:pPr>
      <w:r w:rsidRPr="005B3C5E">
        <w:rPr>
          <w:rStyle w:val="afffd"/>
          <w:b/>
          <w:bCs w:val="0"/>
          <w:rtl/>
        </w:rPr>
        <w:t>'</w:t>
      </w:r>
      <w:r w:rsidR="0089324E" w:rsidRPr="001D6ABF">
        <w:rPr>
          <w:rStyle w:val="af4"/>
          <w:rFonts w:hint="eastAsia"/>
          <w:b/>
          <w:rtl/>
        </w:rPr>
        <w:t>לא</w:t>
      </w:r>
      <w:r w:rsidR="0089324E" w:rsidRPr="001D6ABF">
        <w:rPr>
          <w:rStyle w:val="af4"/>
          <w:b/>
          <w:rtl/>
        </w:rPr>
        <w:t xml:space="preserve"> </w:t>
      </w:r>
      <w:r w:rsidR="0089324E" w:rsidRPr="001D6ABF">
        <w:rPr>
          <w:rStyle w:val="af4"/>
          <w:rFonts w:hint="eastAsia"/>
          <w:b/>
          <w:rtl/>
        </w:rPr>
        <w:t>יערכנה</w:t>
      </w:r>
      <w:r w:rsidR="0089324E" w:rsidRPr="00834401">
        <w:rPr>
          <w:rStyle w:val="af4"/>
          <w:rtl/>
        </w:rPr>
        <w:t xml:space="preserve"> </w:t>
      </w:r>
      <w:r w:rsidR="0089324E" w:rsidRPr="00834401">
        <w:rPr>
          <w:rStyle w:val="af4"/>
          <w:rFonts w:hint="cs"/>
          <w:rtl/>
        </w:rPr>
        <w:t>זהב</w:t>
      </w:r>
      <w:r w:rsidR="0089324E" w:rsidRPr="00834401">
        <w:rPr>
          <w:rStyle w:val="af4"/>
          <w:rtl/>
        </w:rPr>
        <w:t xml:space="preserve"> </w:t>
      </w:r>
      <w:r w:rsidR="0089324E" w:rsidRPr="00834401">
        <w:rPr>
          <w:rStyle w:val="af4"/>
          <w:rFonts w:hint="cs"/>
          <w:rtl/>
        </w:rPr>
        <w:t>וזכוכית</w:t>
      </w:r>
      <w:r w:rsidR="00897E38">
        <w:rPr>
          <w:rStyle w:val="af4"/>
          <w:rFonts w:hint="cs"/>
          <w:rtl/>
        </w:rPr>
        <w:t>.. כלי פז</w:t>
      </w:r>
      <w:r>
        <w:rPr>
          <w:rStyle w:val="af4"/>
          <w:rFonts w:hint="cs"/>
          <w:rtl/>
        </w:rPr>
        <w:t>'</w:t>
      </w:r>
    </w:p>
    <w:p w14:paraId="79F17C86" w14:textId="42008B55" w:rsidR="0089324E" w:rsidRPr="006F178A" w:rsidRDefault="0089324E" w:rsidP="00A07C53">
      <w:pPr>
        <w:rPr>
          <w:rtl/>
        </w:rPr>
      </w:pPr>
      <w:r w:rsidRPr="001D6ABF">
        <w:rPr>
          <w:rFonts w:hint="eastAsia"/>
          <w:b/>
          <w:rtl/>
        </w:rPr>
        <w:t>דברי</w:t>
      </w:r>
      <w:r w:rsidRPr="001D6ABF">
        <w:rPr>
          <w:b/>
          <w:rtl/>
        </w:rPr>
        <w:t xml:space="preserve"> </w:t>
      </w:r>
      <w:r w:rsidRPr="001D6ABF">
        <w:rPr>
          <w:rFonts w:hint="eastAsia"/>
          <w:b/>
          <w:rtl/>
        </w:rPr>
        <w:t>תורה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קש</w:t>
      </w:r>
      <w:r w:rsidR="0007769D">
        <w:rPr>
          <w:rFonts w:hint="cs"/>
          <w:rtl/>
        </w:rPr>
        <w:t>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לקנות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כזהב</w:t>
      </w:r>
      <w:r w:rsidR="00897E38">
        <w:rPr>
          <w:rFonts w:hint="cs"/>
          <w:rtl/>
        </w:rPr>
        <w:t xml:space="preserve"> ופז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ונוח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לאבד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כזכוכית</w:t>
      </w:r>
      <w:r w:rsidRPr="006F178A">
        <w:rPr>
          <w:rtl/>
        </w:rPr>
        <w:t>.</w:t>
      </w:r>
    </w:p>
    <w:p w14:paraId="07D6EB5A" w14:textId="6E9DFF50" w:rsidR="00731582" w:rsidRDefault="008F0073" w:rsidP="0010357F">
      <w:pPr>
        <w:pStyle w:val="36"/>
        <w:framePr w:wrap="notBeside"/>
        <w:rPr>
          <w:rtl/>
        </w:rPr>
      </w:pPr>
      <w:r w:rsidRPr="0087008C">
        <w:rPr>
          <w:rFonts w:hint="eastAsia"/>
          <w:rtl/>
        </w:rPr>
        <w:t>א</w:t>
      </w:r>
      <w:r w:rsidRPr="0087008C">
        <w:rPr>
          <w:rFonts w:hint="cs"/>
          <w:rtl/>
        </w:rPr>
        <w:t>חר</w:t>
      </w:r>
      <w:r w:rsidRPr="0087008C">
        <w:rPr>
          <w:rtl/>
        </w:rPr>
        <w:t xml:space="preserve"> </w:t>
      </w:r>
      <w:r w:rsidRPr="0087008C">
        <w:rPr>
          <w:rFonts w:hint="cs"/>
          <w:rtl/>
        </w:rPr>
        <w:t>מ</w:t>
      </w:r>
      <w:r w:rsidRPr="0087008C">
        <w:rPr>
          <w:rFonts w:hint="eastAsia"/>
          <w:rtl/>
        </w:rPr>
        <w:t>ר</w:t>
      </w:r>
      <w:r w:rsidRPr="0087008C">
        <w:rPr>
          <w:rtl/>
        </w:rPr>
        <w:t>"</w:t>
      </w:r>
      <w:r w:rsidRPr="0087008C">
        <w:rPr>
          <w:rFonts w:hint="eastAsia"/>
          <w:rtl/>
        </w:rPr>
        <w:t>ע</w:t>
      </w:r>
      <w:r w:rsidR="00731582">
        <w:rPr>
          <w:rFonts w:hint="cs"/>
          <w:rtl/>
        </w:rPr>
        <w:t>:</w:t>
      </w:r>
    </w:p>
    <w:p w14:paraId="404308E8" w14:textId="4E435313" w:rsidR="0089324E" w:rsidRPr="00D22086" w:rsidRDefault="008F0073" w:rsidP="00A07C53">
      <w:pPr>
        <w:rPr>
          <w:spacing w:val="-2"/>
          <w:rtl/>
        </w:rPr>
      </w:pPr>
      <w:r w:rsidRPr="00D22086">
        <w:rPr>
          <w:rFonts w:hint="cs"/>
          <w:spacing w:val="-2"/>
          <w:rtl/>
        </w:rPr>
        <w:t>ת</w:t>
      </w:r>
      <w:r w:rsidRPr="00D22086">
        <w:rPr>
          <w:spacing w:val="-2"/>
          <w:rtl/>
        </w:rPr>
        <w:t>"</w:t>
      </w:r>
      <w:r w:rsidRPr="00D22086">
        <w:rPr>
          <w:rFonts w:hint="cs"/>
          <w:spacing w:val="-2"/>
          <w:rtl/>
        </w:rPr>
        <w:t>ח</w:t>
      </w:r>
      <w:r w:rsidRPr="00D22086">
        <w:rPr>
          <w:spacing w:val="-2"/>
          <w:rtl/>
        </w:rPr>
        <w:t xml:space="preserve"> </w:t>
      </w:r>
      <w:r w:rsidRPr="00D22086">
        <w:rPr>
          <w:rFonts w:hint="cs"/>
          <w:spacing w:val="-2"/>
          <w:rtl/>
        </w:rPr>
        <w:t>שסרח יש</w:t>
      </w:r>
      <w:r w:rsidRPr="00D22086">
        <w:rPr>
          <w:spacing w:val="-2"/>
          <w:rtl/>
        </w:rPr>
        <w:t xml:space="preserve"> </w:t>
      </w:r>
      <w:r w:rsidRPr="00D22086">
        <w:rPr>
          <w:rFonts w:hint="cs"/>
          <w:spacing w:val="-2"/>
          <w:rtl/>
        </w:rPr>
        <w:t>תקנה, כ</w:t>
      </w:r>
      <w:r w:rsidR="0089324E" w:rsidRPr="00D22086">
        <w:rPr>
          <w:rFonts w:hint="cs"/>
          <w:spacing w:val="-2"/>
          <w:rtl/>
        </w:rPr>
        <w:t>כלי</w:t>
      </w:r>
      <w:r w:rsidR="0089324E" w:rsidRPr="00D22086">
        <w:rPr>
          <w:spacing w:val="-2"/>
          <w:rtl/>
        </w:rPr>
        <w:t xml:space="preserve"> </w:t>
      </w:r>
      <w:r w:rsidR="0089324E" w:rsidRPr="00D22086">
        <w:rPr>
          <w:rFonts w:hint="cs"/>
          <w:spacing w:val="-2"/>
          <w:rtl/>
        </w:rPr>
        <w:t>זהב</w:t>
      </w:r>
      <w:r w:rsidR="0089324E" w:rsidRPr="00D22086">
        <w:rPr>
          <w:spacing w:val="-2"/>
          <w:rtl/>
        </w:rPr>
        <w:t xml:space="preserve"> </w:t>
      </w:r>
      <w:r w:rsidR="0089324E" w:rsidRPr="00D22086">
        <w:rPr>
          <w:rFonts w:hint="cs"/>
          <w:spacing w:val="-2"/>
          <w:rtl/>
        </w:rPr>
        <w:t>וזכוכית</w:t>
      </w:r>
      <w:r w:rsidR="0089324E" w:rsidRPr="00D22086">
        <w:rPr>
          <w:spacing w:val="-2"/>
          <w:rtl/>
        </w:rPr>
        <w:t xml:space="preserve"> </w:t>
      </w:r>
      <w:r w:rsidR="0089324E" w:rsidRPr="00D22086">
        <w:rPr>
          <w:rFonts w:hint="cs"/>
          <w:spacing w:val="-2"/>
          <w:rtl/>
        </w:rPr>
        <w:t>שנשברו</w:t>
      </w:r>
      <w:r w:rsidRPr="00D22086">
        <w:rPr>
          <w:rFonts w:hint="cs"/>
          <w:spacing w:val="-2"/>
          <w:rtl/>
        </w:rPr>
        <w:t>,</w:t>
      </w:r>
    </w:p>
    <w:p w14:paraId="66B9793B" w14:textId="7201F446" w:rsidR="0089324E" w:rsidRPr="006F178A" w:rsidRDefault="008F0073" w:rsidP="007B69F0">
      <w:pPr>
        <w:spacing w:after="60"/>
        <w:rPr>
          <w:rtl/>
        </w:rPr>
      </w:pPr>
      <w:r>
        <w:rPr>
          <w:rStyle w:val="affc"/>
          <w:rFonts w:hint="cs"/>
          <w:rtl/>
        </w:rPr>
        <w:t xml:space="preserve">אבל איני חוזר בי </w:t>
      </w:r>
      <w:r w:rsidRPr="001D6ABF">
        <w:rPr>
          <w:rFonts w:hint="eastAsia"/>
          <w:rtl/>
        </w:rPr>
        <w:t>ש</w:t>
      </w:r>
      <w:r w:rsidR="0089324E" w:rsidRPr="008F0073">
        <w:rPr>
          <w:rFonts w:hint="cs"/>
          <w:rtl/>
        </w:rPr>
        <w:t>שמעתי</w:t>
      </w:r>
      <w:r w:rsidR="0089324E" w:rsidRPr="006F178A">
        <w:rPr>
          <w:rtl/>
        </w:rPr>
        <w:t xml:space="preserve"> </w:t>
      </w:r>
      <w:r w:rsidR="0089324E" w:rsidRPr="006F178A">
        <w:rPr>
          <w:rFonts w:hint="cs"/>
          <w:rtl/>
        </w:rPr>
        <w:t>מאחורי</w:t>
      </w:r>
      <w:r w:rsidR="0089324E" w:rsidRPr="006F178A">
        <w:rPr>
          <w:rtl/>
        </w:rPr>
        <w:t xml:space="preserve"> </w:t>
      </w:r>
      <w:r w:rsidR="0089324E" w:rsidRPr="006F178A">
        <w:rPr>
          <w:rFonts w:hint="cs"/>
          <w:rtl/>
        </w:rPr>
        <w:t>הפרגוד</w:t>
      </w:r>
      <w:r w:rsidR="0089324E" w:rsidRPr="006F178A">
        <w:rPr>
          <w:rtl/>
        </w:rPr>
        <w:t xml:space="preserve"> </w:t>
      </w:r>
      <w:r w:rsidRPr="005B3C5E">
        <w:rPr>
          <w:rStyle w:val="af4"/>
          <w:rtl/>
        </w:rPr>
        <w:t>'</w:t>
      </w:r>
      <w:r w:rsidR="0089324E" w:rsidRPr="00897E38">
        <w:rPr>
          <w:rStyle w:val="af4"/>
          <w:rFonts w:hint="cs"/>
          <w:rtl/>
        </w:rPr>
        <w:t>שובו</w:t>
      </w:r>
      <w:r w:rsidRPr="00897E38">
        <w:rPr>
          <w:rStyle w:val="af4"/>
          <w:rFonts w:hint="cs"/>
          <w:rtl/>
        </w:rPr>
        <w:t>..'</w:t>
      </w:r>
      <w:r w:rsidR="0089324E" w:rsidRPr="00834401">
        <w:rPr>
          <w:rStyle w:val="af4"/>
          <w:rtl/>
        </w:rPr>
        <w:t xml:space="preserve"> </w:t>
      </w:r>
      <w:r w:rsidR="0089324E" w:rsidRPr="006F178A">
        <w:rPr>
          <w:rFonts w:hint="cs"/>
          <w:rtl/>
        </w:rPr>
        <w:t>חוץ</w:t>
      </w:r>
      <w:r w:rsidR="0089324E" w:rsidRPr="006F178A">
        <w:rPr>
          <w:rtl/>
        </w:rPr>
        <w:t xml:space="preserve"> </w:t>
      </w:r>
      <w:r w:rsidR="0089324E" w:rsidRPr="006F178A">
        <w:rPr>
          <w:rFonts w:hint="cs"/>
          <w:rtl/>
        </w:rPr>
        <w:t>מאחר</w:t>
      </w:r>
      <w:r w:rsidR="0089324E" w:rsidRPr="006F178A">
        <w:rPr>
          <w:rtl/>
        </w:rPr>
        <w:t>.</w:t>
      </w:r>
    </w:p>
    <w:p w14:paraId="01ABFD5D" w14:textId="66A1FE20" w:rsidR="00731582" w:rsidRDefault="00760414" w:rsidP="0010357F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ג.</w:t>
      </w:r>
      <w:r w:rsidR="0089324E" w:rsidRPr="0087008C">
        <w:rPr>
          <w:rFonts w:hint="cs"/>
          <w:rtl/>
        </w:rPr>
        <w:t xml:space="preserve"> </w:t>
      </w:r>
      <w:r w:rsidR="0089324E" w:rsidRPr="0087008C">
        <w:rPr>
          <w:rFonts w:hint="eastAsia"/>
          <w:rtl/>
        </w:rPr>
        <w:t>מעשה</w:t>
      </w:r>
      <w:r w:rsidR="0089324E" w:rsidRPr="0087008C">
        <w:rPr>
          <w:rtl/>
        </w:rPr>
        <w:t xml:space="preserve"> </w:t>
      </w:r>
      <w:r w:rsidR="0089324E" w:rsidRPr="0087008C">
        <w:rPr>
          <w:rFonts w:hint="eastAsia"/>
          <w:rtl/>
        </w:rPr>
        <w:t>באחר</w:t>
      </w:r>
      <w:r w:rsidR="00731582">
        <w:rPr>
          <w:rtl/>
        </w:rPr>
        <w:t>:</w:t>
      </w:r>
    </w:p>
    <w:p w14:paraId="4DBDABF5" w14:textId="5B0FA14D" w:rsidR="00760414" w:rsidRDefault="0089324E" w:rsidP="00A07C53">
      <w:pPr>
        <w:rPr>
          <w:rStyle w:val="affc"/>
          <w:rtl/>
        </w:rPr>
      </w:pPr>
      <w:r w:rsidRPr="00392931">
        <w:rPr>
          <w:rFonts w:ascii="Fb Fontext" w:hAnsi="Fb Fontext" w:hint="eastAsia"/>
          <w:rtl/>
        </w:rPr>
        <w:t>ש</w:t>
      </w:r>
      <w:r w:rsidR="00834401">
        <w:rPr>
          <w:rFonts w:ascii="Fb Fontext" w:hAnsi="Fb Fontext" w:hint="cs"/>
          <w:rtl/>
        </w:rPr>
        <w:t>ר</w:t>
      </w:r>
      <w:r w:rsidRPr="00392931">
        <w:rPr>
          <w:rFonts w:ascii="Fb Fontext" w:hAnsi="Fb Fontext" w:hint="eastAsia"/>
          <w:rtl/>
        </w:rPr>
        <w:t>כב</w:t>
      </w:r>
      <w:r w:rsidRPr="00392931">
        <w:rPr>
          <w:rFonts w:ascii="Fb Fontext" w:hAnsi="Fb Fontext"/>
          <w:rtl/>
        </w:rPr>
        <w:t xml:space="preserve"> </w:t>
      </w:r>
      <w:r w:rsidRPr="00392931">
        <w:rPr>
          <w:rFonts w:ascii="Fb Fontext" w:hAnsi="Fb Fontext" w:hint="eastAsia"/>
          <w:rtl/>
        </w:rPr>
        <w:t>על</w:t>
      </w:r>
      <w:r w:rsidRPr="00392931">
        <w:rPr>
          <w:rFonts w:ascii="Fb Fontext" w:hAnsi="Fb Fontext"/>
          <w:rtl/>
        </w:rPr>
        <w:t xml:space="preserve"> </w:t>
      </w:r>
      <w:r w:rsidRPr="00392931">
        <w:rPr>
          <w:rFonts w:ascii="Fb Fontext" w:hAnsi="Fb Fontext" w:hint="eastAsia"/>
          <w:rtl/>
        </w:rPr>
        <w:t>סוס</w:t>
      </w:r>
      <w:r w:rsidRPr="00392931">
        <w:rPr>
          <w:rFonts w:ascii="Fb Fontext" w:hAnsi="Fb Fontext"/>
          <w:rtl/>
        </w:rPr>
        <w:t xml:space="preserve"> </w:t>
      </w:r>
      <w:r w:rsidRPr="00392931">
        <w:rPr>
          <w:rFonts w:ascii="Fb Fontext" w:hAnsi="Fb Fontext" w:hint="eastAsia"/>
          <w:rtl/>
        </w:rPr>
        <w:t>בשבת</w:t>
      </w:r>
      <w:r w:rsidRPr="00392931">
        <w:rPr>
          <w:rFonts w:ascii="Fb Fontext" w:hAnsi="Fb Fontext"/>
          <w:rtl/>
        </w:rPr>
        <w:t xml:space="preserve"> </w:t>
      </w:r>
      <w:r w:rsidR="00834401" w:rsidRPr="001D6ABF">
        <w:rPr>
          <w:rStyle w:val="affc"/>
          <w:rFonts w:hint="eastAsia"/>
          <w:rtl/>
        </w:rPr>
        <w:t>ור</w:t>
      </w:r>
      <w:r w:rsidR="00834401" w:rsidRPr="001D6ABF">
        <w:rPr>
          <w:rStyle w:val="affc"/>
          <w:rtl/>
        </w:rPr>
        <w:t>''מ</w:t>
      </w:r>
      <w:r w:rsidR="00834401">
        <w:rPr>
          <w:rFonts w:ascii="Fb Fontext" w:hAnsi="Fb Fontext" w:hint="cs"/>
          <w:rtl/>
        </w:rPr>
        <w:t xml:space="preserve"> ל</w:t>
      </w:r>
      <w:r w:rsidR="00760414">
        <w:rPr>
          <w:rFonts w:ascii="Fb Fontext" w:hAnsi="Fb Fontext" w:hint="cs"/>
          <w:rtl/>
        </w:rPr>
        <w:t>ו</w:t>
      </w:r>
      <w:r w:rsidR="00834401">
        <w:rPr>
          <w:rFonts w:ascii="Fb Fontext" w:hAnsi="Fb Fontext" w:hint="cs"/>
          <w:rtl/>
        </w:rPr>
        <w:t>מד תורה מפיו,</w:t>
      </w:r>
    </w:p>
    <w:p w14:paraId="74BD3887" w14:textId="3FA4DB6D" w:rsidR="00731582" w:rsidRDefault="0089324E" w:rsidP="0010357F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א</w:t>
      </w:r>
      <w:r w:rsidRPr="0087008C">
        <w:rPr>
          <w:rtl/>
        </w:rPr>
        <w:t>"</w:t>
      </w:r>
      <w:r w:rsidRPr="0087008C">
        <w:rPr>
          <w:rFonts w:hint="cs"/>
          <w:rtl/>
        </w:rPr>
        <w:t>ל</w:t>
      </w:r>
      <w:r w:rsidR="00760414" w:rsidRPr="0087008C">
        <w:rPr>
          <w:rFonts w:hint="cs"/>
          <w:rtl/>
        </w:rPr>
        <w:t xml:space="preserve"> אחר</w:t>
      </w:r>
      <w:r w:rsidR="00731582">
        <w:rPr>
          <w:rtl/>
        </w:rPr>
        <w:t>:</w:t>
      </w:r>
    </w:p>
    <w:p w14:paraId="10DC2F68" w14:textId="3E238BF6" w:rsidR="0089324E" w:rsidRPr="006F178A" w:rsidRDefault="0089324E" w:rsidP="00A07C53">
      <w:pPr>
        <w:rPr>
          <w:rtl/>
        </w:rPr>
      </w:pPr>
      <w:r w:rsidRPr="006F178A">
        <w:rPr>
          <w:rFonts w:hint="cs"/>
          <w:rtl/>
        </w:rPr>
        <w:t>חזור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לאחריך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ששיערתי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בעקבי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סוסי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תחום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שבת</w:t>
      </w:r>
      <w:r w:rsidR="00760414">
        <w:rPr>
          <w:rFonts w:hint="cs"/>
          <w:rtl/>
        </w:rPr>
        <w:t>,</w:t>
      </w:r>
    </w:p>
    <w:p w14:paraId="073F59B1" w14:textId="7A1097F1" w:rsidR="0089324E" w:rsidRPr="00760414" w:rsidRDefault="00760414" w:rsidP="00A07C53">
      <w:pPr>
        <w:rPr>
          <w:rtl/>
        </w:rPr>
      </w:pPr>
      <w:r>
        <w:rPr>
          <w:rStyle w:val="affc"/>
          <w:rFonts w:hint="cs"/>
          <w:rtl/>
        </w:rPr>
        <w:t xml:space="preserve">אבל איני חוזר בי </w:t>
      </w:r>
      <w:r w:rsidRPr="00050038">
        <w:rPr>
          <w:rFonts w:hint="cs"/>
          <w:rtl/>
        </w:rPr>
        <w:t>ש</w:t>
      </w:r>
      <w:r w:rsidRPr="008F0073">
        <w:rPr>
          <w:rFonts w:hint="cs"/>
          <w:rtl/>
        </w:rPr>
        <w:t>שמעתי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מאחורי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הפרגוד</w:t>
      </w:r>
      <w:r w:rsidRPr="006F178A">
        <w:rPr>
          <w:rtl/>
        </w:rPr>
        <w:t xml:space="preserve"> </w:t>
      </w:r>
      <w:r w:rsidRPr="00050038">
        <w:rPr>
          <w:rStyle w:val="af4"/>
          <w:rFonts w:hint="cs"/>
          <w:rtl/>
        </w:rPr>
        <w:t>'</w:t>
      </w:r>
      <w:r w:rsidRPr="00897E38">
        <w:rPr>
          <w:rStyle w:val="af4"/>
          <w:rFonts w:hint="cs"/>
          <w:rtl/>
        </w:rPr>
        <w:t>שובו..'</w:t>
      </w:r>
      <w:r w:rsidRPr="00834401">
        <w:rPr>
          <w:rStyle w:val="af4"/>
          <w:rtl/>
        </w:rPr>
        <w:t xml:space="preserve"> </w:t>
      </w:r>
      <w:r w:rsidRPr="006F178A">
        <w:rPr>
          <w:rFonts w:hint="cs"/>
          <w:rtl/>
        </w:rPr>
        <w:t>חוץ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מאחר</w:t>
      </w:r>
      <w:r>
        <w:rPr>
          <w:rStyle w:val="affc"/>
          <w:rFonts w:hint="cs"/>
          <w:rtl/>
        </w:rPr>
        <w:t>,</w:t>
      </w:r>
      <w:r w:rsidRPr="00834401" w:rsidDel="00760414">
        <w:rPr>
          <w:rStyle w:val="affc"/>
          <w:rFonts w:hint="cs"/>
          <w:rtl/>
        </w:rPr>
        <w:t xml:space="preserve"> </w:t>
      </w:r>
      <w:r w:rsidRPr="00D22086">
        <w:rPr>
          <w:rStyle w:val="affc"/>
          <w:rFonts w:hint="cs"/>
          <w:spacing w:val="-2"/>
          <w:rtl/>
        </w:rPr>
        <w:t>אחזו ר"מ והכניסו ל</w:t>
      </w:r>
      <w:r w:rsidR="00834401" w:rsidRPr="00D22086">
        <w:rPr>
          <w:rStyle w:val="affc"/>
          <w:rFonts w:hint="eastAsia"/>
          <w:spacing w:val="-2"/>
          <w:rtl/>
        </w:rPr>
        <w:t>ביהמ</w:t>
      </w:r>
      <w:r w:rsidR="00834401" w:rsidRPr="00D22086">
        <w:rPr>
          <w:rStyle w:val="affc"/>
          <w:spacing w:val="-2"/>
          <w:rtl/>
        </w:rPr>
        <w:t>''ד</w:t>
      </w:r>
      <w:r w:rsidRPr="00D22086">
        <w:rPr>
          <w:rFonts w:hint="cs"/>
          <w:spacing w:val="-2"/>
          <w:rtl/>
        </w:rPr>
        <w:t>,</w:t>
      </w:r>
      <w:r w:rsidR="00834401" w:rsidRPr="00D22086">
        <w:rPr>
          <w:rFonts w:hint="cs"/>
          <w:spacing w:val="-2"/>
          <w:rtl/>
        </w:rPr>
        <w:t xml:space="preserve"> א</w:t>
      </w:r>
      <w:r w:rsidRPr="00D22086">
        <w:rPr>
          <w:rFonts w:hint="cs"/>
          <w:spacing w:val="-2"/>
          <w:rtl/>
        </w:rPr>
        <w:t xml:space="preserve">מר </w:t>
      </w:r>
      <w:r w:rsidRPr="00D22086">
        <w:rPr>
          <w:rStyle w:val="affc"/>
          <w:rFonts w:hint="eastAsia"/>
          <w:spacing w:val="-2"/>
          <w:rtl/>
        </w:rPr>
        <w:t>אחר</w:t>
      </w:r>
      <w:r w:rsidRPr="00D22086">
        <w:rPr>
          <w:rStyle w:val="affc"/>
          <w:spacing w:val="-2"/>
          <w:rtl/>
        </w:rPr>
        <w:t xml:space="preserve"> </w:t>
      </w:r>
      <w:r w:rsidR="00834401" w:rsidRPr="00D22086">
        <w:rPr>
          <w:rFonts w:hint="cs"/>
          <w:spacing w:val="-2"/>
          <w:rtl/>
        </w:rPr>
        <w:t>לתינוק</w:t>
      </w:r>
      <w:r w:rsidR="0089324E" w:rsidRPr="00D22086">
        <w:rPr>
          <w:spacing w:val="-2"/>
          <w:rtl/>
        </w:rPr>
        <w:t xml:space="preserve"> </w:t>
      </w:r>
      <w:r w:rsidRPr="00D22086">
        <w:rPr>
          <w:rFonts w:hint="cs"/>
          <w:spacing w:val="-2"/>
          <w:rtl/>
        </w:rPr>
        <w:t>'</w:t>
      </w:r>
      <w:r w:rsidR="0089324E" w:rsidRPr="00D22086">
        <w:rPr>
          <w:rFonts w:hint="eastAsia"/>
          <w:spacing w:val="-2"/>
          <w:rtl/>
        </w:rPr>
        <w:t>פסוק</w:t>
      </w:r>
      <w:r w:rsidR="0089324E" w:rsidRPr="00D22086">
        <w:rPr>
          <w:spacing w:val="-2"/>
          <w:rtl/>
        </w:rPr>
        <w:t xml:space="preserve"> </w:t>
      </w:r>
      <w:r w:rsidR="0089324E" w:rsidRPr="00D22086">
        <w:rPr>
          <w:rFonts w:hint="eastAsia"/>
          <w:spacing w:val="-2"/>
          <w:rtl/>
        </w:rPr>
        <w:t>לי</w:t>
      </w:r>
      <w:r w:rsidR="0089324E" w:rsidRPr="00D22086">
        <w:rPr>
          <w:spacing w:val="-2"/>
          <w:rtl/>
        </w:rPr>
        <w:t xml:space="preserve"> </w:t>
      </w:r>
      <w:r w:rsidR="0089324E" w:rsidRPr="00D22086">
        <w:rPr>
          <w:rFonts w:hint="eastAsia"/>
          <w:spacing w:val="-2"/>
          <w:rtl/>
        </w:rPr>
        <w:t>פסוקך</w:t>
      </w:r>
      <w:r w:rsidRPr="00D22086">
        <w:rPr>
          <w:rFonts w:hint="cs"/>
          <w:spacing w:val="-2"/>
          <w:rtl/>
        </w:rPr>
        <w:t>',</w:t>
      </w:r>
    </w:p>
    <w:p w14:paraId="07ED8866" w14:textId="5E7A0D38" w:rsidR="00731582" w:rsidRDefault="00760414" w:rsidP="0010357F">
      <w:pPr>
        <w:pStyle w:val="36"/>
        <w:framePr w:wrap="notBeside"/>
        <w:rPr>
          <w:rtl/>
        </w:rPr>
      </w:pPr>
      <w:r w:rsidRPr="0087008C">
        <w:rPr>
          <w:rFonts w:hint="eastAsia"/>
          <w:rtl/>
        </w:rPr>
        <w:t>א</w:t>
      </w:r>
      <w:r w:rsidRPr="0087008C">
        <w:rPr>
          <w:rtl/>
        </w:rPr>
        <w:t>"ל</w:t>
      </w:r>
      <w:r w:rsidR="00731582">
        <w:rPr>
          <w:rtl/>
        </w:rPr>
        <w:t>:</w:t>
      </w:r>
    </w:p>
    <w:p w14:paraId="23460A13" w14:textId="1A2E93EC" w:rsidR="00760414" w:rsidRPr="00D22086" w:rsidRDefault="00760414" w:rsidP="00A07C53">
      <w:pPr>
        <w:rPr>
          <w:spacing w:val="-2"/>
          <w:rtl/>
        </w:rPr>
      </w:pPr>
      <w:r w:rsidRPr="00557887">
        <w:rPr>
          <w:rStyle w:val="af4"/>
          <w:rFonts w:hint="cs"/>
          <w:rtl/>
        </w:rPr>
        <w:t>'א</w:t>
      </w:r>
      <w:r w:rsidR="0089324E" w:rsidRPr="00557887">
        <w:rPr>
          <w:rStyle w:val="af4"/>
          <w:rFonts w:hint="eastAsia"/>
          <w:rtl/>
        </w:rPr>
        <w:t>ין</w:t>
      </w:r>
      <w:r w:rsidR="0089324E" w:rsidRPr="00557887">
        <w:rPr>
          <w:rStyle w:val="af4"/>
          <w:rtl/>
        </w:rPr>
        <w:t xml:space="preserve"> </w:t>
      </w:r>
      <w:r w:rsidR="0089324E" w:rsidRPr="00557887">
        <w:rPr>
          <w:rStyle w:val="af4"/>
          <w:rFonts w:hint="eastAsia"/>
          <w:rtl/>
        </w:rPr>
        <w:t>שלום</w:t>
      </w:r>
      <w:r w:rsidR="0089324E" w:rsidRPr="00557887">
        <w:rPr>
          <w:rStyle w:val="af4"/>
          <w:rtl/>
        </w:rPr>
        <w:t xml:space="preserve"> </w:t>
      </w:r>
      <w:r w:rsidR="0089324E" w:rsidRPr="00557887">
        <w:rPr>
          <w:rStyle w:val="af4"/>
          <w:rFonts w:hint="eastAsia"/>
          <w:rtl/>
        </w:rPr>
        <w:t>אמר</w:t>
      </w:r>
      <w:r w:rsidR="0089324E" w:rsidRPr="00557887">
        <w:rPr>
          <w:rStyle w:val="af4"/>
          <w:rtl/>
        </w:rPr>
        <w:t xml:space="preserve"> ה' </w:t>
      </w:r>
      <w:r w:rsidR="0089324E" w:rsidRPr="00557887">
        <w:rPr>
          <w:rStyle w:val="af4"/>
          <w:rFonts w:hint="eastAsia"/>
          <w:rtl/>
        </w:rPr>
        <w:t>לרשעים</w:t>
      </w:r>
      <w:r w:rsidRPr="00557887">
        <w:rPr>
          <w:rStyle w:val="af4"/>
          <w:rtl/>
        </w:rPr>
        <w:t>'</w:t>
      </w:r>
      <w:r w:rsidR="0089324E" w:rsidRPr="00D22086">
        <w:rPr>
          <w:spacing w:val="-2"/>
          <w:rtl/>
        </w:rPr>
        <w:t xml:space="preserve"> </w:t>
      </w:r>
      <w:r w:rsidRPr="00D22086">
        <w:rPr>
          <w:rFonts w:hint="cs"/>
          <w:spacing w:val="-2"/>
          <w:rtl/>
        </w:rPr>
        <w:t>וכן פסקו לו לרעה</w:t>
      </w:r>
      <w:r w:rsidR="0089324E" w:rsidRPr="00D22086">
        <w:rPr>
          <w:spacing w:val="-2"/>
          <w:rtl/>
        </w:rPr>
        <w:t xml:space="preserve"> </w:t>
      </w:r>
      <w:r w:rsidRPr="00D22086">
        <w:rPr>
          <w:rFonts w:hint="cs"/>
          <w:spacing w:val="-2"/>
          <w:rtl/>
        </w:rPr>
        <w:t>ב</w:t>
      </w:r>
      <w:r w:rsidR="0089324E" w:rsidRPr="00D22086">
        <w:rPr>
          <w:rFonts w:hint="cs"/>
          <w:spacing w:val="-2"/>
          <w:rtl/>
        </w:rPr>
        <w:t>י</w:t>
      </w:r>
      <w:r w:rsidRPr="00D22086">
        <w:rPr>
          <w:rFonts w:hint="cs"/>
          <w:spacing w:val="-2"/>
          <w:rtl/>
        </w:rPr>
        <w:t>"</w:t>
      </w:r>
      <w:r w:rsidR="0089324E" w:rsidRPr="00D22086">
        <w:rPr>
          <w:rFonts w:hint="cs"/>
          <w:spacing w:val="-2"/>
          <w:rtl/>
        </w:rPr>
        <w:t>ג ב</w:t>
      </w:r>
      <w:r w:rsidRPr="00D22086">
        <w:rPr>
          <w:rFonts w:hint="cs"/>
          <w:spacing w:val="-2"/>
          <w:rtl/>
        </w:rPr>
        <w:t>ה</w:t>
      </w:r>
      <w:r w:rsidR="0089324E" w:rsidRPr="00D22086">
        <w:rPr>
          <w:rFonts w:hint="cs"/>
          <w:spacing w:val="-2"/>
          <w:rtl/>
        </w:rPr>
        <w:t>כנ</w:t>
      </w:r>
      <w:r w:rsidRPr="00D22086">
        <w:rPr>
          <w:rFonts w:hint="cs"/>
          <w:spacing w:val="-2"/>
          <w:rtl/>
        </w:rPr>
        <w:t>"</w:t>
      </w:r>
      <w:r w:rsidR="0089324E" w:rsidRPr="00D22086">
        <w:rPr>
          <w:rFonts w:hint="cs"/>
          <w:spacing w:val="-2"/>
          <w:rtl/>
        </w:rPr>
        <w:t>ס</w:t>
      </w:r>
    </w:p>
    <w:p w14:paraId="0B85AA59" w14:textId="77777777" w:rsidR="00C0473D" w:rsidRDefault="00760414" w:rsidP="00A07C53">
      <w:pPr>
        <w:rPr>
          <w:rFonts w:ascii="Fb Fontext" w:hAnsi="Fb Fontext" w:cs="PFT_Frank"/>
          <w:b/>
          <w:bCs/>
          <w:szCs w:val="14"/>
          <w:rtl/>
        </w:rPr>
      </w:pPr>
      <w:r>
        <w:rPr>
          <w:rStyle w:val="affc"/>
          <w:rFonts w:hint="cs"/>
          <w:rtl/>
        </w:rPr>
        <w:t>ב</w:t>
      </w:r>
      <w:r w:rsidRPr="001D6ABF">
        <w:rPr>
          <w:rStyle w:val="affc"/>
          <w:rFonts w:hint="eastAsia"/>
          <w:b w:val="0"/>
          <w:rtl/>
        </w:rPr>
        <w:t>אחרון</w:t>
      </w:r>
      <w:r w:rsidRPr="001D6ABF">
        <w:rPr>
          <w:rStyle w:val="affc"/>
          <w:b w:val="0"/>
          <w:rtl/>
        </w:rPr>
        <w:t xml:space="preserve"> </w:t>
      </w:r>
      <w:r w:rsidRPr="001D6ABF">
        <w:rPr>
          <w:rStyle w:val="affc"/>
          <w:rFonts w:hint="eastAsia"/>
          <w:b w:val="0"/>
          <w:rtl/>
        </w:rPr>
        <w:t>א</w:t>
      </w:r>
      <w:r w:rsidRPr="001D6ABF">
        <w:rPr>
          <w:rStyle w:val="affc"/>
          <w:b w:val="0"/>
          <w:rtl/>
        </w:rPr>
        <w:t>"ל:</w:t>
      </w:r>
      <w:r w:rsidR="0089324E" w:rsidRPr="006F178A">
        <w:rPr>
          <w:sz w:val="20"/>
          <w:rtl/>
        </w:rPr>
        <w:t xml:space="preserve"> </w:t>
      </w:r>
      <w:r w:rsidR="0089324E" w:rsidRPr="004A3A20">
        <w:rPr>
          <w:rStyle w:val="af4"/>
          <w:rFonts w:hint="cs"/>
          <w:rtl/>
        </w:rPr>
        <w:t>'ולרשע</w:t>
      </w:r>
      <w:r w:rsidR="0089324E" w:rsidRPr="004A3A20">
        <w:rPr>
          <w:rStyle w:val="af4"/>
          <w:rtl/>
        </w:rPr>
        <w:t xml:space="preserve"> </w:t>
      </w:r>
      <w:r w:rsidR="0089324E" w:rsidRPr="004A3A20">
        <w:rPr>
          <w:rStyle w:val="af4"/>
          <w:rFonts w:hint="cs"/>
          <w:rtl/>
        </w:rPr>
        <w:t>אמר</w:t>
      </w:r>
      <w:r w:rsidR="0089324E" w:rsidRPr="004A3A20">
        <w:rPr>
          <w:rStyle w:val="af4"/>
          <w:rtl/>
        </w:rPr>
        <w:t xml:space="preserve"> </w:t>
      </w:r>
      <w:r w:rsidR="0089324E" w:rsidRPr="004A3A20">
        <w:rPr>
          <w:rStyle w:val="af4"/>
          <w:rFonts w:hint="cs"/>
          <w:rtl/>
        </w:rPr>
        <w:t>א</w:t>
      </w:r>
      <w:r>
        <w:rPr>
          <w:rStyle w:val="af4"/>
          <w:rFonts w:hint="cs"/>
          <w:rtl/>
        </w:rPr>
        <w:t>-</w:t>
      </w:r>
      <w:r w:rsidR="0089324E" w:rsidRPr="004A3A20">
        <w:rPr>
          <w:rStyle w:val="af4"/>
          <w:rFonts w:hint="cs"/>
          <w:rtl/>
        </w:rPr>
        <w:t>להים</w:t>
      </w:r>
      <w:r w:rsidR="0089324E" w:rsidRPr="004A3A20">
        <w:rPr>
          <w:rStyle w:val="af4"/>
          <w:rtl/>
        </w:rPr>
        <w:t xml:space="preserve"> </w:t>
      </w:r>
      <w:r w:rsidR="0089324E" w:rsidRPr="004A3A20">
        <w:rPr>
          <w:rStyle w:val="af4"/>
          <w:rFonts w:hint="cs"/>
          <w:rtl/>
        </w:rPr>
        <w:t>מה</w:t>
      </w:r>
      <w:r w:rsidR="0089324E" w:rsidRPr="004A3A20">
        <w:rPr>
          <w:rStyle w:val="af4"/>
          <w:rtl/>
        </w:rPr>
        <w:t xml:space="preserve"> </w:t>
      </w:r>
      <w:r w:rsidR="0089324E" w:rsidRPr="004A3A20">
        <w:rPr>
          <w:rStyle w:val="af4"/>
          <w:rFonts w:hint="cs"/>
          <w:rtl/>
        </w:rPr>
        <w:t>לך</w:t>
      </w:r>
      <w:r w:rsidR="0089324E" w:rsidRPr="004A3A20">
        <w:rPr>
          <w:rStyle w:val="af4"/>
          <w:rtl/>
        </w:rPr>
        <w:t xml:space="preserve"> </w:t>
      </w:r>
      <w:r w:rsidR="0089324E" w:rsidRPr="004A3A20">
        <w:rPr>
          <w:rStyle w:val="af4"/>
          <w:rFonts w:hint="cs"/>
          <w:rtl/>
        </w:rPr>
        <w:t>לספר</w:t>
      </w:r>
      <w:r w:rsidR="0089324E" w:rsidRPr="004A3A20">
        <w:rPr>
          <w:rStyle w:val="af4"/>
          <w:rtl/>
        </w:rPr>
        <w:t xml:space="preserve"> </w:t>
      </w:r>
      <w:r w:rsidR="0089324E" w:rsidRPr="004A3A20">
        <w:rPr>
          <w:rStyle w:val="af4"/>
          <w:rFonts w:hint="cs"/>
          <w:rtl/>
        </w:rPr>
        <w:t>חקי</w:t>
      </w:r>
      <w:r w:rsidR="0089324E" w:rsidRPr="004A3A20">
        <w:rPr>
          <w:rStyle w:val="af4"/>
          <w:rtl/>
        </w:rPr>
        <w:t>'</w:t>
      </w:r>
      <w:r w:rsidR="0089324E" w:rsidRPr="006F178A">
        <w:rPr>
          <w:sz w:val="20"/>
          <w:rtl/>
        </w:rPr>
        <w:t xml:space="preserve"> </w:t>
      </w:r>
      <w:r w:rsidR="002047AA">
        <w:rPr>
          <w:rFonts w:hint="cs"/>
          <w:rtl/>
        </w:rPr>
        <w:t>ו</w:t>
      </w:r>
      <w:r w:rsidR="0089324E" w:rsidRPr="00760414">
        <w:rPr>
          <w:rFonts w:hint="cs"/>
          <w:rtl/>
        </w:rPr>
        <w:t xml:space="preserve">גמגם ונשמע </w:t>
      </w:r>
      <w:r w:rsidR="002047AA" w:rsidRPr="001D6ABF">
        <w:rPr>
          <w:rStyle w:val="af4"/>
          <w:rtl/>
        </w:rPr>
        <w:t>'</w:t>
      </w:r>
      <w:r w:rsidR="0089324E" w:rsidRPr="001D6ABF">
        <w:rPr>
          <w:rStyle w:val="af4"/>
          <w:rFonts w:hint="eastAsia"/>
          <w:rtl/>
        </w:rPr>
        <w:t>ולאלישע</w:t>
      </w:r>
      <w:r w:rsidR="002047AA" w:rsidRPr="001D6ABF">
        <w:rPr>
          <w:rStyle w:val="af4"/>
          <w:rtl/>
        </w:rPr>
        <w:t>'</w:t>
      </w:r>
      <w:r w:rsidR="0089324E" w:rsidRPr="00760414">
        <w:rPr>
          <w:rtl/>
        </w:rPr>
        <w:t xml:space="preserve"> </w:t>
      </w:r>
      <w:r w:rsidR="0089324E" w:rsidRPr="001D6ABF">
        <w:rPr>
          <w:rStyle w:val="af4"/>
          <w:rFonts w:hint="eastAsia"/>
          <w:rtl/>
        </w:rPr>
        <w:t>אמר</w:t>
      </w:r>
      <w:r w:rsidR="0089324E" w:rsidRPr="001D6ABF">
        <w:rPr>
          <w:rStyle w:val="af4"/>
          <w:rtl/>
        </w:rPr>
        <w:t xml:space="preserve"> </w:t>
      </w:r>
      <w:r w:rsidR="0089324E" w:rsidRPr="001D6ABF">
        <w:rPr>
          <w:rStyle w:val="af4"/>
          <w:rFonts w:hint="eastAsia"/>
          <w:rtl/>
        </w:rPr>
        <w:t>א</w:t>
      </w:r>
      <w:r w:rsidR="00246E4C" w:rsidRPr="001D6ABF">
        <w:rPr>
          <w:rStyle w:val="af4"/>
          <w:rtl/>
        </w:rPr>
        <w:t>-</w:t>
      </w:r>
      <w:r w:rsidR="0089324E" w:rsidRPr="001D6ABF">
        <w:rPr>
          <w:rStyle w:val="af4"/>
          <w:rFonts w:hint="eastAsia"/>
          <w:rtl/>
        </w:rPr>
        <w:t>להים</w:t>
      </w:r>
      <w:r w:rsidR="00246E4C">
        <w:rPr>
          <w:rStyle w:val="af4"/>
          <w:rFonts w:hint="cs"/>
          <w:rtl/>
        </w:rPr>
        <w:t>..</w:t>
      </w:r>
      <w:r w:rsidR="0089324E">
        <w:rPr>
          <w:rFonts w:hint="cs"/>
          <w:rtl/>
        </w:rPr>
        <w:t xml:space="preserve"> </w:t>
      </w:r>
      <w:r w:rsidR="00246E4C">
        <w:rPr>
          <w:rFonts w:hint="cs"/>
          <w:rtl/>
        </w:rPr>
        <w:t>וקרעו ב</w:t>
      </w:r>
      <w:r w:rsidR="0089324E">
        <w:rPr>
          <w:rFonts w:hint="cs"/>
          <w:rtl/>
        </w:rPr>
        <w:t xml:space="preserve">סכין </w:t>
      </w:r>
      <w:r w:rsidR="00246E4C">
        <w:rPr>
          <w:rFonts w:hint="cs"/>
          <w:rtl/>
        </w:rPr>
        <w:t>ש</w:t>
      </w:r>
      <w:r w:rsidR="0089324E">
        <w:rPr>
          <w:rFonts w:hint="cs"/>
          <w:rtl/>
        </w:rPr>
        <w:t>בידו</w:t>
      </w:r>
      <w:r w:rsidR="00246E4C">
        <w:rPr>
          <w:rFonts w:hint="cs"/>
          <w:rtl/>
        </w:rPr>
        <w:t xml:space="preserve"> </w:t>
      </w:r>
      <w:r w:rsidR="00246E4C" w:rsidRPr="001D6ABF">
        <w:rPr>
          <w:rStyle w:val="affe"/>
          <w:rFonts w:hint="eastAsia"/>
          <w:rtl/>
        </w:rPr>
        <w:t>או</w:t>
      </w:r>
      <w:r w:rsidR="00246E4C" w:rsidRPr="001D6ABF">
        <w:rPr>
          <w:rStyle w:val="affe"/>
          <w:rtl/>
        </w:rPr>
        <w:t xml:space="preserve"> </w:t>
      </w:r>
      <w:r w:rsidR="00246E4C" w:rsidRPr="001D6ABF">
        <w:rPr>
          <w:rStyle w:val="affe"/>
          <w:rFonts w:hint="eastAsia"/>
          <w:rtl/>
        </w:rPr>
        <w:t>שרצה</w:t>
      </w:r>
      <w:r w:rsidR="00246E4C">
        <w:rPr>
          <w:rStyle w:val="affe"/>
          <w:rFonts w:hint="cs"/>
          <w:rtl/>
        </w:rPr>
        <w:t>.</w:t>
      </w:r>
    </w:p>
    <w:p w14:paraId="631DA257" w14:textId="77777777" w:rsidR="00C0473D" w:rsidRDefault="00D41686" w:rsidP="00A07C53">
      <w:pPr>
        <w:pStyle w:val="afffff"/>
        <w:rPr>
          <w:rtl/>
        </w:rPr>
      </w:pPr>
      <w:r w:rsidRPr="001D6ABF">
        <w:rPr>
          <w:rFonts w:hint="eastAsia"/>
          <w:rtl/>
        </w:rPr>
        <w:t>כש</w:t>
      </w:r>
      <w:r w:rsidR="0089324E" w:rsidRPr="001D6ABF">
        <w:rPr>
          <w:rFonts w:hint="eastAsia"/>
          <w:rtl/>
        </w:rPr>
        <w:t>מת</w:t>
      </w:r>
      <w:r w:rsidR="0089324E" w:rsidRPr="001D6ABF">
        <w:rPr>
          <w:rtl/>
        </w:rPr>
        <w:t xml:space="preserve"> אחר</w:t>
      </w:r>
      <w:r>
        <w:rPr>
          <w:rFonts w:hint="cs"/>
          <w:rtl/>
        </w:rPr>
        <w:t xml:space="preserve"> </w:t>
      </w:r>
      <w:r w:rsidR="0089324E" w:rsidRPr="006F178A">
        <w:rPr>
          <w:rFonts w:hint="cs"/>
          <w:rtl/>
        </w:rPr>
        <w:t xml:space="preserve">לא רצו לדונו </w:t>
      </w:r>
      <w:r w:rsidR="0089324E" w:rsidRPr="001D6ABF">
        <w:rPr>
          <w:rStyle w:val="affe"/>
          <w:rFonts w:hint="eastAsia"/>
          <w:rtl/>
        </w:rPr>
        <w:t>שעסק</w:t>
      </w:r>
      <w:r w:rsidR="0089324E" w:rsidRPr="001D6ABF">
        <w:rPr>
          <w:rStyle w:val="affe"/>
          <w:rtl/>
        </w:rPr>
        <w:t xml:space="preserve"> </w:t>
      </w:r>
      <w:r w:rsidR="0089324E" w:rsidRPr="001D6ABF">
        <w:rPr>
          <w:rStyle w:val="affe"/>
          <w:rFonts w:hint="eastAsia"/>
          <w:rtl/>
        </w:rPr>
        <w:t>בתורה</w:t>
      </w:r>
      <w:r w:rsidR="0089324E" w:rsidRPr="006F178A">
        <w:rPr>
          <w:rFonts w:hint="cs"/>
          <w:rtl/>
        </w:rPr>
        <w:t xml:space="preserve"> ולא </w:t>
      </w:r>
      <w:r>
        <w:rPr>
          <w:rFonts w:hint="cs"/>
          <w:rtl/>
        </w:rPr>
        <w:t>לעוה"ב</w:t>
      </w:r>
      <w:r w:rsidR="0089324E" w:rsidRPr="006F178A">
        <w:rPr>
          <w:rFonts w:hint="cs"/>
          <w:rtl/>
        </w:rPr>
        <w:t xml:space="preserve"> </w:t>
      </w:r>
      <w:r w:rsidR="0089324E" w:rsidRPr="001D6ABF">
        <w:rPr>
          <w:rStyle w:val="affe"/>
          <w:rFonts w:hint="eastAsia"/>
          <w:rtl/>
        </w:rPr>
        <w:t>שחטא</w:t>
      </w:r>
      <w:r w:rsidR="00142B5D">
        <w:rPr>
          <w:rStyle w:val="affe"/>
          <w:rFonts w:hint="cs"/>
          <w:rtl/>
        </w:rPr>
        <w:t>,</w:t>
      </w:r>
    </w:p>
    <w:p w14:paraId="2ABB25A8" w14:textId="21E4D720" w:rsidR="00731582" w:rsidRDefault="0089324E" w:rsidP="0010357F">
      <w:pPr>
        <w:pStyle w:val="36"/>
        <w:framePr w:wrap="notBeside"/>
        <w:rPr>
          <w:rtl/>
        </w:rPr>
      </w:pPr>
      <w:r w:rsidRPr="0087008C">
        <w:rPr>
          <w:rtl/>
        </w:rPr>
        <w:t>אר"</w:t>
      </w:r>
      <w:r w:rsidRPr="0087008C">
        <w:rPr>
          <w:rFonts w:hint="eastAsia"/>
          <w:rtl/>
        </w:rPr>
        <w:t>מ</w:t>
      </w:r>
      <w:r w:rsidR="00731582">
        <w:rPr>
          <w:rFonts w:hint="cs"/>
          <w:rtl/>
        </w:rPr>
        <w:t>:</w:t>
      </w:r>
    </w:p>
    <w:p w14:paraId="607F3D42" w14:textId="77777777" w:rsidR="00C0473D" w:rsidRDefault="0089324E" w:rsidP="00A07C53">
      <w:pPr>
        <w:rPr>
          <w:rtl/>
        </w:rPr>
      </w:pPr>
      <w:r w:rsidRPr="006F178A">
        <w:rPr>
          <w:rFonts w:hint="cs"/>
          <w:rtl/>
        </w:rPr>
        <w:t>מוטב</w:t>
      </w:r>
      <w:r w:rsidRPr="006F178A">
        <w:rPr>
          <w:rtl/>
        </w:rPr>
        <w:t xml:space="preserve"> </w:t>
      </w:r>
      <w:r w:rsidR="00142B5D">
        <w:rPr>
          <w:rFonts w:hint="cs"/>
          <w:rtl/>
        </w:rPr>
        <w:t>שידונו</w:t>
      </w:r>
      <w:r w:rsidR="00142B5D" w:rsidRPr="006F178A">
        <w:rPr>
          <w:rtl/>
        </w:rPr>
        <w:t xml:space="preserve"> </w:t>
      </w:r>
      <w:r w:rsidR="00142B5D">
        <w:rPr>
          <w:rStyle w:val="affe"/>
          <w:rFonts w:hint="cs"/>
          <w:rtl/>
        </w:rPr>
        <w:t>ו</w:t>
      </w:r>
      <w:r w:rsidR="00142B5D" w:rsidRPr="001D6ABF">
        <w:rPr>
          <w:rStyle w:val="affe"/>
          <w:rFonts w:hint="eastAsia"/>
          <w:rtl/>
        </w:rPr>
        <w:t>יזכה</w:t>
      </w:r>
      <w:r w:rsidR="00142B5D" w:rsidRPr="001D6ABF">
        <w:rPr>
          <w:rStyle w:val="affe"/>
          <w:rtl/>
        </w:rPr>
        <w:t xml:space="preserve"> </w:t>
      </w:r>
      <w:r w:rsidR="00142B5D" w:rsidRPr="001D6ABF">
        <w:rPr>
          <w:rStyle w:val="affe"/>
          <w:rFonts w:hint="eastAsia"/>
          <w:rtl/>
        </w:rPr>
        <w:t>לעוה</w:t>
      </w:r>
      <w:r w:rsidR="00142B5D" w:rsidRPr="001D6ABF">
        <w:rPr>
          <w:rStyle w:val="affe"/>
          <w:rtl/>
        </w:rPr>
        <w:t>"ב,</w:t>
      </w:r>
      <w:r w:rsidRPr="001D6ABF">
        <w:rPr>
          <w:rStyle w:val="affe"/>
          <w:rtl/>
        </w:rPr>
        <w:t xml:space="preserve"> </w:t>
      </w:r>
      <w:r w:rsidR="00142B5D">
        <w:rPr>
          <w:rFonts w:hint="cs"/>
          <w:rtl/>
        </w:rPr>
        <w:t>כשנפטר</w:t>
      </w:r>
      <w:r w:rsidR="00142B5D" w:rsidRPr="006F178A">
        <w:rPr>
          <w:rtl/>
        </w:rPr>
        <w:t xml:space="preserve"> </w:t>
      </w:r>
      <w:r w:rsidRPr="006F178A">
        <w:rPr>
          <w:rFonts w:hint="cs"/>
          <w:rtl/>
        </w:rPr>
        <w:t>עלה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עשן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מקברו</w:t>
      </w:r>
    </w:p>
    <w:p w14:paraId="6E06E47C" w14:textId="02E9DAE5" w:rsidR="00731582" w:rsidRDefault="0089324E" w:rsidP="0010357F">
      <w:pPr>
        <w:pStyle w:val="36"/>
        <w:framePr w:wrap="notBeside"/>
        <w:rPr>
          <w:rtl/>
        </w:rPr>
      </w:pPr>
      <w:r w:rsidRPr="0087008C">
        <w:rPr>
          <w:rtl/>
        </w:rPr>
        <w:t>אר</w:t>
      </w:r>
      <w:r w:rsidRPr="0087008C">
        <w:rPr>
          <w:rFonts w:hint="eastAsia"/>
          <w:rtl/>
        </w:rPr>
        <w:t>י</w:t>
      </w:r>
      <w:r w:rsidR="00142B5D" w:rsidRPr="0087008C">
        <w:rPr>
          <w:rtl/>
        </w:rPr>
        <w:t>"ו</w:t>
      </w:r>
      <w:r w:rsidR="00731582">
        <w:rPr>
          <w:rFonts w:hint="cs"/>
          <w:rtl/>
        </w:rPr>
        <w:t>:</w:t>
      </w:r>
    </w:p>
    <w:p w14:paraId="0DDC3585" w14:textId="77777777" w:rsidR="00C0473D" w:rsidRDefault="0089324E" w:rsidP="00A07C53">
      <w:pPr>
        <w:rPr>
          <w:rtl/>
        </w:rPr>
      </w:pPr>
      <w:r w:rsidRPr="006F178A">
        <w:rPr>
          <w:rFonts w:hint="cs"/>
          <w:rtl/>
        </w:rPr>
        <w:t>גבור</w:t>
      </w:r>
      <w:r w:rsidR="00142B5D">
        <w:rPr>
          <w:rFonts w:hint="cs"/>
          <w:rtl/>
        </w:rPr>
        <w:t>ה</w:t>
      </w:r>
      <w:r w:rsidRPr="006F178A">
        <w:rPr>
          <w:rtl/>
        </w:rPr>
        <w:t xml:space="preserve"> </w:t>
      </w:r>
      <w:r w:rsidR="00142B5D">
        <w:rPr>
          <w:rFonts w:hint="cs"/>
          <w:rtl/>
        </w:rPr>
        <w:t>לשרוף</w:t>
      </w:r>
      <w:r w:rsidR="00142B5D" w:rsidRPr="006F178A">
        <w:rPr>
          <w:rtl/>
        </w:rPr>
        <w:t xml:space="preserve"> </w:t>
      </w:r>
      <w:r w:rsidRPr="006F178A">
        <w:rPr>
          <w:rFonts w:hint="cs"/>
          <w:rtl/>
        </w:rPr>
        <w:t>רב</w:t>
      </w:r>
      <w:r w:rsidR="00142B5D">
        <w:rPr>
          <w:rFonts w:hint="cs"/>
          <w:rtl/>
        </w:rPr>
        <w:t>ו?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אחד היה עמנו</w:t>
      </w:r>
      <w:r w:rsidR="0053577F">
        <w:rPr>
          <w:rFonts w:hint="cs"/>
          <w:rtl/>
        </w:rPr>
        <w:t>,</w:t>
      </w:r>
      <w:r w:rsidRPr="006F178A">
        <w:rPr>
          <w:rFonts w:hint="cs"/>
          <w:rtl/>
        </w:rPr>
        <w:t xml:space="preserve"> ואין </w:t>
      </w:r>
      <w:r w:rsidR="003F2A06">
        <w:rPr>
          <w:rFonts w:hint="cs"/>
          <w:rtl/>
        </w:rPr>
        <w:t>ש</w:t>
      </w:r>
      <w:r w:rsidRPr="006F178A">
        <w:rPr>
          <w:rFonts w:hint="cs"/>
          <w:rtl/>
        </w:rPr>
        <w:t>יכול להצילו</w:t>
      </w:r>
      <w:r w:rsidR="003F2A06">
        <w:rPr>
          <w:rFonts w:hint="cs"/>
          <w:rtl/>
        </w:rPr>
        <w:t>,</w:t>
      </w:r>
      <w:r w:rsidRPr="006F178A">
        <w:rPr>
          <w:rFonts w:hint="cs"/>
          <w:rtl/>
        </w:rPr>
        <w:t xml:space="preserve"> כ</w:t>
      </w:r>
      <w:r>
        <w:rPr>
          <w:rFonts w:hint="cs"/>
          <w:rtl/>
        </w:rPr>
        <w:t xml:space="preserve">שנפטר </w:t>
      </w:r>
      <w:r w:rsidRPr="006F178A">
        <w:rPr>
          <w:rFonts w:hint="cs"/>
          <w:rtl/>
        </w:rPr>
        <w:t>פסק</w:t>
      </w:r>
      <w:r w:rsidRPr="006F178A">
        <w:rPr>
          <w:rtl/>
        </w:rPr>
        <w:t xml:space="preserve"> </w:t>
      </w:r>
      <w:r>
        <w:rPr>
          <w:rFonts w:hint="cs"/>
          <w:rtl/>
        </w:rPr>
        <w:t>עשן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מקבר</w:t>
      </w:r>
      <w:r>
        <w:rPr>
          <w:rFonts w:hint="cs"/>
          <w:rtl/>
        </w:rPr>
        <w:t>ו</w:t>
      </w:r>
      <w:r w:rsidR="003F2A06">
        <w:rPr>
          <w:rFonts w:hint="cs"/>
          <w:rtl/>
        </w:rPr>
        <w:t>.</w:t>
      </w:r>
    </w:p>
    <w:p w14:paraId="6273387E" w14:textId="0C5E046B" w:rsidR="002533F0" w:rsidRDefault="0089324E" w:rsidP="0010357F">
      <w:pPr>
        <w:spacing w:after="60"/>
        <w:rPr>
          <w:rtl/>
        </w:rPr>
      </w:pPr>
      <w:r w:rsidRPr="00935E78">
        <w:rPr>
          <w:rStyle w:val="affc"/>
          <w:rFonts w:hint="cs"/>
          <w:rtl/>
        </w:rPr>
        <w:t>פתח</w:t>
      </w:r>
      <w:r w:rsidRPr="00935E78">
        <w:rPr>
          <w:rStyle w:val="affc"/>
          <w:rtl/>
        </w:rPr>
        <w:t xml:space="preserve"> </w:t>
      </w:r>
      <w:r w:rsidR="0053577F">
        <w:rPr>
          <w:rStyle w:val="affc"/>
          <w:rFonts w:hint="cs"/>
          <w:rtl/>
        </w:rPr>
        <w:t>עליו</w:t>
      </w:r>
      <w:r w:rsidRPr="00935E78">
        <w:rPr>
          <w:rStyle w:val="affc"/>
          <w:rtl/>
        </w:rPr>
        <w:t xml:space="preserve"> </w:t>
      </w:r>
      <w:r w:rsidRPr="00935E78">
        <w:rPr>
          <w:rStyle w:val="affc"/>
          <w:rFonts w:hint="cs"/>
          <w:rtl/>
        </w:rPr>
        <w:t>ספדנא</w:t>
      </w:r>
      <w:r w:rsidR="0053577F">
        <w:rPr>
          <w:rStyle w:val="affc"/>
          <w:rFonts w:hint="cs"/>
          <w:rtl/>
        </w:rPr>
        <w:t>:</w:t>
      </w:r>
      <w:r w:rsidRPr="00935E78">
        <w:rPr>
          <w:rStyle w:val="affc"/>
          <w:rtl/>
        </w:rPr>
        <w:t xml:space="preserve"> </w:t>
      </w:r>
      <w:r w:rsidR="0053577F">
        <w:rPr>
          <w:rStyle w:val="affc"/>
          <w:rFonts w:hint="cs"/>
          <w:rtl/>
        </w:rPr>
        <w:t xml:space="preserve">רבינו: </w:t>
      </w:r>
      <w:r w:rsidRPr="006F178A">
        <w:rPr>
          <w:rFonts w:hint="cs"/>
          <w:rtl/>
        </w:rPr>
        <w:t>אפילו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שומר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הפתח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עמד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לפניך</w:t>
      </w:r>
      <w:r w:rsidR="0053577F">
        <w:rPr>
          <w:rFonts w:hint="cs"/>
          <w:rtl/>
        </w:rPr>
        <w:t>,</w:t>
      </w:r>
    </w:p>
    <w:p w14:paraId="393FC708" w14:textId="4B7BC228" w:rsidR="00731582" w:rsidRDefault="00731582" w:rsidP="0010357F">
      <w:pPr>
        <w:pStyle w:val="36"/>
        <w:framePr w:wrap="notBeside"/>
        <w:rPr>
          <w:rtl/>
        </w:rPr>
      </w:pPr>
      <w:r>
        <w:rPr>
          <w:rFonts w:ascii="Courier New" w:hAnsi="Courier New" w:cs="Courier New" w:hint="cs"/>
          <w:rtl/>
        </w:rPr>
        <w:t>◦</w:t>
      </w:r>
    </w:p>
    <w:p w14:paraId="7D004B32" w14:textId="19785ACA" w:rsidR="002533F0" w:rsidRDefault="0089324E" w:rsidP="00A07C53">
      <w:pPr>
        <w:rPr>
          <w:rFonts w:ascii="Fb Fontext" w:hAnsi="Fb Fontext"/>
          <w:rtl/>
        </w:rPr>
      </w:pPr>
      <w:r w:rsidRPr="00404F5C">
        <w:rPr>
          <w:rStyle w:val="afffff0"/>
          <w:rFonts w:hint="eastAsia"/>
          <w:rtl/>
        </w:rPr>
        <w:t>בתו</w:t>
      </w:r>
      <w:r w:rsidRPr="00404F5C">
        <w:rPr>
          <w:rStyle w:val="afffff0"/>
          <w:rtl/>
        </w:rPr>
        <w:t xml:space="preserve"> </w:t>
      </w:r>
      <w:r w:rsidRPr="00404F5C">
        <w:rPr>
          <w:rStyle w:val="afffff0"/>
          <w:rFonts w:hint="eastAsia"/>
          <w:rtl/>
        </w:rPr>
        <w:t>של</w:t>
      </w:r>
      <w:r w:rsidRPr="00404F5C">
        <w:rPr>
          <w:rStyle w:val="afffff0"/>
          <w:rtl/>
        </w:rPr>
        <w:t xml:space="preserve"> </w:t>
      </w:r>
      <w:r w:rsidRPr="00404F5C">
        <w:rPr>
          <w:rStyle w:val="afffff0"/>
          <w:rFonts w:hint="eastAsia"/>
          <w:rtl/>
        </w:rPr>
        <w:t>אחר</w:t>
      </w:r>
      <w:r w:rsidRPr="006F178A">
        <w:rPr>
          <w:rFonts w:ascii="Fb Fontext" w:hAnsi="Fb Fontext"/>
          <w:rtl/>
        </w:rPr>
        <w:t xml:space="preserve"> </w:t>
      </w:r>
      <w:r w:rsidR="002533F0">
        <w:rPr>
          <w:rFonts w:ascii="Fb Fontext" w:hAnsi="Fb Fontext" w:hint="cs"/>
          <w:rtl/>
        </w:rPr>
        <w:t>ביקשה</w:t>
      </w:r>
      <w:r w:rsidRPr="006F178A">
        <w:rPr>
          <w:rFonts w:ascii="Fb Fontext" w:hAnsi="Fb Fontext"/>
          <w:rtl/>
        </w:rPr>
        <w:t xml:space="preserve"> </w:t>
      </w:r>
      <w:r w:rsidR="002533F0" w:rsidRPr="001D6ABF">
        <w:rPr>
          <w:rStyle w:val="affc"/>
          <w:rFonts w:hint="eastAsia"/>
          <w:rtl/>
        </w:rPr>
        <w:t>מ</w:t>
      </w:r>
      <w:r w:rsidRPr="001D6ABF">
        <w:rPr>
          <w:rStyle w:val="affc"/>
          <w:rFonts w:hint="eastAsia"/>
          <w:rtl/>
        </w:rPr>
        <w:t>רבי</w:t>
      </w:r>
      <w:r w:rsidRPr="006F178A">
        <w:rPr>
          <w:rFonts w:ascii="Fb Fontext" w:hAnsi="Fb Fontext"/>
          <w:rtl/>
        </w:rPr>
        <w:t xml:space="preserve"> </w:t>
      </w:r>
      <w:r w:rsidRPr="006F178A">
        <w:rPr>
          <w:rFonts w:ascii="Fb Fontext" w:hAnsi="Fb Fontext" w:hint="cs"/>
          <w:rtl/>
        </w:rPr>
        <w:t>לפרנסה</w:t>
      </w:r>
      <w:r w:rsidR="002533F0">
        <w:rPr>
          <w:rFonts w:ascii="Fb Fontext" w:hAnsi="Fb Fontext" w:hint="cs"/>
          <w:rtl/>
        </w:rPr>
        <w:t>,</w:t>
      </w:r>
      <w:r w:rsidRPr="006F178A">
        <w:rPr>
          <w:rFonts w:ascii="Fb Fontext" w:hAnsi="Fb Fontext" w:hint="cs"/>
          <w:rtl/>
        </w:rPr>
        <w:t xml:space="preserve"> </w:t>
      </w:r>
      <w:r w:rsidRPr="001D6ABF">
        <w:rPr>
          <w:rStyle w:val="affc"/>
          <w:rFonts w:hint="eastAsia"/>
          <w:rtl/>
        </w:rPr>
        <w:t>תמה</w:t>
      </w:r>
      <w:r w:rsidRPr="001D6ABF">
        <w:rPr>
          <w:rStyle w:val="affc"/>
          <w:rtl/>
        </w:rPr>
        <w:t xml:space="preserve"> </w:t>
      </w:r>
      <w:r w:rsidRPr="001D6ABF">
        <w:rPr>
          <w:rStyle w:val="affc"/>
          <w:rFonts w:hint="eastAsia"/>
          <w:rtl/>
        </w:rPr>
        <w:t>רבי</w:t>
      </w:r>
      <w:r w:rsidR="007B69F0">
        <w:rPr>
          <w:rFonts w:ascii="Fb Fontext" w:hAnsi="Fb Fontext" w:hint="cs"/>
          <w:rtl/>
        </w:rPr>
        <w:t>:</w:t>
      </w:r>
      <w:r w:rsidRPr="006F178A">
        <w:rPr>
          <w:rFonts w:ascii="Fb Fontext" w:hAnsi="Fb Fontext" w:hint="cs"/>
          <w:rtl/>
        </w:rPr>
        <w:t xml:space="preserve"> </w:t>
      </w:r>
      <w:r w:rsidR="007B69F0">
        <w:rPr>
          <w:rFonts w:ascii="Fb Fontext" w:hAnsi="Fb Fontext" w:hint="cs"/>
          <w:rtl/>
        </w:rPr>
        <w:t xml:space="preserve">וכי </w:t>
      </w:r>
      <w:r w:rsidRPr="006F178A">
        <w:rPr>
          <w:rFonts w:ascii="Fb Fontext" w:hAnsi="Fb Fontext" w:hint="cs"/>
          <w:rtl/>
        </w:rPr>
        <w:t>יש מזרעו</w:t>
      </w:r>
      <w:r w:rsidR="002533F0">
        <w:rPr>
          <w:rFonts w:ascii="Fb Fontext" w:hAnsi="Fb Fontext" w:hint="cs"/>
          <w:rtl/>
        </w:rPr>
        <w:t>?</w:t>
      </w:r>
    </w:p>
    <w:p w14:paraId="4FC9C235" w14:textId="77777777" w:rsidR="00C0473D" w:rsidRDefault="0089324E" w:rsidP="0010357F">
      <w:pPr>
        <w:spacing w:after="60"/>
        <w:rPr>
          <w:rtl/>
        </w:rPr>
      </w:pPr>
      <w:r w:rsidRPr="005E6BC8">
        <w:rPr>
          <w:rFonts w:cs="PFT_Frank" w:hint="eastAsia"/>
          <w:b/>
          <w:bCs/>
          <w:szCs w:val="14"/>
          <w:rtl/>
        </w:rPr>
        <w:t>אמרה</w:t>
      </w:r>
      <w:r w:rsidRPr="005E6BC8">
        <w:rPr>
          <w:rFonts w:cs="PFT_Frank"/>
          <w:b/>
          <w:bCs/>
          <w:szCs w:val="14"/>
          <w:rtl/>
        </w:rPr>
        <w:t xml:space="preserve"> </w:t>
      </w:r>
      <w:r w:rsidRPr="005E6BC8">
        <w:rPr>
          <w:rFonts w:cs="PFT_Frank" w:hint="eastAsia"/>
          <w:b/>
          <w:bCs/>
          <w:szCs w:val="14"/>
          <w:rtl/>
        </w:rPr>
        <w:t>לו</w:t>
      </w:r>
      <w:r w:rsidR="007B69F0">
        <w:rPr>
          <w:rFonts w:hint="cs"/>
          <w:rtl/>
        </w:rPr>
        <w:t>: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זכור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תורתו</w:t>
      </w:r>
      <w:r w:rsidRPr="006F178A">
        <w:rPr>
          <w:rtl/>
        </w:rPr>
        <w:t xml:space="preserve"> </w:t>
      </w:r>
      <w:r w:rsidRPr="001D6ABF">
        <w:rPr>
          <w:rStyle w:val="affe"/>
          <w:rFonts w:hint="eastAsia"/>
          <w:rtl/>
        </w:rPr>
        <w:t>ולא</w:t>
      </w:r>
      <w:r w:rsidRPr="001D6ABF">
        <w:rPr>
          <w:rStyle w:val="affe"/>
          <w:rtl/>
        </w:rPr>
        <w:t xml:space="preserve"> </w:t>
      </w:r>
      <w:r w:rsidRPr="001D6ABF">
        <w:rPr>
          <w:rStyle w:val="affe"/>
          <w:rFonts w:hint="eastAsia"/>
          <w:rtl/>
        </w:rPr>
        <w:t>מעשיו</w:t>
      </w:r>
      <w:r w:rsidR="002533F0">
        <w:rPr>
          <w:rStyle w:val="affe"/>
          <w:rFonts w:hint="cs"/>
          <w:rtl/>
        </w:rPr>
        <w:t>,</w:t>
      </w:r>
      <w:r w:rsidRPr="001D6ABF">
        <w:rPr>
          <w:rStyle w:val="affe"/>
          <w:rtl/>
        </w:rPr>
        <w:t xml:space="preserve"> </w:t>
      </w:r>
      <w:r w:rsidRPr="006F178A">
        <w:rPr>
          <w:rFonts w:hint="cs"/>
          <w:rtl/>
        </w:rPr>
        <w:t>ירדה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וסכסכה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ספסל</w:t>
      </w:r>
      <w:r w:rsidRPr="006F178A">
        <w:rPr>
          <w:rtl/>
        </w:rPr>
        <w:t xml:space="preserve"> </w:t>
      </w:r>
      <w:r w:rsidRPr="001D6ABF">
        <w:rPr>
          <w:rStyle w:val="affc"/>
          <w:rFonts w:hint="eastAsia"/>
          <w:rtl/>
        </w:rPr>
        <w:t>רבי</w:t>
      </w:r>
      <w:r w:rsidR="00CD7ECE">
        <w:rPr>
          <w:rFonts w:hint="cs"/>
          <w:rtl/>
        </w:rPr>
        <w:t>.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בכה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ואמר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למתגנין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למשתבחין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עאכו</w:t>
      </w:r>
      <w:r w:rsidRPr="006F178A">
        <w:rPr>
          <w:rtl/>
        </w:rPr>
        <w:t>"</w:t>
      </w:r>
      <w:r w:rsidRPr="006F178A">
        <w:rPr>
          <w:rFonts w:hint="cs"/>
          <w:rtl/>
        </w:rPr>
        <w:t>כ,</w:t>
      </w:r>
    </w:p>
    <w:p w14:paraId="0785A680" w14:textId="53FDEF14" w:rsidR="00731582" w:rsidRDefault="007B69F0" w:rsidP="0010357F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ר''מ למד מאחר</w:t>
      </w:r>
      <w:r w:rsidR="00731582">
        <w:rPr>
          <w:rFonts w:hint="cs"/>
          <w:rtl/>
        </w:rPr>
        <w:t>:</w:t>
      </w:r>
    </w:p>
    <w:p w14:paraId="6185A2D1" w14:textId="77777777" w:rsidR="00C0473D" w:rsidRDefault="0089324E" w:rsidP="00A07C53">
      <w:pPr>
        <w:rPr>
          <w:rStyle w:val="af4"/>
          <w:rtl/>
        </w:rPr>
      </w:pPr>
      <w:r w:rsidRPr="006F178A">
        <w:rPr>
          <w:rFonts w:hint="cs"/>
          <w:rtl/>
        </w:rPr>
        <w:t>א</w:t>
      </w:r>
      <w:r w:rsidR="00CD7ECE">
        <w:rPr>
          <w:rFonts w:hint="cs"/>
          <w:rtl/>
        </w:rPr>
        <w:t>ף</w:t>
      </w:r>
      <w:r w:rsidRPr="006F178A">
        <w:rPr>
          <w:rFonts w:hint="cs"/>
          <w:rtl/>
        </w:rPr>
        <w:t xml:space="preserve"> </w:t>
      </w:r>
      <w:r w:rsidR="00CD7ECE">
        <w:rPr>
          <w:rFonts w:hint="cs"/>
          <w:rtl/>
        </w:rPr>
        <w:t xml:space="preserve">שרק </w:t>
      </w:r>
      <w:r w:rsidRPr="001D6ABF">
        <w:rPr>
          <w:rFonts w:hint="eastAsia"/>
          <w:rtl/>
        </w:rPr>
        <w:t>אם</w:t>
      </w:r>
      <w:r w:rsidRPr="001D6ABF">
        <w:rPr>
          <w:rtl/>
        </w:rPr>
        <w:t xml:space="preserve"> </w:t>
      </w:r>
      <w:r w:rsidRPr="001D6ABF">
        <w:rPr>
          <w:rFonts w:hint="eastAsia"/>
          <w:rtl/>
        </w:rPr>
        <w:t>דומה</w:t>
      </w:r>
      <w:r w:rsidRPr="001D6ABF">
        <w:rPr>
          <w:rtl/>
        </w:rPr>
        <w:t xml:space="preserve"> </w:t>
      </w:r>
      <w:r w:rsidRPr="00CD7ECE">
        <w:rPr>
          <w:rStyle w:val="af4"/>
          <w:rFonts w:hint="cs"/>
          <w:rtl/>
        </w:rPr>
        <w:t>למלאך</w:t>
      </w:r>
      <w:r w:rsidRPr="00CD7ECE">
        <w:rPr>
          <w:rStyle w:val="af4"/>
          <w:rtl/>
        </w:rPr>
        <w:t xml:space="preserve"> ה' </w:t>
      </w:r>
      <w:r w:rsidRPr="00CD7ECE">
        <w:rPr>
          <w:rStyle w:val="af4"/>
          <w:rFonts w:hint="cs"/>
          <w:rtl/>
        </w:rPr>
        <w:t>צבאות</w:t>
      </w:r>
      <w:r w:rsidR="00CD7ECE">
        <w:rPr>
          <w:rStyle w:val="af4"/>
          <w:rFonts w:hint="cs"/>
          <w:rtl/>
        </w:rPr>
        <w:t xml:space="preserve"> -</w:t>
      </w:r>
      <w:r w:rsidRPr="00CD7ECE">
        <w:rPr>
          <w:rStyle w:val="af4"/>
          <w:rtl/>
        </w:rPr>
        <w:t xml:space="preserve"> </w:t>
      </w:r>
      <w:r w:rsidRPr="00CD7ECE">
        <w:rPr>
          <w:rStyle w:val="af4"/>
          <w:rFonts w:hint="cs"/>
          <w:rtl/>
        </w:rPr>
        <w:t>יבקשו</w:t>
      </w:r>
      <w:r w:rsidRPr="00CD7ECE">
        <w:rPr>
          <w:rStyle w:val="af4"/>
          <w:rtl/>
        </w:rPr>
        <w:t xml:space="preserve"> </w:t>
      </w:r>
      <w:r w:rsidRPr="00CD7ECE">
        <w:rPr>
          <w:rStyle w:val="af4"/>
          <w:rFonts w:hint="cs"/>
          <w:rtl/>
        </w:rPr>
        <w:t>תורה</w:t>
      </w:r>
      <w:r w:rsidRPr="00CD7ECE">
        <w:rPr>
          <w:rStyle w:val="af4"/>
          <w:rtl/>
        </w:rPr>
        <w:t xml:space="preserve"> </w:t>
      </w:r>
      <w:r w:rsidRPr="00CD7ECE">
        <w:rPr>
          <w:rStyle w:val="af4"/>
          <w:rFonts w:hint="cs"/>
          <w:rtl/>
        </w:rPr>
        <w:t>מפיהו</w:t>
      </w:r>
      <w:r w:rsidR="007433A1">
        <w:rPr>
          <w:rStyle w:val="af4"/>
          <w:rFonts w:hint="cs"/>
          <w:rtl/>
        </w:rPr>
        <w:t>,</w:t>
      </w:r>
    </w:p>
    <w:p w14:paraId="41CF0418" w14:textId="0A2C5355" w:rsidR="007433A1" w:rsidRDefault="0089324E" w:rsidP="00A07C53">
      <w:pPr>
        <w:rPr>
          <w:rtl/>
        </w:rPr>
      </w:pPr>
      <w:r w:rsidRPr="006F178A">
        <w:rPr>
          <w:rFonts w:hint="cs"/>
          <w:rtl/>
        </w:rPr>
        <w:t>דרש</w:t>
      </w:r>
      <w:r w:rsidRPr="006F178A">
        <w:rPr>
          <w:rtl/>
        </w:rPr>
        <w:t xml:space="preserve"> </w:t>
      </w:r>
      <w:r w:rsidRPr="00677AA6">
        <w:rPr>
          <w:rStyle w:val="af4"/>
          <w:rFonts w:hint="cs"/>
          <w:rtl/>
        </w:rPr>
        <w:t>הט</w:t>
      </w:r>
      <w:r w:rsidRPr="00677AA6">
        <w:rPr>
          <w:rStyle w:val="af4"/>
          <w:rtl/>
        </w:rPr>
        <w:t xml:space="preserve"> </w:t>
      </w:r>
      <w:r w:rsidRPr="001D6ABF">
        <w:rPr>
          <w:rStyle w:val="af4"/>
          <w:rFonts w:hint="eastAsia"/>
          <w:b/>
          <w:bCs/>
          <w:rtl/>
        </w:rPr>
        <w:t>אזנך</w:t>
      </w:r>
      <w:r w:rsidR="007433A1">
        <w:rPr>
          <w:rStyle w:val="af4"/>
          <w:rFonts w:hint="cs"/>
          <w:rtl/>
        </w:rPr>
        <w:t>..</w:t>
      </w:r>
      <w:r w:rsidRPr="00677AA6">
        <w:rPr>
          <w:rStyle w:val="af4"/>
          <w:rtl/>
        </w:rPr>
        <w:t xml:space="preserve"> </w:t>
      </w:r>
      <w:r w:rsidRPr="001D6ABF">
        <w:rPr>
          <w:rStyle w:val="af4"/>
          <w:rFonts w:hint="eastAsia"/>
          <w:b/>
          <w:bCs/>
          <w:rtl/>
        </w:rPr>
        <w:t>דברי</w:t>
      </w:r>
      <w:r w:rsidRPr="001D6ABF">
        <w:rPr>
          <w:rStyle w:val="af4"/>
          <w:b/>
          <w:bCs/>
          <w:rtl/>
        </w:rPr>
        <w:t xml:space="preserve"> </w:t>
      </w:r>
      <w:r w:rsidRPr="001D6ABF">
        <w:rPr>
          <w:rStyle w:val="af4"/>
          <w:rFonts w:hint="eastAsia"/>
          <w:b/>
          <w:bCs/>
          <w:rtl/>
        </w:rPr>
        <w:t>חכמים</w:t>
      </w:r>
      <w:r w:rsidR="007433A1">
        <w:rPr>
          <w:rStyle w:val="af4"/>
          <w:rFonts w:hint="cs"/>
          <w:rtl/>
        </w:rPr>
        <w:t>,</w:t>
      </w:r>
      <w:r w:rsidRPr="00677AA6">
        <w:rPr>
          <w:rStyle w:val="af4"/>
          <w:rtl/>
        </w:rPr>
        <w:t xml:space="preserve"> </w:t>
      </w:r>
      <w:r w:rsidRPr="001D6ABF">
        <w:rPr>
          <w:rStyle w:val="af4"/>
          <w:rFonts w:hint="eastAsia"/>
          <w:b/>
          <w:bCs/>
          <w:rtl/>
        </w:rPr>
        <w:t>ולבך</w:t>
      </w:r>
      <w:r w:rsidRPr="00677AA6">
        <w:rPr>
          <w:rStyle w:val="af4"/>
          <w:rtl/>
        </w:rPr>
        <w:t xml:space="preserve"> </w:t>
      </w:r>
      <w:r w:rsidRPr="00677AA6">
        <w:rPr>
          <w:rStyle w:val="af4"/>
          <w:rFonts w:hint="cs"/>
          <w:rtl/>
        </w:rPr>
        <w:t>תשית</w:t>
      </w:r>
      <w:r w:rsidRPr="00677AA6">
        <w:rPr>
          <w:rStyle w:val="af4"/>
          <w:rtl/>
        </w:rPr>
        <w:t xml:space="preserve"> </w:t>
      </w:r>
      <w:r w:rsidRPr="001D6ABF">
        <w:rPr>
          <w:rStyle w:val="af4"/>
          <w:rFonts w:hint="eastAsia"/>
          <w:b/>
          <w:bCs/>
          <w:rtl/>
        </w:rPr>
        <w:t>לדעתי</w:t>
      </w:r>
      <w:r w:rsidR="007433A1">
        <w:rPr>
          <w:rFonts w:hint="cs"/>
          <w:rtl/>
        </w:rPr>
        <w:t>,</w:t>
      </w:r>
    </w:p>
    <w:p w14:paraId="2470DB99" w14:textId="77777777" w:rsidR="00C0473D" w:rsidRDefault="007433A1" w:rsidP="0010357F">
      <w:pPr>
        <w:spacing w:after="60"/>
        <w:rPr>
          <w:rtl/>
        </w:rPr>
      </w:pPr>
      <w:r>
        <w:rPr>
          <w:rStyle w:val="affc"/>
          <w:rFonts w:hint="cs"/>
          <w:rtl/>
        </w:rPr>
        <w:t>ו</w:t>
      </w:r>
      <w:r w:rsidRPr="001D6ABF">
        <w:rPr>
          <w:rStyle w:val="affc"/>
          <w:rFonts w:hint="eastAsia"/>
          <w:rtl/>
        </w:rPr>
        <w:t>ישוב</w:t>
      </w:r>
      <w:r w:rsidRPr="001D6ABF">
        <w:rPr>
          <w:rStyle w:val="affc"/>
          <w:rtl/>
        </w:rPr>
        <w:t xml:space="preserve"> </w:t>
      </w:r>
      <w:r>
        <w:rPr>
          <w:rStyle w:val="affc"/>
          <w:rFonts w:hint="cs"/>
          <w:rtl/>
        </w:rPr>
        <w:t>הפסוקים</w:t>
      </w:r>
      <w:r>
        <w:rPr>
          <w:rFonts w:hint="cs"/>
          <w:rtl/>
        </w:rPr>
        <w:t xml:space="preserve">: </w:t>
      </w:r>
      <w:r w:rsidRPr="005E6BC8">
        <w:rPr>
          <w:rFonts w:cs="PFT_Frank" w:hint="cs"/>
          <w:b/>
          <w:bCs/>
          <w:szCs w:val="14"/>
          <w:rtl/>
        </w:rPr>
        <w:t>זה</w:t>
      </w:r>
      <w:r w:rsidR="0089324E" w:rsidRPr="006F178A">
        <w:rPr>
          <w:rtl/>
        </w:rPr>
        <w:t xml:space="preserve"> </w:t>
      </w:r>
      <w:r w:rsidR="0089324E" w:rsidRPr="006F178A">
        <w:rPr>
          <w:rFonts w:hint="cs"/>
          <w:rtl/>
        </w:rPr>
        <w:t>בגדול</w:t>
      </w:r>
      <w:r>
        <w:rPr>
          <w:rFonts w:hint="cs"/>
          <w:rtl/>
        </w:rPr>
        <w:t>,</w:t>
      </w:r>
      <w:r w:rsidR="0089324E" w:rsidRPr="006F178A">
        <w:rPr>
          <w:rtl/>
        </w:rPr>
        <w:t xml:space="preserve"> </w:t>
      </w:r>
      <w:r w:rsidRPr="005E6BC8">
        <w:rPr>
          <w:rFonts w:cs="PFT_Frank" w:hint="cs"/>
          <w:b/>
          <w:bCs/>
          <w:szCs w:val="14"/>
          <w:rtl/>
        </w:rPr>
        <w:t>וזה</w:t>
      </w:r>
      <w:r w:rsidRPr="006F178A">
        <w:rPr>
          <w:rtl/>
        </w:rPr>
        <w:t xml:space="preserve"> </w:t>
      </w:r>
      <w:r w:rsidR="0089324E" w:rsidRPr="006F178A">
        <w:rPr>
          <w:rFonts w:hint="cs"/>
          <w:rtl/>
        </w:rPr>
        <w:t>בקטן</w:t>
      </w:r>
      <w:r>
        <w:rPr>
          <w:rStyle w:val="affe"/>
          <w:rFonts w:hint="cs"/>
          <w:rtl/>
        </w:rPr>
        <w:t xml:space="preserve"> </w:t>
      </w:r>
      <w:r w:rsidRPr="001D6ABF">
        <w:rPr>
          <w:rStyle w:val="affe"/>
          <w:rFonts w:hint="eastAsia"/>
          <w:rtl/>
        </w:rPr>
        <w:t>שלומד</w:t>
      </w:r>
      <w:r w:rsidRPr="001D6ABF">
        <w:rPr>
          <w:rStyle w:val="affe"/>
          <w:rtl/>
        </w:rPr>
        <w:t xml:space="preserve"> </w:t>
      </w:r>
      <w:r w:rsidRPr="001D6ABF">
        <w:rPr>
          <w:rStyle w:val="affe"/>
          <w:rFonts w:hint="eastAsia"/>
          <w:rtl/>
        </w:rPr>
        <w:t>ממעשיו</w:t>
      </w:r>
      <w:r>
        <w:rPr>
          <w:rFonts w:hint="cs"/>
          <w:rtl/>
        </w:rPr>
        <w:t>.</w:t>
      </w:r>
    </w:p>
    <w:p w14:paraId="20C9A30D" w14:textId="5EC41BF1" w:rsidR="00731582" w:rsidRDefault="008047E5" w:rsidP="0010357F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אלי</w:t>
      </w:r>
      <w:r w:rsidR="0089324E" w:rsidRPr="0087008C">
        <w:rPr>
          <w:rFonts w:hint="eastAsia"/>
          <w:rtl/>
        </w:rPr>
        <w:t>הו</w:t>
      </w:r>
      <w:r w:rsidR="0089324E" w:rsidRPr="0087008C">
        <w:rPr>
          <w:rtl/>
        </w:rPr>
        <w:t xml:space="preserve"> </w:t>
      </w:r>
      <w:r w:rsidR="0089324E" w:rsidRPr="0087008C">
        <w:rPr>
          <w:rFonts w:hint="eastAsia"/>
          <w:rtl/>
        </w:rPr>
        <w:t>לאב</w:t>
      </w:r>
      <w:r w:rsidR="0089324E" w:rsidRPr="0087008C">
        <w:rPr>
          <w:rtl/>
        </w:rPr>
        <w:t>"</w:t>
      </w:r>
      <w:r w:rsidR="0089324E" w:rsidRPr="0087008C">
        <w:rPr>
          <w:rFonts w:hint="eastAsia"/>
          <w:rtl/>
        </w:rPr>
        <w:t>ש</w:t>
      </w:r>
      <w:r w:rsidR="00731582">
        <w:rPr>
          <w:rFonts w:hint="cs"/>
          <w:rtl/>
        </w:rPr>
        <w:t>:</w:t>
      </w:r>
    </w:p>
    <w:p w14:paraId="7CF91298" w14:textId="2D513E23" w:rsidR="008047E5" w:rsidRPr="00557887" w:rsidRDefault="0089324E" w:rsidP="00A07C53">
      <w:pPr>
        <w:rPr>
          <w:rtl/>
        </w:rPr>
      </w:pPr>
      <w:r w:rsidRPr="00557887">
        <w:rPr>
          <w:rFonts w:hint="cs"/>
          <w:rtl/>
        </w:rPr>
        <w:t>הקב</w:t>
      </w:r>
      <w:r w:rsidRPr="00557887">
        <w:rPr>
          <w:rtl/>
        </w:rPr>
        <w:t>"</w:t>
      </w:r>
      <w:r w:rsidRPr="00557887">
        <w:rPr>
          <w:rFonts w:hint="cs"/>
          <w:rtl/>
        </w:rPr>
        <w:t xml:space="preserve">ה </w:t>
      </w:r>
      <w:r w:rsidR="008047E5" w:rsidRPr="00557887">
        <w:rPr>
          <w:rFonts w:hint="cs"/>
          <w:rtl/>
        </w:rPr>
        <w:t>אומר</w:t>
      </w:r>
      <w:r w:rsidR="008047E5" w:rsidRPr="00557887">
        <w:rPr>
          <w:rtl/>
        </w:rPr>
        <w:t xml:space="preserve"> </w:t>
      </w:r>
      <w:r w:rsidRPr="00557887">
        <w:rPr>
          <w:rFonts w:hint="cs"/>
          <w:rtl/>
        </w:rPr>
        <w:t>שמ</w:t>
      </w:r>
      <w:r w:rsidR="008047E5" w:rsidRPr="00557887">
        <w:rPr>
          <w:rFonts w:hint="cs"/>
          <w:rtl/>
        </w:rPr>
        <w:t>ו</w:t>
      </w:r>
      <w:r w:rsidRPr="00557887">
        <w:rPr>
          <w:rFonts w:hint="cs"/>
          <w:rtl/>
        </w:rPr>
        <w:t>ע</w:t>
      </w:r>
      <w:r w:rsidR="008047E5" w:rsidRPr="00557887">
        <w:rPr>
          <w:rFonts w:hint="cs"/>
          <w:rtl/>
        </w:rPr>
        <w:t>ות</w:t>
      </w:r>
      <w:r w:rsidR="001E3674" w:rsidRPr="00557887">
        <w:rPr>
          <w:rtl/>
        </w:rPr>
        <w:t xml:space="preserve"> </w:t>
      </w:r>
      <w:r w:rsidRPr="00557887">
        <w:rPr>
          <w:rFonts w:hint="cs"/>
          <w:rtl/>
        </w:rPr>
        <w:t>דכולהו</w:t>
      </w:r>
      <w:r w:rsidRPr="00557887">
        <w:rPr>
          <w:rtl/>
        </w:rPr>
        <w:t xml:space="preserve"> </w:t>
      </w:r>
      <w:r w:rsidRPr="00557887">
        <w:rPr>
          <w:rFonts w:hint="cs"/>
          <w:rtl/>
        </w:rPr>
        <w:t>רבנן</w:t>
      </w:r>
      <w:r w:rsidRPr="00557887">
        <w:rPr>
          <w:rtl/>
        </w:rPr>
        <w:t xml:space="preserve"> </w:t>
      </w:r>
      <w:r w:rsidR="008047E5" w:rsidRPr="00557887">
        <w:rPr>
          <w:rFonts w:hint="cs"/>
          <w:rtl/>
        </w:rPr>
        <w:t>חוץ</w:t>
      </w:r>
      <w:r w:rsidRPr="00557887">
        <w:rPr>
          <w:rtl/>
        </w:rPr>
        <w:t xml:space="preserve"> </w:t>
      </w:r>
      <w:r>
        <w:rPr>
          <w:rStyle w:val="affc"/>
          <w:rFonts w:hint="cs"/>
          <w:rtl/>
          <w:rPrChange w:id="9010" w:author="מנוע אמוראים" w:date="2026-10-05T16:41:31Z">
            <w:rPr>
              <w:rFonts w:hint="cs"/>
              <w:rtl/>
            </w:rPr>
          </w:rPrChange>
        </w:rPr>
        <w:t xml:space="preserve">מ</w:t>
      </w:r>
      <w:r>
        <w:rPr>
          <w:rStyle w:val="affc"/>
          <w:rFonts w:hint="cs"/>
          <w:rtl/>
          <w:rPrChange w:id="9011" w:author="מנוע אמוראים" w:date="2026-10-05T16:41:31Z">
            <w:rPr>
              <w:rFonts w:hint="cs"/>
              <w:rtl/>
            </w:rPr>
          </w:rPrChange>
        </w:rPr>
        <w:t xml:space="preserve">ר</w:t>
      </w:r>
      <w:r>
        <w:rPr>
          <w:rStyle w:val="affc"/>
          <w:rtl/>
          <w:rPrChange w:id="9012" w:author="מנוע אמוראים" w:date="2026-10-05T16:41:31Z">
            <w:rPr>
              <w:rtl/>
            </w:rPr>
          </w:rPrChange>
        </w:rPr>
        <w:t xml:space="preserve">"</w:t>
      </w:r>
      <w:r>
        <w:rPr>
          <w:rStyle w:val="affc"/>
          <w:rFonts w:hint="cs"/>
          <w:rtl/>
          <w:rPrChange w:id="9013" w:author="מנוע אמוראים" w:date="2026-10-05T16:41:31Z">
            <w:rPr>
              <w:rFonts w:hint="cs"/>
              <w:rtl/>
            </w:rPr>
          </w:rPrChange>
        </w:rPr>
        <w:t xml:space="preserve">מ</w:t>
      </w:r>
      <w:r w:rsidR="008047E5" w:rsidRPr="00557887">
        <w:rPr>
          <w:rFonts w:hint="cs"/>
          <w:rtl/>
        </w:rPr>
        <w:t>,</w:t>
      </w:r>
    </w:p>
    <w:p w14:paraId="58A3B1CE" w14:textId="0E93AC7F" w:rsidR="00731582" w:rsidRDefault="008047E5" w:rsidP="0010357F">
      <w:pPr>
        <w:pStyle w:val="36"/>
        <w:framePr w:wrap="notBeside"/>
        <w:rPr>
          <w:rtl/>
        </w:rPr>
      </w:pPr>
      <w:r w:rsidRPr="0087008C">
        <w:rPr>
          <w:rFonts w:hint="eastAsia"/>
          <w:rtl/>
        </w:rPr>
        <w:t>א</w:t>
      </w:r>
      <w:r w:rsidRPr="0087008C">
        <w:rPr>
          <w:rtl/>
        </w:rPr>
        <w:t>"ל</w:t>
      </w:r>
      <w:r w:rsidR="00731582">
        <w:rPr>
          <w:rtl/>
        </w:rPr>
        <w:t>:</w:t>
      </w:r>
    </w:p>
    <w:p w14:paraId="154B3473" w14:textId="77777777" w:rsidR="00C0473D" w:rsidRDefault="0054007C" w:rsidP="00A07C53">
      <w:pPr>
        <w:rPr>
          <w:rtl/>
        </w:rPr>
      </w:pPr>
      <w:r>
        <w:rPr>
          <w:rFonts w:hint="cs"/>
          <w:rtl/>
        </w:rPr>
        <w:t>הרי</w:t>
      </w:r>
      <w:r w:rsidR="001E3674">
        <w:rPr>
          <w:rFonts w:hint="cs"/>
          <w:rtl/>
        </w:rPr>
        <w:t xml:space="preserve"> </w:t>
      </w:r>
      <w:r w:rsidR="0089324E" w:rsidRPr="006F178A">
        <w:rPr>
          <w:rFonts w:hint="cs"/>
          <w:rtl/>
        </w:rPr>
        <w:t>תוכו אכל וקליפתו זרק</w:t>
      </w:r>
      <w:r w:rsidR="00935E78">
        <w:rPr>
          <w:rFonts w:hint="cs"/>
          <w:rtl/>
        </w:rPr>
        <w:t xml:space="preserve"> </w:t>
      </w:r>
      <w:r w:rsidR="00935E78" w:rsidRPr="00935E78">
        <w:rPr>
          <w:rStyle w:val="affe"/>
          <w:rFonts w:hint="cs"/>
          <w:rtl/>
        </w:rPr>
        <w:t>וכן משל ד</w:t>
      </w:r>
      <w:r w:rsidR="00935E78">
        <w:rPr>
          <w:rStyle w:val="affe"/>
          <w:rFonts w:hint="cs"/>
          <w:rtl/>
        </w:rPr>
        <w:t>ת''ח כ</w:t>
      </w:r>
      <w:r w:rsidR="00935E78" w:rsidRPr="00935E78">
        <w:rPr>
          <w:rStyle w:val="affe"/>
          <w:rFonts w:hint="cs"/>
          <w:rtl/>
        </w:rPr>
        <w:t>אגוז שאינו נמאס</w:t>
      </w:r>
      <w:r>
        <w:rPr>
          <w:rFonts w:hint="cs"/>
          <w:rtl/>
        </w:rPr>
        <w:t>,</w:t>
      </w:r>
    </w:p>
    <w:p w14:paraId="7A2F3CA2" w14:textId="18A53767" w:rsidR="00731582" w:rsidRDefault="0054007C" w:rsidP="0010357F">
      <w:pPr>
        <w:pStyle w:val="36"/>
        <w:framePr w:wrap="notBeside"/>
        <w:rPr>
          <w:rtl/>
        </w:rPr>
      </w:pPr>
      <w:r w:rsidRPr="0087008C">
        <w:rPr>
          <w:rFonts w:hint="eastAsia"/>
          <w:rtl/>
        </w:rPr>
        <w:t>א</w:t>
      </w:r>
      <w:r w:rsidRPr="0087008C">
        <w:rPr>
          <w:rtl/>
        </w:rPr>
        <w:t>"ל</w:t>
      </w:r>
      <w:r w:rsidR="00731582">
        <w:rPr>
          <w:rtl/>
        </w:rPr>
        <w:t>:</w:t>
      </w:r>
    </w:p>
    <w:p w14:paraId="728697C3" w14:textId="77777777" w:rsidR="00C0473D" w:rsidRDefault="0054007C" w:rsidP="0010357F">
      <w:pPr>
        <w:spacing w:after="60"/>
        <w:rPr>
          <w:spacing w:val="-8"/>
          <w:rtl/>
        </w:rPr>
      </w:pPr>
      <w:r>
        <w:rPr>
          <w:rFonts w:hint="cs"/>
          <w:rtl/>
        </w:rPr>
        <w:t>עכשיו</w:t>
      </w:r>
      <w:r w:rsidR="0089324E" w:rsidRPr="006F178A">
        <w:rPr>
          <w:rFonts w:hint="cs"/>
          <w:rtl/>
        </w:rPr>
        <w:t xml:space="preserve"> א</w:t>
      </w:r>
      <w:r>
        <w:rPr>
          <w:rFonts w:hint="cs"/>
          <w:rtl/>
        </w:rPr>
        <w:t>ו</w:t>
      </w:r>
      <w:r w:rsidR="0089324E" w:rsidRPr="006F178A">
        <w:rPr>
          <w:rFonts w:hint="cs"/>
          <w:rtl/>
        </w:rPr>
        <w:t>מר</w:t>
      </w:r>
      <w:r w:rsidR="0010357F">
        <w:rPr>
          <w:rFonts w:hint="cs"/>
          <w:rtl/>
        </w:rPr>
        <w:t>:</w:t>
      </w:r>
      <w:r w:rsidR="00935E78">
        <w:rPr>
          <w:rFonts w:hint="cs"/>
          <w:rtl/>
        </w:rPr>
        <w:t xml:space="preserve"> </w:t>
      </w:r>
      <w:r w:rsidR="0089324E" w:rsidRPr="001D6ABF">
        <w:rPr>
          <w:rStyle w:val="affc"/>
          <w:rFonts w:hint="eastAsia"/>
          <w:rtl/>
        </w:rPr>
        <w:t>מאיר</w:t>
      </w:r>
      <w:r w:rsidR="0089324E" w:rsidRPr="001D6ABF">
        <w:rPr>
          <w:rStyle w:val="affc"/>
          <w:rtl/>
        </w:rPr>
        <w:t xml:space="preserve"> </w:t>
      </w:r>
      <w:r w:rsidR="0089324E" w:rsidRPr="001D6ABF">
        <w:rPr>
          <w:rStyle w:val="affc"/>
          <w:rFonts w:hint="eastAsia"/>
          <w:rtl/>
        </w:rPr>
        <w:t>בני</w:t>
      </w:r>
      <w:r w:rsidR="0089324E" w:rsidRPr="001D6ABF">
        <w:rPr>
          <w:rStyle w:val="affc"/>
          <w:rtl/>
        </w:rPr>
        <w:t xml:space="preserve"> </w:t>
      </w:r>
      <w:r w:rsidRPr="001D6ABF">
        <w:rPr>
          <w:rStyle w:val="affc"/>
          <w:rFonts w:hint="eastAsia"/>
          <w:rtl/>
        </w:rPr>
        <w:t>אומר</w:t>
      </w:r>
      <w:r w:rsidRPr="001D6ABF">
        <w:rPr>
          <w:rStyle w:val="affc"/>
          <w:rtl/>
        </w:rPr>
        <w:t xml:space="preserve">: </w:t>
      </w:r>
      <w:r w:rsidR="00727EE8">
        <w:rPr>
          <w:rFonts w:hint="cs"/>
          <w:rtl/>
        </w:rPr>
        <w:t>כשרשע</w:t>
      </w:r>
      <w:r w:rsidR="0089324E" w:rsidRPr="006F178A">
        <w:rPr>
          <w:rtl/>
        </w:rPr>
        <w:t xml:space="preserve"> </w:t>
      </w:r>
      <w:r w:rsidR="0089324E" w:rsidRPr="006F178A">
        <w:rPr>
          <w:rFonts w:hint="cs"/>
          <w:rtl/>
        </w:rPr>
        <w:t>מצטער</w:t>
      </w:r>
      <w:r w:rsidR="00727EE8">
        <w:rPr>
          <w:rFonts w:hint="cs"/>
          <w:rtl/>
        </w:rPr>
        <w:t>,</w:t>
      </w:r>
      <w:r w:rsidR="0089324E" w:rsidRPr="006F178A">
        <w:rPr>
          <w:rtl/>
        </w:rPr>
        <w:t xml:space="preserve"> </w:t>
      </w:r>
      <w:r w:rsidR="0089324E" w:rsidRPr="006F178A">
        <w:rPr>
          <w:rFonts w:hint="cs"/>
          <w:rtl/>
        </w:rPr>
        <w:t>שכינה</w:t>
      </w:r>
      <w:r w:rsidR="0089324E" w:rsidRPr="006F178A">
        <w:rPr>
          <w:rtl/>
        </w:rPr>
        <w:t xml:space="preserve"> </w:t>
      </w:r>
      <w:r w:rsidR="0089324E" w:rsidRPr="00D22086">
        <w:rPr>
          <w:rFonts w:hint="cs"/>
          <w:spacing w:val="-8"/>
          <w:rtl/>
        </w:rPr>
        <w:t>אומרת</w:t>
      </w:r>
      <w:r w:rsidR="0089324E" w:rsidRPr="00D22086">
        <w:rPr>
          <w:spacing w:val="-8"/>
          <w:rtl/>
        </w:rPr>
        <w:t xml:space="preserve"> </w:t>
      </w:r>
      <w:r w:rsidR="00727EE8" w:rsidRPr="0010357F">
        <w:rPr>
          <w:rStyle w:val="af4"/>
          <w:rFonts w:hint="cs"/>
          <w:rtl/>
        </w:rPr>
        <w:t>'</w:t>
      </w:r>
      <w:r w:rsidR="0089324E" w:rsidRPr="0010357F">
        <w:rPr>
          <w:rStyle w:val="af4"/>
          <w:rFonts w:hint="cs"/>
          <w:rtl/>
        </w:rPr>
        <w:t>קלני</w:t>
      </w:r>
      <w:r w:rsidR="0089324E" w:rsidRPr="0010357F">
        <w:rPr>
          <w:rStyle w:val="af4"/>
          <w:rtl/>
        </w:rPr>
        <w:t xml:space="preserve"> </w:t>
      </w:r>
      <w:r w:rsidR="0089324E" w:rsidRPr="0010357F">
        <w:rPr>
          <w:rStyle w:val="af4"/>
          <w:rFonts w:hint="cs"/>
          <w:rtl/>
        </w:rPr>
        <w:t>מראשי</w:t>
      </w:r>
      <w:r w:rsidR="0089324E" w:rsidRPr="0010357F">
        <w:rPr>
          <w:rStyle w:val="af4"/>
          <w:rtl/>
        </w:rPr>
        <w:t xml:space="preserve"> </w:t>
      </w:r>
      <w:r w:rsidR="00727EE8" w:rsidRPr="0010357F">
        <w:rPr>
          <w:rStyle w:val="af4"/>
          <w:rFonts w:hint="cs"/>
          <w:rtl/>
        </w:rPr>
        <w:t xml:space="preserve">קלני </w:t>
      </w:r>
      <w:r w:rsidR="0089324E" w:rsidRPr="0010357F">
        <w:rPr>
          <w:rStyle w:val="af4"/>
          <w:rFonts w:hint="cs"/>
          <w:rtl/>
        </w:rPr>
        <w:t>מזרועי</w:t>
      </w:r>
      <w:r w:rsidR="00727EE8" w:rsidRPr="0010357F">
        <w:rPr>
          <w:rStyle w:val="af4"/>
          <w:rFonts w:hint="cs"/>
          <w:rtl/>
        </w:rPr>
        <w:t>',</w:t>
      </w:r>
      <w:r w:rsidR="0089324E" w:rsidRPr="0010357F">
        <w:rPr>
          <w:rStyle w:val="af4"/>
          <w:rtl/>
        </w:rPr>
        <w:t xml:space="preserve"> </w:t>
      </w:r>
      <w:r w:rsidR="0089324E" w:rsidRPr="0010357F">
        <w:rPr>
          <w:rFonts w:hint="cs"/>
          <w:rtl/>
        </w:rPr>
        <w:t>ק</w:t>
      </w:r>
      <w:r w:rsidR="0089324E" w:rsidRPr="0010357F">
        <w:rPr>
          <w:rtl/>
        </w:rPr>
        <w:t>"</w:t>
      </w:r>
      <w:r w:rsidR="0089324E" w:rsidRPr="0010357F">
        <w:rPr>
          <w:rFonts w:hint="cs"/>
          <w:rtl/>
        </w:rPr>
        <w:t>ו</w:t>
      </w:r>
      <w:r w:rsidR="0089324E" w:rsidRPr="0010357F">
        <w:rPr>
          <w:rtl/>
        </w:rPr>
        <w:t xml:space="preserve"> </w:t>
      </w:r>
      <w:r w:rsidR="00727EE8" w:rsidRPr="0010357F">
        <w:rPr>
          <w:rFonts w:hint="cs"/>
          <w:rtl/>
        </w:rPr>
        <w:t xml:space="preserve">שמצטער </w:t>
      </w:r>
      <w:r w:rsidR="0089324E" w:rsidRPr="0010357F">
        <w:rPr>
          <w:rFonts w:hint="cs"/>
          <w:rtl/>
        </w:rPr>
        <w:t>על</w:t>
      </w:r>
      <w:r w:rsidR="0089324E" w:rsidRPr="0010357F">
        <w:rPr>
          <w:rtl/>
        </w:rPr>
        <w:t xml:space="preserve"> </w:t>
      </w:r>
      <w:r w:rsidR="0089324E" w:rsidRPr="0010357F">
        <w:rPr>
          <w:rFonts w:hint="cs"/>
          <w:rtl/>
        </w:rPr>
        <w:t>דמן</w:t>
      </w:r>
      <w:r w:rsidR="0089324E" w:rsidRPr="0010357F">
        <w:rPr>
          <w:rtl/>
        </w:rPr>
        <w:t xml:space="preserve"> </w:t>
      </w:r>
      <w:r w:rsidR="0089324E" w:rsidRPr="0010357F">
        <w:rPr>
          <w:rFonts w:hint="cs"/>
          <w:rtl/>
        </w:rPr>
        <w:t>של</w:t>
      </w:r>
      <w:r w:rsidR="0089324E" w:rsidRPr="0010357F">
        <w:rPr>
          <w:rtl/>
        </w:rPr>
        <w:t xml:space="preserve"> </w:t>
      </w:r>
      <w:r w:rsidR="0089324E" w:rsidRPr="0010357F">
        <w:rPr>
          <w:rFonts w:hint="cs"/>
          <w:rtl/>
        </w:rPr>
        <w:t>צדיקים</w:t>
      </w:r>
      <w:r w:rsidR="00727EE8" w:rsidRPr="0010357F">
        <w:rPr>
          <w:rFonts w:hint="cs"/>
          <w:rtl/>
        </w:rPr>
        <w:t>.</w:t>
      </w:r>
    </w:p>
    <w:p w14:paraId="14463DA9" w14:textId="0127E4F1" w:rsidR="00731582" w:rsidRDefault="0089324E" w:rsidP="0010357F">
      <w:pPr>
        <w:pStyle w:val="36"/>
        <w:framePr w:wrap="notBeside"/>
        <w:rPr>
          <w:rtl/>
        </w:rPr>
      </w:pPr>
      <w:r w:rsidRPr="0087008C">
        <w:rPr>
          <w:rFonts w:hint="eastAsia"/>
          <w:rtl/>
        </w:rPr>
        <w:t>שמואל</w:t>
      </w:r>
      <w:r w:rsidR="00731582">
        <w:rPr>
          <w:rFonts w:hint="cs"/>
          <w:rtl/>
        </w:rPr>
        <w:t>:</w:t>
      </w:r>
    </w:p>
    <w:p w14:paraId="2DEC1F56" w14:textId="77777777" w:rsidR="00C0473D" w:rsidRDefault="0089324E" w:rsidP="00A07C53">
      <w:pPr>
        <w:rPr>
          <w:rStyle w:val="af4"/>
          <w:rtl/>
        </w:rPr>
      </w:pPr>
      <w:r w:rsidRPr="007B69F0">
        <w:rPr>
          <w:rStyle w:val="affc"/>
          <w:rFonts w:hint="eastAsia"/>
          <w:rtl/>
        </w:rPr>
        <w:t>מצאו</w:t>
      </w:r>
      <w:r w:rsidRPr="007B69F0">
        <w:rPr>
          <w:rStyle w:val="affc"/>
          <w:rtl/>
        </w:rPr>
        <w:t xml:space="preserve"> </w:t>
      </w:r>
      <w:r w:rsidRPr="007B69F0">
        <w:rPr>
          <w:rStyle w:val="affc"/>
          <w:rFonts w:hint="eastAsia"/>
          <w:rtl/>
        </w:rPr>
        <w:t>לר</w:t>
      </w:r>
      <w:r w:rsidRPr="007B69F0">
        <w:rPr>
          <w:rStyle w:val="affc"/>
          <w:rtl/>
        </w:rPr>
        <w:t>"</w:t>
      </w:r>
      <w:r w:rsidRPr="007B69F0">
        <w:rPr>
          <w:rStyle w:val="affc"/>
          <w:rFonts w:hint="eastAsia"/>
          <w:rtl/>
        </w:rPr>
        <w:t>י</w:t>
      </w:r>
      <w:r w:rsidR="007B69F0">
        <w:rPr>
          <w:rFonts w:hint="cs"/>
          <w:rtl/>
        </w:rPr>
        <w:t>:</w:t>
      </w:r>
      <w:r w:rsidRPr="006F178A">
        <w:rPr>
          <w:rtl/>
        </w:rPr>
        <w:t xml:space="preserve"> </w:t>
      </w:r>
      <w:r w:rsidR="00727EE8">
        <w:rPr>
          <w:rFonts w:hint="cs"/>
          <w:rtl/>
        </w:rPr>
        <w:t>שמצטער על החכמים שנתקלקלו,</w:t>
      </w:r>
    </w:p>
    <w:p w14:paraId="32DC4C6A" w14:textId="3079061C" w:rsidR="0089324E" w:rsidRDefault="00B2270C" w:rsidP="00A07C53">
      <w:pPr>
        <w:rPr>
          <w:rtl/>
        </w:rPr>
      </w:pPr>
      <w:r>
        <w:rPr>
          <w:rFonts w:hint="cs"/>
          <w:rtl/>
        </w:rPr>
        <w:t>ש</w:t>
      </w:r>
      <w:r w:rsidR="00401331" w:rsidRPr="007B4B7C">
        <w:rPr>
          <w:rFonts w:hint="cs"/>
          <w:rtl/>
        </w:rPr>
        <w:t>נאמר</w:t>
      </w:r>
      <w:r w:rsidR="00401331" w:rsidRPr="007B4B7C">
        <w:rPr>
          <w:rtl/>
        </w:rPr>
        <w:t xml:space="preserve"> עליהם </w:t>
      </w:r>
      <w:r w:rsidR="00935E78" w:rsidRPr="00935E78">
        <w:rPr>
          <w:rStyle w:val="af4"/>
          <w:rFonts w:hint="cs"/>
          <w:rtl/>
        </w:rPr>
        <w:t>איה שוקל ואיה סופר את המגדלים</w:t>
      </w:r>
      <w:r w:rsidR="00E03A2E">
        <w:rPr>
          <w:rFonts w:hint="cs"/>
          <w:rtl/>
        </w:rPr>
        <w:t xml:space="preserve"> -</w:t>
      </w:r>
    </w:p>
    <w:p w14:paraId="4A174633" w14:textId="6BD0320F" w:rsidR="0089324E" w:rsidRDefault="008F6EF3" w:rsidP="00A07C53">
      <w:pPr>
        <w:rPr>
          <w:rtl/>
        </w:rPr>
      </w:pPr>
      <w:r w:rsidRPr="001D6ABF">
        <w:rPr>
          <w:rFonts w:hint="eastAsia"/>
          <w:rtl/>
        </w:rPr>
        <w:t>שהיו</w:t>
      </w:r>
      <w:r w:rsidRPr="001D6ABF">
        <w:rPr>
          <w:rtl/>
        </w:rPr>
        <w:t xml:space="preserve"> </w:t>
      </w:r>
      <w:r w:rsidRPr="001D6ABF">
        <w:rPr>
          <w:rFonts w:hint="eastAsia"/>
          <w:rtl/>
        </w:rPr>
        <w:t>סופרים</w:t>
      </w:r>
      <w:r w:rsidRPr="001D6ABF">
        <w:rPr>
          <w:rtl/>
        </w:rPr>
        <w:t xml:space="preserve"> </w:t>
      </w:r>
      <w:r w:rsidRPr="001D6ABF">
        <w:rPr>
          <w:rFonts w:hint="eastAsia"/>
          <w:rtl/>
        </w:rPr>
        <w:t>כל</w:t>
      </w:r>
      <w:r w:rsidRPr="001D6ABF">
        <w:rPr>
          <w:rtl/>
        </w:rPr>
        <w:t xml:space="preserve"> </w:t>
      </w:r>
      <w:r w:rsidRPr="001D6ABF">
        <w:rPr>
          <w:rFonts w:hint="eastAsia"/>
          <w:rtl/>
        </w:rPr>
        <w:t>אותיות</w:t>
      </w:r>
      <w:r w:rsidRPr="008F6EF3">
        <w:rPr>
          <w:rFonts w:hint="cs"/>
          <w:rtl/>
        </w:rPr>
        <w:t xml:space="preserve"> שבתורה</w:t>
      </w:r>
      <w:r w:rsidRPr="001D6ABF">
        <w:rPr>
          <w:rtl/>
        </w:rPr>
        <w:t>,</w:t>
      </w:r>
      <w:r w:rsidR="0089324E" w:rsidRPr="008F6EF3">
        <w:rPr>
          <w:rtl/>
        </w:rPr>
        <w:t xml:space="preserve"> </w:t>
      </w:r>
      <w:r w:rsidRPr="008F6EF3">
        <w:rPr>
          <w:rFonts w:hint="cs"/>
          <w:rtl/>
        </w:rPr>
        <w:t xml:space="preserve">ושוקלין </w:t>
      </w:r>
      <w:r w:rsidR="0089324E" w:rsidRPr="008F6EF3">
        <w:rPr>
          <w:rFonts w:hint="cs"/>
          <w:rtl/>
        </w:rPr>
        <w:t>קלין</w:t>
      </w:r>
      <w:r w:rsidR="0089324E" w:rsidRPr="008F6EF3">
        <w:rPr>
          <w:rtl/>
        </w:rPr>
        <w:t xml:space="preserve"> </w:t>
      </w:r>
      <w:r w:rsidR="0089324E" w:rsidRPr="008F6EF3">
        <w:rPr>
          <w:rFonts w:hint="cs"/>
          <w:rtl/>
        </w:rPr>
        <w:t>וחמורין</w:t>
      </w:r>
      <w:r w:rsidRPr="008F6EF3">
        <w:rPr>
          <w:rFonts w:hint="cs"/>
          <w:rtl/>
        </w:rPr>
        <w:t>,</w:t>
      </w:r>
      <w:r w:rsidR="0089324E" w:rsidRPr="008F6EF3">
        <w:rPr>
          <w:rtl/>
        </w:rPr>
        <w:t xml:space="preserve"> </w:t>
      </w:r>
      <w:r w:rsidRPr="008F6EF3">
        <w:rPr>
          <w:rFonts w:hint="cs"/>
          <w:rtl/>
        </w:rPr>
        <w:t>וש</w:t>
      </w:r>
      <w:r w:rsidR="0089324E" w:rsidRPr="008F6EF3">
        <w:rPr>
          <w:rFonts w:hint="cs"/>
          <w:rtl/>
        </w:rPr>
        <w:t>ונין</w:t>
      </w:r>
      <w:r w:rsidR="0089324E" w:rsidRPr="008F6EF3">
        <w:rPr>
          <w:rtl/>
        </w:rPr>
        <w:t xml:space="preserve"> </w:t>
      </w:r>
      <w:r>
        <w:rPr>
          <w:rFonts w:hint="cs"/>
          <w:rtl/>
        </w:rPr>
        <w:t>ג'</w:t>
      </w:r>
      <w:r w:rsidRPr="008F6EF3">
        <w:rPr>
          <w:rtl/>
        </w:rPr>
        <w:t xml:space="preserve"> </w:t>
      </w:r>
      <w:r w:rsidR="0089324E" w:rsidRPr="008F6EF3">
        <w:rPr>
          <w:rFonts w:hint="cs"/>
          <w:rtl/>
        </w:rPr>
        <w:t>מאות</w:t>
      </w:r>
      <w:r w:rsidR="0089324E" w:rsidRPr="008F6EF3">
        <w:rPr>
          <w:rtl/>
        </w:rPr>
        <w:t xml:space="preserve"> </w:t>
      </w:r>
      <w:r w:rsidR="0089324E" w:rsidRPr="008F6EF3">
        <w:rPr>
          <w:rFonts w:hint="cs"/>
          <w:rtl/>
        </w:rPr>
        <w:t>הלכות</w:t>
      </w:r>
      <w:r w:rsidR="0089324E" w:rsidRPr="008F6EF3">
        <w:rPr>
          <w:rtl/>
        </w:rPr>
        <w:t xml:space="preserve"> </w:t>
      </w:r>
      <w:r w:rsidR="0089324E" w:rsidRPr="008F6EF3">
        <w:rPr>
          <w:rFonts w:hint="cs"/>
          <w:rtl/>
        </w:rPr>
        <w:t>במגדל</w:t>
      </w:r>
      <w:r w:rsidR="0089324E" w:rsidRPr="008F6EF3">
        <w:rPr>
          <w:rtl/>
        </w:rPr>
        <w:t xml:space="preserve"> </w:t>
      </w:r>
      <w:r w:rsidR="0089324E" w:rsidRPr="008F6EF3">
        <w:rPr>
          <w:rFonts w:hint="cs"/>
          <w:rtl/>
        </w:rPr>
        <w:t>הפורח</w:t>
      </w:r>
      <w:r w:rsidR="0089324E" w:rsidRPr="008F6EF3">
        <w:rPr>
          <w:rtl/>
        </w:rPr>
        <w:t xml:space="preserve"> </w:t>
      </w:r>
      <w:r w:rsidR="0089324E" w:rsidRPr="008F6EF3">
        <w:rPr>
          <w:rFonts w:hint="cs"/>
          <w:rtl/>
        </w:rPr>
        <w:t>באויר,</w:t>
      </w:r>
    </w:p>
    <w:p w14:paraId="686FDFE5" w14:textId="3526C94A" w:rsidR="00731582" w:rsidRDefault="0089324E" w:rsidP="007B69F0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ותנן</w:t>
      </w:r>
      <w:r w:rsidR="00731582">
        <w:rPr>
          <w:rFonts w:hint="cs"/>
          <w:rtl/>
        </w:rPr>
        <w:t>:</w:t>
      </w:r>
    </w:p>
    <w:p w14:paraId="72B59194" w14:textId="65B83FAE" w:rsidR="00401331" w:rsidRDefault="005B3C5E" w:rsidP="00A07C53">
      <w:pPr>
        <w:rPr>
          <w:rtl/>
        </w:rPr>
      </w:pPr>
      <w:r>
        <w:rPr>
          <w:rFonts w:hint="cs"/>
          <w:rtl/>
        </w:rPr>
        <w:t>ג'</w:t>
      </w:r>
      <w:r w:rsidR="0089324E" w:rsidRPr="001D6ABF">
        <w:rPr>
          <w:rtl/>
        </w:rPr>
        <w:t xml:space="preserve"> </w:t>
      </w:r>
      <w:r w:rsidR="0089324E" w:rsidRPr="001D6ABF">
        <w:rPr>
          <w:rFonts w:hint="cs"/>
          <w:rtl/>
        </w:rPr>
        <w:t>מלכים</w:t>
      </w:r>
      <w:r w:rsidR="0089324E" w:rsidRPr="001D6ABF">
        <w:rPr>
          <w:rtl/>
        </w:rPr>
        <w:t xml:space="preserve"> </w:t>
      </w:r>
      <w:r w:rsidRPr="00733F00">
        <w:rPr>
          <w:rStyle w:val="affc"/>
          <w:rFonts w:hint="cs"/>
          <w:rtl/>
        </w:rPr>
        <w:t>ירבעם אחאב ומנשה</w:t>
      </w:r>
      <w:r>
        <w:rPr>
          <w:rFonts w:hint="cs"/>
          <w:rtl/>
        </w:rPr>
        <w:t xml:space="preserve"> </w:t>
      </w:r>
      <w:r w:rsidR="0089324E" w:rsidRPr="001D6ABF">
        <w:rPr>
          <w:rFonts w:hint="cs"/>
          <w:rtl/>
        </w:rPr>
        <w:t>ו</w:t>
      </w:r>
      <w:r>
        <w:rPr>
          <w:rFonts w:hint="cs"/>
          <w:rtl/>
        </w:rPr>
        <w:t>ד'</w:t>
      </w:r>
      <w:r w:rsidR="0089324E" w:rsidRPr="001D6ABF">
        <w:rPr>
          <w:rtl/>
        </w:rPr>
        <w:t xml:space="preserve"> </w:t>
      </w:r>
      <w:r w:rsidR="0089324E" w:rsidRPr="001D6ABF">
        <w:rPr>
          <w:rFonts w:hint="cs"/>
          <w:rtl/>
        </w:rPr>
        <w:t>הדיוטות</w:t>
      </w:r>
      <w:r w:rsidRPr="005B3C5E">
        <w:rPr>
          <w:rStyle w:val="affe"/>
          <w:rFonts w:hint="cs"/>
          <w:rtl/>
        </w:rPr>
        <w:t xml:space="preserve"> </w:t>
      </w:r>
      <w:r w:rsidRPr="00733F00">
        <w:rPr>
          <w:rStyle w:val="affe"/>
          <w:rFonts w:hint="cs"/>
          <w:rtl/>
        </w:rPr>
        <w:t>בלעם דואג אחיתופל וגיחזי</w:t>
      </w:r>
      <w:r w:rsidR="0089324E" w:rsidRPr="001D6ABF">
        <w:rPr>
          <w:rtl/>
        </w:rPr>
        <w:t xml:space="preserve"> </w:t>
      </w:r>
      <w:r w:rsidR="0089324E" w:rsidRPr="001D6ABF">
        <w:rPr>
          <w:rFonts w:hint="cs"/>
          <w:rtl/>
        </w:rPr>
        <w:t>אין</w:t>
      </w:r>
      <w:r w:rsidR="0089324E" w:rsidRPr="001D6ABF">
        <w:rPr>
          <w:rtl/>
        </w:rPr>
        <w:t xml:space="preserve"> </w:t>
      </w:r>
      <w:r w:rsidR="0089324E" w:rsidRPr="001D6ABF">
        <w:rPr>
          <w:rFonts w:hint="cs"/>
          <w:rtl/>
        </w:rPr>
        <w:t>להם</w:t>
      </w:r>
      <w:r w:rsidR="0089324E" w:rsidRPr="001D6ABF">
        <w:rPr>
          <w:rtl/>
        </w:rPr>
        <w:t xml:space="preserve"> </w:t>
      </w:r>
      <w:r w:rsidR="0089324E" w:rsidRPr="001D6ABF">
        <w:rPr>
          <w:rFonts w:hint="cs"/>
          <w:rtl/>
        </w:rPr>
        <w:t>חלק</w:t>
      </w:r>
      <w:r w:rsidR="0089324E" w:rsidRPr="001D6ABF">
        <w:rPr>
          <w:rtl/>
        </w:rPr>
        <w:t xml:space="preserve"> </w:t>
      </w:r>
      <w:r w:rsidR="0089324E" w:rsidRPr="001D6ABF">
        <w:rPr>
          <w:rFonts w:hint="cs"/>
          <w:rtl/>
        </w:rPr>
        <w:t>לעוה"ב</w:t>
      </w:r>
      <w:r w:rsidR="00401331">
        <w:rPr>
          <w:rFonts w:hint="cs"/>
          <w:rtl/>
        </w:rPr>
        <w:t>,</w:t>
      </w:r>
      <w:r w:rsidR="004912A4">
        <w:rPr>
          <w:rFonts w:hint="cs"/>
          <w:rtl/>
        </w:rPr>
        <w:t xml:space="preserve"> </w:t>
      </w:r>
      <w:r w:rsidR="004912A4">
        <w:rPr>
          <w:rtl/>
        </w:rPr>
        <w:tab/>
      </w:r>
      <w:r w:rsidR="004912A4">
        <w:rPr>
          <w:rtl/>
        </w:rPr>
        <w:tab/>
      </w:r>
      <w:r w:rsidR="001E3674">
        <w:rPr>
          <w:rFonts w:hint="cs"/>
          <w:rtl/>
        </w:rPr>
        <w:t xml:space="preserve"> </w:t>
      </w:r>
      <w:r w:rsidR="004912A4">
        <w:rPr>
          <w:rFonts w:hint="cs"/>
          <w:rtl/>
        </w:rPr>
        <w:t xml:space="preserve"> </w:t>
      </w:r>
      <w:r w:rsidR="004912A4" w:rsidRPr="005E6BC8">
        <w:rPr>
          <w:rFonts w:cs="PFT_Frank" w:hint="cs"/>
          <w:b/>
          <w:bCs/>
          <w:szCs w:val="14"/>
          <w:rtl/>
        </w:rPr>
        <w:t>אנו</w:t>
      </w:r>
      <w:r w:rsidR="004912A4" w:rsidRPr="005E6BC8">
        <w:rPr>
          <w:rFonts w:cs="PFT_Frank"/>
          <w:b/>
          <w:bCs/>
          <w:szCs w:val="14"/>
          <w:rtl/>
        </w:rPr>
        <w:t xml:space="preserve"> </w:t>
      </w:r>
      <w:r w:rsidR="004912A4" w:rsidRPr="005E6BC8">
        <w:rPr>
          <w:rFonts w:cs="PFT_Frank" w:hint="cs"/>
          <w:b/>
          <w:bCs/>
          <w:szCs w:val="14"/>
          <w:rtl/>
        </w:rPr>
        <w:t>מה</w:t>
      </w:r>
      <w:r w:rsidR="004912A4" w:rsidRPr="005E6BC8">
        <w:rPr>
          <w:rFonts w:cs="PFT_Frank"/>
          <w:b/>
          <w:bCs/>
          <w:szCs w:val="14"/>
          <w:rtl/>
        </w:rPr>
        <w:t xml:space="preserve"> </w:t>
      </w:r>
      <w:r w:rsidR="004912A4" w:rsidRPr="005E6BC8">
        <w:rPr>
          <w:rFonts w:cs="PFT_Frank" w:hint="cs"/>
          <w:b/>
          <w:bCs/>
          <w:szCs w:val="14"/>
          <w:rtl/>
        </w:rPr>
        <w:t>יהא</w:t>
      </w:r>
      <w:r w:rsidR="004912A4" w:rsidRPr="005E6BC8">
        <w:rPr>
          <w:rFonts w:cs="PFT_Frank"/>
          <w:b/>
          <w:bCs/>
          <w:szCs w:val="14"/>
          <w:rtl/>
        </w:rPr>
        <w:t xml:space="preserve"> </w:t>
      </w:r>
      <w:r w:rsidR="004912A4" w:rsidRPr="005E6BC8">
        <w:rPr>
          <w:rFonts w:cs="PFT_Frank" w:hint="cs"/>
          <w:b/>
          <w:bCs/>
          <w:szCs w:val="14"/>
          <w:rtl/>
        </w:rPr>
        <w:t>עלינו</w:t>
      </w:r>
      <w:r w:rsidR="004912A4" w:rsidRPr="004912A4">
        <w:rPr>
          <w:rFonts w:hint="cs"/>
          <w:rtl/>
        </w:rPr>
        <w:t>?</w:t>
      </w:r>
    </w:p>
    <w:p w14:paraId="78196BE3" w14:textId="54B852DD" w:rsidR="00731582" w:rsidRDefault="00401331" w:rsidP="007B69F0">
      <w:pPr>
        <w:pStyle w:val="36"/>
        <w:framePr w:wrap="notBeside"/>
        <w:rPr>
          <w:rtl/>
        </w:rPr>
      </w:pPr>
      <w:r w:rsidRPr="0087008C">
        <w:rPr>
          <w:rFonts w:hint="eastAsia"/>
          <w:rtl/>
        </w:rPr>
        <w:t>אמר</w:t>
      </w:r>
      <w:r w:rsidRPr="0087008C">
        <w:rPr>
          <w:rtl/>
        </w:rPr>
        <w:t xml:space="preserve"> לו</w:t>
      </w:r>
      <w:r w:rsidR="00731582">
        <w:rPr>
          <w:rFonts w:hint="cs"/>
          <w:rtl/>
        </w:rPr>
        <w:t>:</w:t>
      </w:r>
    </w:p>
    <w:p w14:paraId="48740F27" w14:textId="77777777" w:rsidR="00C0473D" w:rsidRDefault="00401331" w:rsidP="0010357F">
      <w:pPr>
        <w:spacing w:after="60"/>
        <w:rPr>
          <w:rtl/>
        </w:rPr>
      </w:pPr>
      <w:r>
        <w:rPr>
          <w:rFonts w:hint="cs"/>
          <w:rtl/>
        </w:rPr>
        <w:t>טיט</w:t>
      </w:r>
      <w:r w:rsidR="0089324E" w:rsidRPr="006F178A">
        <w:rPr>
          <w:rFonts w:hint="cs"/>
          <w:rtl/>
        </w:rPr>
        <w:t xml:space="preserve"> הי</w:t>
      </w:r>
      <w:r>
        <w:rPr>
          <w:rFonts w:hint="cs"/>
          <w:rtl/>
        </w:rPr>
        <w:t>ה</w:t>
      </w:r>
      <w:r w:rsidR="0089324E" w:rsidRPr="006F178A">
        <w:rPr>
          <w:rFonts w:hint="cs"/>
          <w:rtl/>
        </w:rPr>
        <w:t xml:space="preserve"> בל</w:t>
      </w:r>
      <w:r>
        <w:rPr>
          <w:rFonts w:hint="cs"/>
          <w:rtl/>
        </w:rPr>
        <w:t>י</w:t>
      </w:r>
      <w:r w:rsidR="0089324E" w:rsidRPr="006F178A">
        <w:rPr>
          <w:rFonts w:hint="cs"/>
          <w:rtl/>
        </w:rPr>
        <w:t>בם,</w:t>
      </w:r>
      <w:r w:rsidRPr="007B4B7C">
        <w:rPr>
          <w:rStyle w:val="affe"/>
          <w:rtl/>
        </w:rPr>
        <w:t xml:space="preserve"> רשעי</w:t>
      </w:r>
      <w:r w:rsidRPr="007B4B7C">
        <w:rPr>
          <w:rStyle w:val="affe"/>
          <w:rFonts w:hint="cs"/>
          <w:rtl/>
        </w:rPr>
        <w:t>ם</w:t>
      </w:r>
      <w:r w:rsidRPr="007B4B7C">
        <w:rPr>
          <w:rStyle w:val="affe"/>
          <w:rtl/>
        </w:rPr>
        <w:t xml:space="preserve"> </w:t>
      </w:r>
      <w:r w:rsidRPr="007B4B7C">
        <w:rPr>
          <w:rStyle w:val="affe"/>
          <w:rFonts w:hint="cs"/>
          <w:rtl/>
        </w:rPr>
        <w:t>מעיקרא</w:t>
      </w:r>
      <w:r w:rsidR="00E03A2E">
        <w:rPr>
          <w:rFonts w:hint="cs"/>
          <w:rtl/>
        </w:rPr>
        <w:t>,</w:t>
      </w:r>
    </w:p>
    <w:p w14:paraId="5BFA7B1B" w14:textId="567B04CD" w:rsidR="00731582" w:rsidRDefault="00731582" w:rsidP="0010357F">
      <w:pPr>
        <w:pStyle w:val="36"/>
        <w:framePr w:wrap="notBeside"/>
        <w:rPr>
          <w:rtl/>
        </w:rPr>
      </w:pPr>
      <w:r>
        <w:rPr>
          <w:rFonts w:ascii="Courier New" w:hAnsi="Courier New" w:cs="Courier New" w:hint="cs"/>
          <w:rtl/>
        </w:rPr>
        <w:t>◦</w:t>
      </w:r>
    </w:p>
    <w:p w14:paraId="7BBB60C8" w14:textId="77777777" w:rsidR="00C0473D" w:rsidRDefault="0089324E" w:rsidP="00A07C53">
      <w:pPr>
        <w:rPr>
          <w:rStyle w:val="affe"/>
          <w:rtl/>
        </w:rPr>
      </w:pPr>
      <w:r w:rsidRPr="005E6BC8">
        <w:rPr>
          <w:rFonts w:cs="PFT_Frank" w:hint="cs"/>
          <w:b/>
          <w:bCs/>
          <w:szCs w:val="14"/>
          <w:rtl/>
        </w:rPr>
        <w:t>אחר</w:t>
      </w:r>
      <w:r w:rsidRPr="006F178A">
        <w:rPr>
          <w:rtl/>
        </w:rPr>
        <w:t xml:space="preserve"> </w:t>
      </w:r>
      <w:r w:rsidR="0027319C">
        <w:rPr>
          <w:rFonts w:hint="cs"/>
          <w:rtl/>
        </w:rPr>
        <w:t xml:space="preserve">- </w:t>
      </w:r>
      <w:r w:rsidRPr="001D6ABF">
        <w:rPr>
          <w:rFonts w:hint="eastAsia"/>
          <w:rtl/>
        </w:rPr>
        <w:t>זמר</w:t>
      </w:r>
      <w:r w:rsidRPr="001D6ABF">
        <w:rPr>
          <w:rtl/>
        </w:rPr>
        <w:t xml:space="preserve"> </w:t>
      </w:r>
      <w:r w:rsidRPr="001D6ABF">
        <w:rPr>
          <w:rFonts w:hint="eastAsia"/>
          <w:rtl/>
        </w:rPr>
        <w:t>יווני</w:t>
      </w:r>
      <w:r w:rsidRPr="001D6ABF">
        <w:rPr>
          <w:rtl/>
        </w:rPr>
        <w:t xml:space="preserve"> </w:t>
      </w:r>
      <w:r w:rsidRPr="001D6ABF">
        <w:rPr>
          <w:rFonts w:hint="eastAsia"/>
          <w:rtl/>
        </w:rPr>
        <w:t>לא</w:t>
      </w:r>
      <w:r w:rsidRPr="001D6ABF">
        <w:rPr>
          <w:rtl/>
        </w:rPr>
        <w:t xml:space="preserve"> </w:t>
      </w:r>
      <w:r w:rsidRPr="001D6ABF">
        <w:rPr>
          <w:rFonts w:hint="eastAsia"/>
          <w:rtl/>
        </w:rPr>
        <w:t>פסק</w:t>
      </w:r>
      <w:r w:rsidRPr="001D6ABF">
        <w:rPr>
          <w:rtl/>
        </w:rPr>
        <w:t xml:space="preserve"> </w:t>
      </w:r>
      <w:r w:rsidRPr="001D6ABF">
        <w:rPr>
          <w:rFonts w:hint="eastAsia"/>
          <w:rtl/>
        </w:rPr>
        <w:t>מפיו</w:t>
      </w:r>
      <w:r w:rsidR="001D6ABF">
        <w:rPr>
          <w:rFonts w:hint="cs"/>
          <w:rtl/>
        </w:rPr>
        <w:t>,</w:t>
      </w:r>
      <w:r w:rsidR="0027319C">
        <w:rPr>
          <w:rFonts w:hint="cs"/>
          <w:rtl/>
        </w:rPr>
        <w:t xml:space="preserve"> </w:t>
      </w:r>
      <w:r w:rsidR="001D6ABF">
        <w:rPr>
          <w:rFonts w:hint="cs"/>
          <w:rtl/>
        </w:rPr>
        <w:t>ו</w:t>
      </w:r>
      <w:r w:rsidRPr="001D6ABF">
        <w:rPr>
          <w:rFonts w:hint="eastAsia"/>
          <w:rtl/>
        </w:rPr>
        <w:t>ספרי</w:t>
      </w:r>
      <w:r w:rsidRPr="001D6ABF">
        <w:rPr>
          <w:rtl/>
        </w:rPr>
        <w:t xml:space="preserve"> </w:t>
      </w:r>
      <w:r w:rsidRPr="001D6ABF">
        <w:rPr>
          <w:rFonts w:hint="eastAsia"/>
          <w:rtl/>
        </w:rPr>
        <w:t>מינין</w:t>
      </w:r>
      <w:r w:rsidRPr="001D6ABF">
        <w:rPr>
          <w:rtl/>
        </w:rPr>
        <w:t xml:space="preserve"> </w:t>
      </w:r>
      <w:r w:rsidRPr="001D6ABF">
        <w:rPr>
          <w:rFonts w:hint="eastAsia"/>
          <w:rtl/>
        </w:rPr>
        <w:t>נושרין</w:t>
      </w:r>
      <w:r w:rsidRPr="001D6ABF">
        <w:rPr>
          <w:rtl/>
        </w:rPr>
        <w:t xml:space="preserve"> </w:t>
      </w:r>
      <w:r w:rsidRPr="001D6ABF">
        <w:rPr>
          <w:rFonts w:hint="eastAsia"/>
          <w:rtl/>
        </w:rPr>
        <w:t>מחיקו</w:t>
      </w:r>
      <w:r w:rsidR="008F6EF3">
        <w:rPr>
          <w:rStyle w:val="affe"/>
          <w:rFonts w:hint="cs"/>
          <w:rtl/>
        </w:rPr>
        <w:t>.</w:t>
      </w:r>
    </w:p>
    <w:p w14:paraId="5AEEB66B" w14:textId="27762D7A" w:rsidR="00731582" w:rsidRDefault="0053577F" w:rsidP="0010357F">
      <w:pPr>
        <w:pStyle w:val="36"/>
        <w:framePr w:wrap="notBeside"/>
        <w:rPr>
          <w:rtl/>
        </w:rPr>
      </w:pPr>
      <w:r w:rsidRPr="0087008C">
        <w:rPr>
          <w:rFonts w:ascii="Courier New" w:hAnsi="Courier New" w:cs="Courier New" w:hint="cs"/>
          <w:rtl/>
        </w:rPr>
        <w:t>◦</w:t>
      </w:r>
      <w:r w:rsidR="007B69F0" w:rsidRPr="0087008C">
        <w:rPr>
          <w:rFonts w:hint="cs"/>
          <w:rtl/>
        </w:rPr>
        <w:t>ר''מ לנימוס</w:t>
      </w:r>
      <w:r w:rsidR="00731582">
        <w:rPr>
          <w:rFonts w:hint="cs"/>
          <w:rtl/>
        </w:rPr>
        <w:t>:</w:t>
      </w:r>
    </w:p>
    <w:p w14:paraId="59E14356" w14:textId="33518F2E" w:rsidR="008F6EF3" w:rsidRDefault="008F6EF3" w:rsidP="00A07C53">
      <w:pPr>
        <w:rPr>
          <w:rtl/>
        </w:rPr>
      </w:pPr>
      <w:r>
        <w:rPr>
          <w:rFonts w:ascii="MS Mincho" w:hAnsi="MS Mincho" w:hint="cs"/>
          <w:rtl/>
        </w:rPr>
        <w:t xml:space="preserve">צמר </w:t>
      </w:r>
      <w:r w:rsidR="0089324E" w:rsidRPr="006F178A">
        <w:rPr>
          <w:rFonts w:hint="cs"/>
          <w:rtl/>
        </w:rPr>
        <w:t>נקי</w:t>
      </w:r>
      <w:r>
        <w:rPr>
          <w:rFonts w:hint="cs"/>
          <w:rtl/>
        </w:rPr>
        <w:t xml:space="preserve"> עולה מתוקן מיורה דצבע,</w:t>
      </w:r>
      <w:r w:rsidRPr="001D6ABF">
        <w:rPr>
          <w:rStyle w:val="affe"/>
          <w:rtl/>
        </w:rPr>
        <w:t xml:space="preserve"> ת"ח </w:t>
      </w:r>
      <w:r w:rsidRPr="001D6ABF">
        <w:rPr>
          <w:rStyle w:val="affe"/>
          <w:rFonts w:hint="eastAsia"/>
          <w:rtl/>
        </w:rPr>
        <w:t>עם</w:t>
      </w:r>
      <w:r w:rsidRPr="001D6ABF">
        <w:rPr>
          <w:rStyle w:val="affe"/>
          <w:rtl/>
        </w:rPr>
        <w:t xml:space="preserve"> </w:t>
      </w:r>
      <w:r w:rsidR="003E5B4B" w:rsidRPr="001D6ABF">
        <w:rPr>
          <w:rStyle w:val="affe"/>
          <w:rFonts w:hint="eastAsia"/>
          <w:rtl/>
        </w:rPr>
        <w:t>יִרְאה</w:t>
      </w:r>
      <w:r w:rsidRPr="003E5B4B">
        <w:rPr>
          <w:rStyle w:val="affe"/>
          <w:rFonts w:hint="cs"/>
          <w:rtl/>
        </w:rPr>
        <w:t>.</w:t>
      </w:r>
    </w:p>
    <w:p w14:paraId="75BAEBB3" w14:textId="77777777" w:rsidR="00C0473D" w:rsidRDefault="0089324E" w:rsidP="00A07C53">
      <w:pPr>
        <w:pStyle w:val="affff0"/>
        <w:ind w:end="0"/>
        <w:rPr>
          <w:rtl/>
        </w:rPr>
      </w:pPr>
      <w:r w:rsidRPr="001D6ABF">
        <w:rPr>
          <w:rFonts w:hint="eastAsia"/>
          <w:rtl/>
        </w:rPr>
        <w:t>רבי</w:t>
      </w:r>
      <w:r w:rsidRPr="001D6ABF">
        <w:rPr>
          <w:rtl/>
        </w:rPr>
        <w:t xml:space="preserve"> </w:t>
      </w:r>
      <w:r w:rsidRPr="001D6ABF">
        <w:rPr>
          <w:rFonts w:hint="eastAsia"/>
          <w:rtl/>
        </w:rPr>
        <w:t>עקיבא</w:t>
      </w:r>
      <w:r w:rsidRPr="00F354CB">
        <w:rPr>
          <w:rtl/>
        </w:rPr>
        <w:t xml:space="preserve"> </w:t>
      </w:r>
      <w:r w:rsidRPr="00F354CB">
        <w:rPr>
          <w:rFonts w:hint="cs"/>
          <w:rtl/>
        </w:rPr>
        <w:t>עלה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בשלום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וירד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בשלום</w:t>
      </w:r>
      <w:r w:rsidR="00820AD3">
        <w:rPr>
          <w:rFonts w:hint="cs"/>
          <w:rtl/>
        </w:rPr>
        <w:t>.</w:t>
      </w:r>
    </w:p>
    <w:p w14:paraId="2D66F07A" w14:textId="5E7CD316" w:rsidR="00731582" w:rsidRDefault="00F354CB" w:rsidP="00557887">
      <w:pPr>
        <w:pStyle w:val="36"/>
        <w:framePr w:wrap="notBeside"/>
        <w:rPr>
          <w:rtl/>
        </w:rPr>
      </w:pPr>
      <w:r w:rsidRPr="00557887">
        <w:rPr>
          <w:rFonts w:hint="cs"/>
          <w:rtl/>
        </w:rPr>
        <w:t>ועליו נאמר</w:t>
      </w:r>
      <w:r w:rsidR="00731582">
        <w:rPr>
          <w:rFonts w:hint="cs"/>
          <w:rtl/>
        </w:rPr>
        <w:t>:</w:t>
      </w:r>
    </w:p>
    <w:p w14:paraId="23F60C38" w14:textId="77777777" w:rsidR="00C0473D" w:rsidRDefault="00F354CB" w:rsidP="00A07C53">
      <w:pPr>
        <w:rPr>
          <w:rStyle w:val="af4"/>
          <w:rtl/>
        </w:rPr>
      </w:pPr>
      <w:r>
        <w:rPr>
          <w:rFonts w:hint="cs"/>
          <w:rtl/>
        </w:rPr>
        <w:t>'</w:t>
      </w:r>
      <w:r w:rsidR="0089324E" w:rsidRPr="00A346E3">
        <w:rPr>
          <w:rStyle w:val="af4"/>
          <w:rFonts w:hint="cs"/>
          <w:rtl/>
        </w:rPr>
        <w:t>משכני</w:t>
      </w:r>
      <w:r w:rsidR="0089324E" w:rsidRPr="00A346E3">
        <w:rPr>
          <w:rStyle w:val="af4"/>
          <w:rtl/>
        </w:rPr>
        <w:t xml:space="preserve"> </w:t>
      </w:r>
      <w:r w:rsidR="0089324E" w:rsidRPr="00A346E3">
        <w:rPr>
          <w:rStyle w:val="af4"/>
          <w:rFonts w:hint="cs"/>
          <w:rtl/>
        </w:rPr>
        <w:t>אחריך</w:t>
      </w:r>
      <w:r>
        <w:rPr>
          <w:rStyle w:val="af4"/>
          <w:rFonts w:hint="cs"/>
          <w:rtl/>
        </w:rPr>
        <w:t>.. הביאני המלך חדריו..'</w:t>
      </w:r>
    </w:p>
    <w:p w14:paraId="30E10E22" w14:textId="1EF123C5" w:rsidR="0089324E" w:rsidRPr="00D22086" w:rsidRDefault="0089324E" w:rsidP="00A07C53">
      <w:pPr>
        <w:rPr>
          <w:spacing w:val="-8"/>
          <w:rtl/>
        </w:rPr>
      </w:pPr>
      <w:r w:rsidRPr="00D22086">
        <w:rPr>
          <w:rFonts w:hint="cs"/>
          <w:spacing w:val="-8"/>
          <w:rtl/>
        </w:rPr>
        <w:t>בקשו</w:t>
      </w:r>
      <w:r w:rsidRPr="00D22086">
        <w:rPr>
          <w:spacing w:val="-8"/>
          <w:rtl/>
        </w:rPr>
        <w:t xml:space="preserve"> </w:t>
      </w:r>
      <w:r w:rsidRPr="00D22086">
        <w:rPr>
          <w:rFonts w:hint="cs"/>
          <w:spacing w:val="-8"/>
          <w:rtl/>
        </w:rPr>
        <w:t>מלאכי</w:t>
      </w:r>
      <w:r w:rsidR="00F354CB" w:rsidRPr="00D22086">
        <w:rPr>
          <w:rFonts w:hint="cs"/>
          <w:spacing w:val="-8"/>
          <w:rtl/>
        </w:rPr>
        <w:t>ם</w:t>
      </w:r>
      <w:r w:rsidRPr="00D22086">
        <w:rPr>
          <w:spacing w:val="-8"/>
          <w:rtl/>
        </w:rPr>
        <w:t xml:space="preserve"> </w:t>
      </w:r>
      <w:r w:rsidRPr="00D22086">
        <w:rPr>
          <w:rFonts w:hint="cs"/>
          <w:spacing w:val="-8"/>
          <w:rtl/>
        </w:rPr>
        <w:t>לדוחפו</w:t>
      </w:r>
      <w:r w:rsidR="00F354CB" w:rsidRPr="00D22086">
        <w:rPr>
          <w:rFonts w:hint="cs"/>
          <w:spacing w:val="-8"/>
          <w:rtl/>
        </w:rPr>
        <w:t>,</w:t>
      </w:r>
      <w:r w:rsidRPr="00D22086">
        <w:rPr>
          <w:spacing w:val="-8"/>
          <w:rtl/>
        </w:rPr>
        <w:t xml:space="preserve"> </w:t>
      </w:r>
      <w:r w:rsidRPr="00D22086">
        <w:rPr>
          <w:rStyle w:val="affc"/>
          <w:rFonts w:hint="eastAsia"/>
          <w:spacing w:val="-8"/>
          <w:rtl/>
        </w:rPr>
        <w:t>א</w:t>
      </w:r>
      <w:r w:rsidRPr="00D22086">
        <w:rPr>
          <w:rStyle w:val="affc"/>
          <w:spacing w:val="-8"/>
          <w:rtl/>
        </w:rPr>
        <w:t>"</w:t>
      </w:r>
      <w:r w:rsidRPr="00D22086">
        <w:rPr>
          <w:rStyle w:val="affc"/>
          <w:rFonts w:hint="eastAsia"/>
          <w:spacing w:val="-8"/>
          <w:rtl/>
        </w:rPr>
        <w:t>ל</w:t>
      </w:r>
      <w:r w:rsidRPr="00D22086">
        <w:rPr>
          <w:rStyle w:val="affc"/>
          <w:spacing w:val="-8"/>
          <w:rtl/>
        </w:rPr>
        <w:t xml:space="preserve"> </w:t>
      </w:r>
      <w:r w:rsidRPr="00D22086">
        <w:rPr>
          <w:rStyle w:val="affc"/>
          <w:rFonts w:hint="eastAsia"/>
          <w:spacing w:val="-8"/>
          <w:rtl/>
        </w:rPr>
        <w:t>הקב</w:t>
      </w:r>
      <w:r w:rsidRPr="00D22086">
        <w:rPr>
          <w:rStyle w:val="affc"/>
          <w:spacing w:val="-8"/>
          <w:rtl/>
        </w:rPr>
        <w:t>"</w:t>
      </w:r>
      <w:r w:rsidRPr="00D22086">
        <w:rPr>
          <w:rStyle w:val="affc"/>
          <w:rFonts w:hint="eastAsia"/>
          <w:spacing w:val="-8"/>
          <w:rtl/>
        </w:rPr>
        <w:t>ה</w:t>
      </w:r>
      <w:r w:rsidR="00F354CB" w:rsidRPr="00D22086">
        <w:rPr>
          <w:rStyle w:val="affc"/>
          <w:rFonts w:hint="cs"/>
          <w:spacing w:val="-8"/>
          <w:rtl/>
        </w:rPr>
        <w:t>:</w:t>
      </w:r>
      <w:r w:rsidRPr="00D22086">
        <w:rPr>
          <w:spacing w:val="-8"/>
          <w:rtl/>
        </w:rPr>
        <w:t xml:space="preserve"> </w:t>
      </w:r>
      <w:r w:rsidR="005B3C5E" w:rsidRPr="00D22086">
        <w:rPr>
          <w:rFonts w:hint="cs"/>
          <w:spacing w:val="-8"/>
          <w:rtl/>
        </w:rPr>
        <w:t>הניחו ש</w:t>
      </w:r>
      <w:r w:rsidRPr="00D22086">
        <w:rPr>
          <w:rFonts w:hint="cs"/>
          <w:spacing w:val="-8"/>
          <w:rtl/>
        </w:rPr>
        <w:t>ראוי</w:t>
      </w:r>
      <w:r w:rsidRPr="00D22086">
        <w:rPr>
          <w:spacing w:val="-8"/>
          <w:rtl/>
        </w:rPr>
        <w:t xml:space="preserve"> </w:t>
      </w:r>
      <w:r w:rsidRPr="00D22086">
        <w:rPr>
          <w:rFonts w:hint="cs"/>
          <w:spacing w:val="-8"/>
          <w:rtl/>
        </w:rPr>
        <w:t>להשתמש</w:t>
      </w:r>
      <w:r w:rsidRPr="00D22086">
        <w:rPr>
          <w:spacing w:val="-8"/>
          <w:rtl/>
        </w:rPr>
        <w:t xml:space="preserve"> </w:t>
      </w:r>
      <w:r w:rsidRPr="00D22086">
        <w:rPr>
          <w:rFonts w:hint="cs"/>
          <w:spacing w:val="-8"/>
          <w:rtl/>
        </w:rPr>
        <w:t>בכבודי</w:t>
      </w:r>
      <w:r w:rsidR="00F354CB" w:rsidRPr="00D22086">
        <w:rPr>
          <w:rFonts w:hint="cs"/>
          <w:spacing w:val="-8"/>
          <w:rtl/>
        </w:rPr>
        <w:t>,</w:t>
      </w:r>
    </w:p>
    <w:p w14:paraId="6AC6AB66" w14:textId="77777777" w:rsidR="00C0473D" w:rsidRDefault="00F354CB" w:rsidP="00A07C53">
      <w:pPr>
        <w:rPr>
          <w:spacing w:val="-2"/>
          <w:rtl/>
        </w:rPr>
      </w:pPr>
      <w:r w:rsidRPr="008D0660">
        <w:rPr>
          <w:rStyle w:val="affc"/>
          <w:rFonts w:hint="cs"/>
          <w:spacing w:val="-2"/>
          <w:rtl/>
        </w:rPr>
        <w:t>וסימנו [שלא יציץ או יטעה]</w:t>
      </w:r>
      <w:r w:rsidRPr="008D0660">
        <w:rPr>
          <w:rStyle w:val="affc"/>
          <w:spacing w:val="-2"/>
          <w:rtl/>
        </w:rPr>
        <w:t>:</w:t>
      </w:r>
      <w:r w:rsidR="0089324E" w:rsidRPr="008D0660">
        <w:rPr>
          <w:rFonts w:hint="cs"/>
          <w:spacing w:val="-2"/>
          <w:rtl/>
        </w:rPr>
        <w:t xml:space="preserve"> </w:t>
      </w:r>
      <w:r w:rsidR="005B3C5E" w:rsidRPr="008D0660">
        <w:rPr>
          <w:rStyle w:val="affc"/>
          <w:rFonts w:hint="cs"/>
          <w:spacing w:val="-2"/>
          <w:rtl/>
        </w:rPr>
        <w:t>א.</w:t>
      </w:r>
      <w:r w:rsidR="005B3C5E" w:rsidRPr="008D0660">
        <w:rPr>
          <w:rFonts w:cs="PFT_Frank" w:hint="cs"/>
          <w:b/>
          <w:bCs/>
          <w:spacing w:val="-2"/>
          <w:szCs w:val="14"/>
          <w:rtl/>
        </w:rPr>
        <w:t xml:space="preserve"> </w:t>
      </w:r>
      <w:r w:rsidR="0089324E" w:rsidRPr="00557887">
        <w:rPr>
          <w:rFonts w:hint="eastAsia"/>
          <w:rtl/>
        </w:rPr>
        <w:t>אות</w:t>
      </w:r>
      <w:r w:rsidR="0089324E" w:rsidRPr="008D0660">
        <w:rPr>
          <w:rFonts w:cs="PFT_Frank"/>
          <w:b/>
          <w:bCs/>
          <w:spacing w:val="-2"/>
          <w:szCs w:val="14"/>
          <w:rtl/>
        </w:rPr>
        <w:t xml:space="preserve"> </w:t>
      </w:r>
      <w:r w:rsidR="005B3C5E" w:rsidRPr="008D0660">
        <w:rPr>
          <w:rStyle w:val="affc"/>
          <w:rFonts w:hint="cs"/>
          <w:spacing w:val="-2"/>
          <w:rtl/>
        </w:rPr>
        <w:t>ב</w:t>
      </w:r>
      <w:r w:rsidR="0010357F">
        <w:rPr>
          <w:rStyle w:val="affc"/>
          <w:rFonts w:hint="cs"/>
          <w:spacing w:val="-2"/>
          <w:rtl/>
        </w:rPr>
        <w:t>.</w:t>
      </w:r>
      <w:r w:rsidR="005B3C5E" w:rsidRPr="008D0660">
        <w:rPr>
          <w:rStyle w:val="affc"/>
          <w:rFonts w:hint="cs"/>
          <w:spacing w:val="-2"/>
          <w:rtl/>
        </w:rPr>
        <w:t xml:space="preserve"> </w:t>
      </w:r>
      <w:r w:rsidRPr="00557887">
        <w:rPr>
          <w:rFonts w:hint="eastAsia"/>
          <w:rtl/>
        </w:rPr>
        <w:t>ודוגמא</w:t>
      </w:r>
      <w:r w:rsidRPr="00557887">
        <w:rPr>
          <w:rFonts w:hint="cs"/>
          <w:rtl/>
        </w:rPr>
        <w:t xml:space="preserve"> הוא</w:t>
      </w:r>
      <w:r w:rsidRPr="00557887">
        <w:rPr>
          <w:rtl/>
        </w:rPr>
        <w:t xml:space="preserve"> </w:t>
      </w:r>
      <w:r w:rsidR="0089324E" w:rsidRPr="00557887">
        <w:rPr>
          <w:rFonts w:hint="cs"/>
          <w:rtl/>
        </w:rPr>
        <w:t>ברבבה</w:t>
      </w:r>
      <w:r w:rsidR="0089324E" w:rsidRPr="00557887">
        <w:rPr>
          <w:rtl/>
        </w:rPr>
        <w:t xml:space="preserve"> </w:t>
      </w:r>
      <w:r w:rsidR="0089324E" w:rsidRPr="00557887">
        <w:rPr>
          <w:rFonts w:hint="cs"/>
          <w:rtl/>
        </w:rPr>
        <w:t>שלו</w:t>
      </w:r>
      <w:r w:rsidRPr="008D0660">
        <w:rPr>
          <w:rFonts w:hint="cs"/>
          <w:spacing w:val="-2"/>
          <w:rtl/>
        </w:rPr>
        <w:t>,</w:t>
      </w:r>
    </w:p>
    <w:p w14:paraId="6A687B23" w14:textId="313F770B" w:rsidR="0089324E" w:rsidRPr="007B69F0" w:rsidRDefault="005B3C5E" w:rsidP="00A07C53">
      <w:pPr>
        <w:rPr>
          <w:rStyle w:val="af4"/>
          <w:spacing w:val="-4"/>
          <w:rtl/>
        </w:rPr>
      </w:pPr>
      <w:r w:rsidRPr="007B69F0">
        <w:rPr>
          <w:rStyle w:val="affc"/>
          <w:rFonts w:hint="cs"/>
          <w:spacing w:val="-4"/>
          <w:rtl/>
        </w:rPr>
        <w:t>ג.</w:t>
      </w:r>
      <w:r w:rsidRPr="007B69F0">
        <w:rPr>
          <w:rFonts w:cs="PFT_Frank" w:hint="cs"/>
          <w:bCs/>
          <w:spacing w:val="-4"/>
          <w:szCs w:val="14"/>
          <w:rtl/>
        </w:rPr>
        <w:t xml:space="preserve"> </w:t>
      </w:r>
      <w:r w:rsidR="00F354CB" w:rsidRPr="007B69F0">
        <w:rPr>
          <w:rFonts w:cs="PFT_Frank" w:hint="eastAsia"/>
          <w:bCs/>
          <w:spacing w:val="-4"/>
          <w:szCs w:val="14"/>
          <w:rtl/>
        </w:rPr>
        <w:t>ו</w:t>
      </w:r>
      <w:r w:rsidR="0089324E" w:rsidRPr="007B69F0">
        <w:rPr>
          <w:rFonts w:cs="PFT_Frank" w:hint="eastAsia"/>
          <w:b/>
          <w:bCs/>
          <w:spacing w:val="-4"/>
          <w:szCs w:val="14"/>
          <w:rtl/>
        </w:rPr>
        <w:t>אדון</w:t>
      </w:r>
      <w:r w:rsidR="0089324E" w:rsidRPr="007B69F0">
        <w:rPr>
          <w:spacing w:val="-4"/>
          <w:rtl/>
        </w:rPr>
        <w:t xml:space="preserve"> </w:t>
      </w:r>
      <w:r w:rsidR="0089324E" w:rsidRPr="007B69F0">
        <w:rPr>
          <w:rFonts w:hint="cs"/>
          <w:spacing w:val="-4"/>
          <w:rtl/>
        </w:rPr>
        <w:t>בצבא</w:t>
      </w:r>
      <w:r w:rsidR="0089324E" w:rsidRPr="007B69F0">
        <w:rPr>
          <w:spacing w:val="-4"/>
          <w:rtl/>
        </w:rPr>
        <w:t xml:space="preserve"> </w:t>
      </w:r>
      <w:r w:rsidR="0089324E" w:rsidRPr="007B69F0">
        <w:rPr>
          <w:rFonts w:hint="cs"/>
          <w:spacing w:val="-4"/>
          <w:rtl/>
        </w:rPr>
        <w:t>שלו</w:t>
      </w:r>
      <w:r w:rsidR="00F354CB" w:rsidRPr="007B69F0">
        <w:rPr>
          <w:rFonts w:hint="cs"/>
          <w:spacing w:val="-4"/>
          <w:rtl/>
        </w:rPr>
        <w:t xml:space="preserve">, </w:t>
      </w:r>
      <w:r w:rsidRPr="007B69F0">
        <w:rPr>
          <w:rStyle w:val="affc"/>
          <w:rFonts w:hint="cs"/>
          <w:spacing w:val="-4"/>
          <w:rtl/>
        </w:rPr>
        <w:t>ד.</w:t>
      </w:r>
      <w:r w:rsidRPr="007B69F0">
        <w:rPr>
          <w:rStyle w:val="af4"/>
          <w:rFonts w:hint="cs"/>
          <w:spacing w:val="-4"/>
          <w:rtl/>
        </w:rPr>
        <w:t xml:space="preserve"> </w:t>
      </w:r>
      <w:r w:rsidR="00F354CB" w:rsidRPr="007B69F0">
        <w:rPr>
          <w:rStyle w:val="af4"/>
          <w:rFonts w:hint="cs"/>
          <w:spacing w:val="-4"/>
          <w:rtl/>
        </w:rPr>
        <w:t>ו</w:t>
      </w:r>
      <w:r w:rsidR="00EC74A8" w:rsidRPr="007B69F0">
        <w:rPr>
          <w:rStyle w:val="af4"/>
          <w:rFonts w:hint="cs"/>
          <w:spacing w:val="-4"/>
          <w:rtl/>
        </w:rPr>
        <w:t>'</w:t>
      </w:r>
      <w:r w:rsidR="0089324E" w:rsidRPr="007B69F0">
        <w:rPr>
          <w:rStyle w:val="af4"/>
          <w:rFonts w:hint="cs"/>
          <w:spacing w:val="-4"/>
          <w:rtl/>
        </w:rPr>
        <w:t>לא</w:t>
      </w:r>
      <w:r w:rsidR="0089324E" w:rsidRPr="007B69F0">
        <w:rPr>
          <w:rStyle w:val="af4"/>
          <w:spacing w:val="-4"/>
          <w:rtl/>
        </w:rPr>
        <w:t xml:space="preserve"> </w:t>
      </w:r>
      <w:r w:rsidR="0089324E" w:rsidRPr="007B69F0">
        <w:rPr>
          <w:rStyle w:val="af4"/>
          <w:rFonts w:hint="cs"/>
          <w:spacing w:val="-4"/>
          <w:rtl/>
        </w:rPr>
        <w:t>ברוח</w:t>
      </w:r>
      <w:r w:rsidR="00EC74A8" w:rsidRPr="007B69F0">
        <w:rPr>
          <w:rStyle w:val="af4"/>
          <w:rFonts w:hint="cs"/>
          <w:spacing w:val="-4"/>
          <w:rtl/>
        </w:rPr>
        <w:t xml:space="preserve">.. </w:t>
      </w:r>
      <w:r w:rsidR="0089324E" w:rsidRPr="007B69F0">
        <w:rPr>
          <w:rStyle w:val="af4"/>
          <w:rFonts w:hint="cs"/>
          <w:spacing w:val="-4"/>
          <w:rtl/>
        </w:rPr>
        <w:t>רעש</w:t>
      </w:r>
      <w:r w:rsidR="00EC74A8" w:rsidRPr="007B69F0">
        <w:rPr>
          <w:rStyle w:val="af4"/>
          <w:rFonts w:hint="cs"/>
          <w:spacing w:val="-4"/>
          <w:rtl/>
        </w:rPr>
        <w:t>..</w:t>
      </w:r>
      <w:r w:rsidR="0089324E" w:rsidRPr="007B69F0">
        <w:rPr>
          <w:rStyle w:val="af4"/>
          <w:spacing w:val="-4"/>
          <w:rtl/>
        </w:rPr>
        <w:t xml:space="preserve"> </w:t>
      </w:r>
      <w:r w:rsidR="0089324E" w:rsidRPr="007B69F0">
        <w:rPr>
          <w:rStyle w:val="af4"/>
          <w:rFonts w:hint="cs"/>
          <w:spacing w:val="-4"/>
          <w:rtl/>
        </w:rPr>
        <w:t>אש</w:t>
      </w:r>
      <w:r w:rsidR="00EC74A8" w:rsidRPr="007B69F0">
        <w:rPr>
          <w:rStyle w:val="af4"/>
          <w:rFonts w:hint="cs"/>
          <w:spacing w:val="-4"/>
          <w:rtl/>
        </w:rPr>
        <w:t xml:space="preserve">.. </w:t>
      </w:r>
      <w:r w:rsidR="00EC74A8" w:rsidRPr="007B69F0">
        <w:rPr>
          <w:rStyle w:val="affe"/>
          <w:spacing w:val="-4"/>
          <w:rtl/>
        </w:rPr>
        <w:t xml:space="preserve">- </w:t>
      </w:r>
      <w:r w:rsidR="00EC74A8" w:rsidRPr="007B69F0">
        <w:rPr>
          <w:rStyle w:val="affe"/>
          <w:rFonts w:hint="eastAsia"/>
          <w:spacing w:val="-4"/>
          <w:rtl/>
        </w:rPr>
        <w:t>אלא</w:t>
      </w:r>
      <w:r w:rsidR="0089324E" w:rsidRPr="007B69F0">
        <w:rPr>
          <w:rStyle w:val="affe"/>
          <w:spacing w:val="-4"/>
          <w:rtl/>
        </w:rPr>
        <w:t xml:space="preserve"> </w:t>
      </w:r>
      <w:r w:rsidR="00EC74A8" w:rsidRPr="007B69F0">
        <w:rPr>
          <w:rStyle w:val="affe"/>
          <w:rFonts w:hint="eastAsia"/>
          <w:spacing w:val="-4"/>
          <w:rtl/>
        </w:rPr>
        <w:t>ב</w:t>
      </w:r>
      <w:r w:rsidR="0089324E" w:rsidRPr="007B69F0">
        <w:rPr>
          <w:rStyle w:val="af4"/>
          <w:rFonts w:hint="cs"/>
          <w:spacing w:val="-4"/>
          <w:rtl/>
        </w:rPr>
        <w:t>קול</w:t>
      </w:r>
      <w:r w:rsidR="0089324E" w:rsidRPr="007B69F0">
        <w:rPr>
          <w:rStyle w:val="af4"/>
          <w:spacing w:val="-4"/>
          <w:rtl/>
        </w:rPr>
        <w:t xml:space="preserve"> </w:t>
      </w:r>
      <w:r w:rsidR="0089324E" w:rsidRPr="007B69F0">
        <w:rPr>
          <w:rStyle w:val="af4"/>
          <w:rFonts w:hint="cs"/>
          <w:spacing w:val="-4"/>
          <w:rtl/>
        </w:rPr>
        <w:t>דממה</w:t>
      </w:r>
      <w:r w:rsidR="0089324E" w:rsidRPr="007B69F0">
        <w:rPr>
          <w:rStyle w:val="af4"/>
          <w:spacing w:val="-4"/>
          <w:rtl/>
        </w:rPr>
        <w:t xml:space="preserve"> </w:t>
      </w:r>
      <w:r w:rsidR="0089324E" w:rsidRPr="007B69F0">
        <w:rPr>
          <w:rStyle w:val="af4"/>
          <w:rFonts w:hint="cs"/>
          <w:spacing w:val="-4"/>
          <w:rtl/>
        </w:rPr>
        <w:t>דקה</w:t>
      </w:r>
      <w:r w:rsidR="00EC74A8" w:rsidRPr="007B69F0">
        <w:rPr>
          <w:rStyle w:val="af4"/>
          <w:rFonts w:hint="cs"/>
          <w:spacing w:val="-4"/>
          <w:rtl/>
        </w:rPr>
        <w:t>'.</w:t>
      </w:r>
    </w:p>
    <w:p w14:paraId="3ACE076C" w14:textId="77777777" w:rsidR="00C0473D" w:rsidRDefault="004C0AAB" w:rsidP="00A07C53">
      <w:pPr>
        <w:pStyle w:val="affff0"/>
        <w:ind w:end="0"/>
        <w:rPr>
          <w:rtl/>
        </w:rPr>
      </w:pPr>
      <w:r w:rsidRPr="00397452">
        <w:rPr>
          <w:rFonts w:hint="cs"/>
          <w:rtl/>
        </w:rPr>
        <w:t>ששה</w:t>
      </w:r>
      <w:r w:rsidRPr="00397452">
        <w:rPr>
          <w:rtl/>
        </w:rPr>
        <w:t xml:space="preserve"> </w:t>
      </w:r>
      <w:r w:rsidRPr="00397452">
        <w:rPr>
          <w:rFonts w:hint="cs"/>
          <w:rtl/>
        </w:rPr>
        <w:t>דברים</w:t>
      </w:r>
      <w:r w:rsidRPr="00397452">
        <w:rPr>
          <w:rtl/>
        </w:rPr>
        <w:t xml:space="preserve"> </w:t>
      </w:r>
      <w:r w:rsidRPr="00397452">
        <w:rPr>
          <w:rFonts w:hint="cs"/>
          <w:rtl/>
        </w:rPr>
        <w:t>בשדים</w:t>
      </w:r>
    </w:p>
    <w:p w14:paraId="1A69A82B" w14:textId="62AA500E" w:rsidR="004C0AAB" w:rsidRDefault="00557887" w:rsidP="00A07C53">
      <w:pPr>
        <w:rPr>
          <w:rFonts w:ascii="Fb Fontext" w:hAnsi="Fb Fontext"/>
          <w:sz w:val="20"/>
          <w:rtl/>
        </w:rPr>
      </w:pPr>
      <w:r w:rsidRPr="00557887">
        <w:rPr>
          <w:rStyle w:val="affc"/>
          <w:rFonts w:hint="cs"/>
          <w:spacing w:val="-4"/>
          <w:rtl/>
        </w:rPr>
        <w:t>א.</w:t>
      </w:r>
      <w:r w:rsidRPr="00557887">
        <w:rPr>
          <w:rFonts w:ascii="Fb Fontext" w:hAnsi="Fb Fontext" w:hint="cs"/>
          <w:spacing w:val="-4"/>
          <w:rtl/>
        </w:rPr>
        <w:t xml:space="preserve"> </w:t>
      </w:r>
      <w:r w:rsidR="004C0AAB" w:rsidRPr="00557887">
        <w:rPr>
          <w:rFonts w:ascii="Fb Fontext" w:hAnsi="Fb Fontext" w:hint="cs"/>
          <w:spacing w:val="-4"/>
          <w:rtl/>
        </w:rPr>
        <w:t>כנפים,</w:t>
      </w:r>
      <w:r w:rsidR="004C0AAB" w:rsidRPr="00557887">
        <w:rPr>
          <w:rFonts w:ascii="Fb Fontext" w:hAnsi="Fb Fontext"/>
          <w:spacing w:val="-4"/>
          <w:rtl/>
        </w:rPr>
        <w:t xml:space="preserve"> </w:t>
      </w:r>
      <w:r w:rsidR="004C0AAB" w:rsidRPr="00557887">
        <w:rPr>
          <w:rFonts w:ascii="Fb Fontext" w:hAnsi="Fb Fontext" w:hint="cs"/>
          <w:spacing w:val="-4"/>
          <w:rtl/>
        </w:rPr>
        <w:t>טסי</w:t>
      </w:r>
      <w:r w:rsidR="00C53CDC" w:rsidRPr="00557887">
        <w:rPr>
          <w:rFonts w:ascii="Fb Fontext" w:hAnsi="Fb Fontext" w:hint="cs"/>
          <w:spacing w:val="-4"/>
          <w:rtl/>
        </w:rPr>
        <w:t>ם</w:t>
      </w:r>
      <w:r w:rsidR="004C0AAB" w:rsidRPr="00557887">
        <w:rPr>
          <w:rFonts w:ascii="Fb Fontext" w:hAnsi="Fb Fontext"/>
          <w:spacing w:val="-4"/>
          <w:rtl/>
        </w:rPr>
        <w:t xml:space="preserve"> </w:t>
      </w:r>
      <w:r w:rsidR="00C53CDC" w:rsidRPr="00557887">
        <w:rPr>
          <w:rFonts w:ascii="Fb Fontext" w:hAnsi="Fb Fontext" w:hint="cs"/>
          <w:spacing w:val="-4"/>
          <w:rtl/>
        </w:rPr>
        <w:t>ב</w:t>
      </w:r>
      <w:r w:rsidR="004C0AAB" w:rsidRPr="00557887">
        <w:rPr>
          <w:rFonts w:ascii="Fb Fontext" w:hAnsi="Fb Fontext" w:hint="cs"/>
          <w:spacing w:val="-4"/>
          <w:rtl/>
        </w:rPr>
        <w:t xml:space="preserve">כל העולם, </w:t>
      </w:r>
      <w:r w:rsidR="00C53CDC" w:rsidRPr="00557887">
        <w:rPr>
          <w:rFonts w:hint="cs"/>
          <w:spacing w:val="-4"/>
          <w:rtl/>
        </w:rPr>
        <w:t>יודעים</w:t>
      </w:r>
      <w:r w:rsidR="004C0AAB" w:rsidRPr="00557887">
        <w:rPr>
          <w:spacing w:val="-4"/>
          <w:rtl/>
        </w:rPr>
        <w:t xml:space="preserve"> </w:t>
      </w:r>
      <w:r w:rsidR="00C53CDC" w:rsidRPr="00557887">
        <w:rPr>
          <w:rFonts w:hint="cs"/>
          <w:spacing w:val="-4"/>
          <w:rtl/>
        </w:rPr>
        <w:t>העתידות</w:t>
      </w:r>
      <w:r w:rsidR="00C53CDC" w:rsidRPr="00557887">
        <w:rPr>
          <w:rFonts w:ascii="Fb Fontext" w:hAnsi="Fb Fontext" w:hint="cs"/>
          <w:spacing w:val="-4"/>
          <w:sz w:val="20"/>
          <w:rtl/>
        </w:rPr>
        <w:t xml:space="preserve"> -</w:t>
      </w:r>
      <w:r w:rsidR="00C53CDC">
        <w:rPr>
          <w:rFonts w:ascii="Fb Fontext" w:hAnsi="Fb Fontext" w:hint="cs"/>
          <w:sz w:val="20"/>
          <w:rtl/>
        </w:rPr>
        <w:t xml:space="preserve"> </w:t>
      </w:r>
      <w:r w:rsidR="00C53CDC" w:rsidRPr="005E6BC8">
        <w:rPr>
          <w:rFonts w:ascii="Fb Fontext" w:hAnsi="Fb Fontext" w:cs="PFT_Frank" w:hint="cs"/>
          <w:b/>
          <w:bCs/>
          <w:sz w:val="20"/>
          <w:szCs w:val="14"/>
          <w:rtl/>
        </w:rPr>
        <w:t>כמלאכי</w:t>
      </w:r>
      <w:r w:rsidR="00C53CDC" w:rsidRPr="005E6BC8">
        <w:rPr>
          <w:rFonts w:ascii="Fb Fontext" w:hAnsi="Fb Fontext" w:cs="PFT_Frank"/>
          <w:b/>
          <w:bCs/>
          <w:sz w:val="20"/>
          <w:szCs w:val="14"/>
          <w:rtl/>
        </w:rPr>
        <w:t xml:space="preserve"> </w:t>
      </w:r>
      <w:r w:rsidR="00C53CDC" w:rsidRPr="005E6BC8">
        <w:rPr>
          <w:rFonts w:ascii="Fb Fontext" w:hAnsi="Fb Fontext" w:cs="PFT_Frank" w:hint="cs"/>
          <w:b/>
          <w:bCs/>
          <w:sz w:val="20"/>
          <w:szCs w:val="14"/>
          <w:rtl/>
        </w:rPr>
        <w:t>השרת,</w:t>
      </w:r>
    </w:p>
    <w:p w14:paraId="62654393" w14:textId="50226F2E" w:rsidR="004C0AAB" w:rsidRPr="006F178A" w:rsidRDefault="007B69F0" w:rsidP="00A07C53">
      <w:pPr>
        <w:rPr>
          <w:rtl/>
        </w:rPr>
      </w:pPr>
      <w:r w:rsidRPr="007B69F0">
        <w:rPr>
          <w:rStyle w:val="affc"/>
          <w:rFonts w:hint="cs"/>
          <w:rtl/>
        </w:rPr>
        <w:t>ד.</w:t>
      </w:r>
      <w:r>
        <w:rPr>
          <w:rFonts w:ascii="Fb Fontext" w:hAnsi="Fb Fontext" w:hint="cs"/>
          <w:sz w:val="20"/>
          <w:rtl/>
        </w:rPr>
        <w:t xml:space="preserve"> </w:t>
      </w:r>
      <w:r w:rsidR="004C0AAB" w:rsidRPr="006F178A">
        <w:rPr>
          <w:rFonts w:ascii="Fb Fontext" w:hAnsi="Fb Fontext" w:hint="cs"/>
          <w:sz w:val="20"/>
          <w:rtl/>
        </w:rPr>
        <w:t>אוכלי</w:t>
      </w:r>
      <w:r w:rsidR="00081288">
        <w:rPr>
          <w:rFonts w:ascii="Fb Fontext" w:hAnsi="Fb Fontext" w:hint="cs"/>
          <w:sz w:val="20"/>
          <w:rtl/>
        </w:rPr>
        <w:t>ם</w:t>
      </w:r>
      <w:r w:rsidR="004C0AAB" w:rsidRPr="006F178A">
        <w:rPr>
          <w:rFonts w:ascii="Fb Fontext" w:hAnsi="Fb Fontext"/>
          <w:sz w:val="20"/>
          <w:rtl/>
        </w:rPr>
        <w:t xml:space="preserve"> </w:t>
      </w:r>
      <w:r w:rsidR="004C0AAB" w:rsidRPr="006F178A">
        <w:rPr>
          <w:rFonts w:ascii="Fb Fontext" w:hAnsi="Fb Fontext" w:hint="cs"/>
          <w:sz w:val="20"/>
          <w:rtl/>
        </w:rPr>
        <w:t>ושותי</w:t>
      </w:r>
      <w:r w:rsidR="00081288">
        <w:rPr>
          <w:rFonts w:ascii="Fb Fontext" w:hAnsi="Fb Fontext" w:hint="cs"/>
          <w:sz w:val="20"/>
          <w:rtl/>
        </w:rPr>
        <w:t>ם</w:t>
      </w:r>
      <w:r w:rsidR="004C0AAB" w:rsidRPr="006F178A">
        <w:rPr>
          <w:rFonts w:ascii="Fb Fontext" w:hAnsi="Fb Fontext" w:hint="cs"/>
          <w:sz w:val="20"/>
          <w:rtl/>
        </w:rPr>
        <w:t>,</w:t>
      </w:r>
      <w:r w:rsidR="004C0AAB" w:rsidRPr="006F178A">
        <w:rPr>
          <w:rFonts w:ascii="Fb Fontext" w:hAnsi="Fb Fontext"/>
          <w:sz w:val="20"/>
          <w:rtl/>
        </w:rPr>
        <w:t xml:space="preserve"> </w:t>
      </w:r>
      <w:r w:rsidRPr="007B69F0">
        <w:rPr>
          <w:rStyle w:val="affc"/>
          <w:rFonts w:hint="cs"/>
          <w:rtl/>
        </w:rPr>
        <w:t xml:space="preserve">ה. </w:t>
      </w:r>
      <w:r w:rsidR="004C0AAB" w:rsidRPr="006F178A">
        <w:rPr>
          <w:rFonts w:ascii="Fb Fontext" w:hAnsi="Fb Fontext" w:hint="cs"/>
          <w:sz w:val="20"/>
          <w:rtl/>
        </w:rPr>
        <w:t>פרי</w:t>
      </w:r>
      <w:r w:rsidR="00081288">
        <w:rPr>
          <w:rFonts w:ascii="Fb Fontext" w:hAnsi="Fb Fontext" w:hint="cs"/>
          <w:sz w:val="20"/>
          <w:rtl/>
        </w:rPr>
        <w:t>ם</w:t>
      </w:r>
      <w:r w:rsidR="004C0AAB" w:rsidRPr="006F178A">
        <w:rPr>
          <w:rFonts w:ascii="Fb Fontext" w:hAnsi="Fb Fontext"/>
          <w:sz w:val="20"/>
          <w:rtl/>
        </w:rPr>
        <w:t xml:space="preserve"> </w:t>
      </w:r>
      <w:r w:rsidR="004C0AAB" w:rsidRPr="006F178A">
        <w:rPr>
          <w:rFonts w:ascii="Fb Fontext" w:hAnsi="Fb Fontext" w:hint="cs"/>
          <w:sz w:val="20"/>
          <w:rtl/>
        </w:rPr>
        <w:t>ורבי</w:t>
      </w:r>
      <w:r w:rsidR="00081288">
        <w:rPr>
          <w:rFonts w:ascii="Fb Fontext" w:hAnsi="Fb Fontext" w:hint="cs"/>
          <w:sz w:val="20"/>
          <w:rtl/>
        </w:rPr>
        <w:t>ם</w:t>
      </w:r>
      <w:r w:rsidR="004C0AAB" w:rsidRPr="006F178A">
        <w:rPr>
          <w:rFonts w:ascii="Fb Fontext" w:hAnsi="Fb Fontext" w:hint="cs"/>
          <w:sz w:val="20"/>
          <w:rtl/>
        </w:rPr>
        <w:t>,</w:t>
      </w:r>
      <w:r w:rsidR="004C0AAB" w:rsidRPr="006F178A">
        <w:rPr>
          <w:rFonts w:ascii="Fb Fontext" w:hAnsi="Fb Fontext"/>
          <w:sz w:val="20"/>
          <w:rtl/>
        </w:rPr>
        <w:t xml:space="preserve"> </w:t>
      </w:r>
      <w:r w:rsidRPr="007B69F0">
        <w:rPr>
          <w:rStyle w:val="affc"/>
          <w:rFonts w:hint="cs"/>
          <w:rtl/>
        </w:rPr>
        <w:t>ו.</w:t>
      </w:r>
      <w:r>
        <w:rPr>
          <w:rFonts w:ascii="Fb Fontext" w:hAnsi="Fb Fontext" w:hint="cs"/>
          <w:sz w:val="20"/>
          <w:rtl/>
        </w:rPr>
        <w:t xml:space="preserve"> </w:t>
      </w:r>
      <w:r w:rsidR="004C0AAB" w:rsidRPr="006F178A">
        <w:rPr>
          <w:rFonts w:ascii="Fb Fontext" w:hAnsi="Fb Fontext" w:hint="cs"/>
          <w:sz w:val="20"/>
          <w:rtl/>
        </w:rPr>
        <w:t>מתים</w:t>
      </w:r>
      <w:r w:rsidR="00C53CDC">
        <w:rPr>
          <w:rFonts w:ascii="Fb Fontext" w:hAnsi="Fb Fontext" w:hint="cs"/>
          <w:sz w:val="20"/>
          <w:rtl/>
        </w:rPr>
        <w:t xml:space="preserve"> - </w:t>
      </w:r>
      <w:r w:rsidR="00C53CDC" w:rsidRPr="005E6BC8">
        <w:rPr>
          <w:rFonts w:ascii="Fb Fontext" w:hAnsi="Fb Fontext" w:cs="PFT_Frank" w:hint="cs"/>
          <w:b/>
          <w:bCs/>
          <w:sz w:val="20"/>
          <w:szCs w:val="14"/>
          <w:rtl/>
        </w:rPr>
        <w:t>כבני</w:t>
      </w:r>
      <w:r w:rsidR="00C53CDC" w:rsidRPr="005E6BC8">
        <w:rPr>
          <w:rFonts w:ascii="Fb Fontext" w:hAnsi="Fb Fontext" w:cs="PFT_Frank"/>
          <w:b/>
          <w:bCs/>
          <w:sz w:val="20"/>
          <w:szCs w:val="14"/>
          <w:rtl/>
        </w:rPr>
        <w:t xml:space="preserve"> </w:t>
      </w:r>
      <w:r w:rsidR="00C53CDC" w:rsidRPr="005E6BC8">
        <w:rPr>
          <w:rFonts w:ascii="Fb Fontext" w:hAnsi="Fb Fontext" w:cs="PFT_Frank" w:hint="cs"/>
          <w:b/>
          <w:bCs/>
          <w:sz w:val="20"/>
          <w:szCs w:val="14"/>
          <w:rtl/>
        </w:rPr>
        <w:t>אדם</w:t>
      </w:r>
      <w:r w:rsidR="00C53CDC" w:rsidRPr="005E6BC8">
        <w:rPr>
          <w:rFonts w:ascii="Fb Fontext" w:hAnsi="Fb Fontext" w:cs="PFT_Frank"/>
          <w:b/>
          <w:bCs/>
          <w:sz w:val="20"/>
          <w:szCs w:val="14"/>
          <w:rtl/>
        </w:rPr>
        <w:t>.</w:t>
      </w:r>
    </w:p>
    <w:p w14:paraId="4211A365" w14:textId="77777777" w:rsidR="00C0473D" w:rsidRDefault="004C0AAB" w:rsidP="00A07C53">
      <w:pPr>
        <w:pStyle w:val="affff0"/>
        <w:ind w:end="0"/>
        <w:rPr>
          <w:rtl/>
        </w:rPr>
      </w:pPr>
      <w:r w:rsidRPr="00397452">
        <w:rPr>
          <w:rFonts w:hint="cs"/>
          <w:rtl/>
        </w:rPr>
        <w:t>ששה</w:t>
      </w:r>
      <w:r w:rsidRPr="00397452">
        <w:rPr>
          <w:rtl/>
        </w:rPr>
        <w:t xml:space="preserve"> </w:t>
      </w:r>
      <w:r w:rsidRPr="00397452">
        <w:rPr>
          <w:rFonts w:hint="cs"/>
          <w:rtl/>
        </w:rPr>
        <w:t>דברים</w:t>
      </w:r>
      <w:r w:rsidRPr="00397452">
        <w:rPr>
          <w:rtl/>
        </w:rPr>
        <w:t xml:space="preserve"> </w:t>
      </w:r>
      <w:r w:rsidRPr="00397452">
        <w:rPr>
          <w:rFonts w:hint="cs"/>
          <w:rtl/>
        </w:rPr>
        <w:t>בבנ</w:t>
      </w:r>
      <w:r w:rsidR="00081288" w:rsidRPr="00397452">
        <w:rPr>
          <w:rFonts w:hint="cs"/>
          <w:rtl/>
        </w:rPr>
        <w:t>י</w:t>
      </w:r>
      <w:r w:rsidR="00081288" w:rsidRPr="00397452">
        <w:rPr>
          <w:rtl/>
        </w:rPr>
        <w:t xml:space="preserve"> </w:t>
      </w:r>
      <w:r w:rsidR="00081288" w:rsidRPr="00397452">
        <w:rPr>
          <w:rFonts w:hint="cs"/>
          <w:rtl/>
        </w:rPr>
        <w:t>אדם</w:t>
      </w:r>
    </w:p>
    <w:p w14:paraId="26BB81B4" w14:textId="0CFF8803" w:rsidR="004C0AAB" w:rsidRPr="007B69F0" w:rsidRDefault="007B69F0" w:rsidP="00A07C53">
      <w:pPr>
        <w:rPr>
          <w:spacing w:val="-4"/>
          <w:rtl/>
        </w:rPr>
      </w:pPr>
      <w:r w:rsidRPr="007B69F0">
        <w:rPr>
          <w:rStyle w:val="affc"/>
          <w:rFonts w:hint="cs"/>
          <w:spacing w:val="-4"/>
          <w:rtl/>
        </w:rPr>
        <w:t>א.</w:t>
      </w:r>
      <w:r w:rsidRPr="007B69F0">
        <w:rPr>
          <w:rFonts w:ascii="Fb Fontext" w:hAnsi="Fb Fontext" w:hint="cs"/>
          <w:spacing w:val="-4"/>
          <w:rtl/>
        </w:rPr>
        <w:t xml:space="preserve"> </w:t>
      </w:r>
      <w:r w:rsidR="004C0AAB" w:rsidRPr="007B69F0">
        <w:rPr>
          <w:rFonts w:ascii="Fb Fontext" w:hAnsi="Fb Fontext" w:hint="cs"/>
          <w:spacing w:val="-4"/>
          <w:rtl/>
        </w:rPr>
        <w:t xml:space="preserve">דעת, </w:t>
      </w:r>
      <w:r w:rsidRPr="007B69F0">
        <w:rPr>
          <w:rStyle w:val="affc"/>
          <w:rFonts w:hint="cs"/>
          <w:spacing w:val="-4"/>
          <w:rtl/>
        </w:rPr>
        <w:t>ב.</w:t>
      </w:r>
      <w:r w:rsidRPr="007B69F0">
        <w:rPr>
          <w:rFonts w:ascii="Fb Fontext" w:hAnsi="Fb Fontext" w:hint="cs"/>
          <w:spacing w:val="-4"/>
          <w:rtl/>
        </w:rPr>
        <w:t xml:space="preserve"> </w:t>
      </w:r>
      <w:r w:rsidR="004C0AAB" w:rsidRPr="007B69F0">
        <w:rPr>
          <w:rFonts w:ascii="Fb Fontext" w:hAnsi="Fb Fontext" w:hint="cs"/>
          <w:spacing w:val="-4"/>
          <w:rtl/>
        </w:rPr>
        <w:t>מהלכי</w:t>
      </w:r>
      <w:r w:rsidR="00081288" w:rsidRPr="007B69F0">
        <w:rPr>
          <w:rFonts w:ascii="Fb Fontext" w:hAnsi="Fb Fontext" w:hint="cs"/>
          <w:spacing w:val="-4"/>
          <w:rtl/>
        </w:rPr>
        <w:t>ם</w:t>
      </w:r>
      <w:r w:rsidR="004C0AAB" w:rsidRPr="007B69F0">
        <w:rPr>
          <w:rFonts w:ascii="Fb Fontext" w:hAnsi="Fb Fontext"/>
          <w:spacing w:val="-4"/>
          <w:rtl/>
        </w:rPr>
        <w:t xml:space="preserve"> </w:t>
      </w:r>
      <w:r w:rsidR="004C0AAB" w:rsidRPr="007B69F0">
        <w:rPr>
          <w:rFonts w:ascii="Fb Fontext" w:hAnsi="Fb Fontext" w:hint="eastAsia"/>
          <w:spacing w:val="-4"/>
          <w:rtl/>
        </w:rPr>
        <w:t>זקו</w:t>
      </w:r>
      <w:r w:rsidR="00081288" w:rsidRPr="007B69F0">
        <w:rPr>
          <w:rFonts w:ascii="Fb Fontext" w:hAnsi="Fb Fontext" w:hint="cs"/>
          <w:spacing w:val="-4"/>
          <w:rtl/>
        </w:rPr>
        <w:t>ף</w:t>
      </w:r>
      <w:r w:rsidR="004C0AAB" w:rsidRPr="007B69F0">
        <w:rPr>
          <w:rFonts w:ascii="Fb Fontext" w:hAnsi="Fb Fontext"/>
          <w:spacing w:val="-4"/>
          <w:rtl/>
        </w:rPr>
        <w:t xml:space="preserve">, </w:t>
      </w:r>
      <w:r w:rsidRPr="007B69F0">
        <w:rPr>
          <w:rStyle w:val="affc"/>
          <w:rFonts w:hint="cs"/>
          <w:spacing w:val="-4"/>
          <w:rtl/>
        </w:rPr>
        <w:t>ג.</w:t>
      </w:r>
      <w:r w:rsidRPr="007B69F0">
        <w:rPr>
          <w:rFonts w:ascii="Fb Fontext" w:hAnsi="Fb Fontext" w:hint="cs"/>
          <w:spacing w:val="-4"/>
          <w:rtl/>
        </w:rPr>
        <w:t xml:space="preserve"> </w:t>
      </w:r>
      <w:r w:rsidR="00771985" w:rsidRPr="007B69F0">
        <w:rPr>
          <w:rFonts w:ascii="Fb Fontext" w:hAnsi="Fb Fontext" w:hint="cs"/>
          <w:spacing w:val="-4"/>
          <w:rtl/>
        </w:rPr>
        <w:t>דיבור</w:t>
      </w:r>
      <w:r w:rsidR="00DC793C" w:rsidRPr="007B69F0">
        <w:rPr>
          <w:rFonts w:ascii="Fb Fontext" w:hAnsi="Fb Fontext" w:hint="cs"/>
          <w:spacing w:val="-4"/>
          <w:rtl/>
        </w:rPr>
        <w:t xml:space="preserve"> </w:t>
      </w:r>
      <w:r w:rsidR="004C0AAB" w:rsidRPr="007B69F0">
        <w:rPr>
          <w:rFonts w:ascii="Fb Fontext" w:hAnsi="Fb Fontext" w:hint="eastAsia"/>
          <w:spacing w:val="-4"/>
          <w:rtl/>
        </w:rPr>
        <w:t>בל</w:t>
      </w:r>
      <w:r w:rsidR="00081288" w:rsidRPr="007B69F0">
        <w:rPr>
          <w:rFonts w:ascii="Fb Fontext" w:hAnsi="Fb Fontext" w:hint="cs"/>
          <w:spacing w:val="-4"/>
          <w:rtl/>
        </w:rPr>
        <w:t xml:space="preserve">שון הקודש - </w:t>
      </w:r>
      <w:r w:rsidR="00081288" w:rsidRPr="007B69F0">
        <w:rPr>
          <w:rFonts w:ascii="Fb Fontext" w:hAnsi="Fb Fontext" w:cs="PFT_Frank" w:hint="cs"/>
          <w:b/>
          <w:bCs/>
          <w:spacing w:val="-4"/>
          <w:sz w:val="20"/>
          <w:szCs w:val="14"/>
          <w:rtl/>
        </w:rPr>
        <w:t>כמלאכי השרת</w:t>
      </w:r>
    </w:p>
    <w:p w14:paraId="1F848754" w14:textId="77777777" w:rsidR="00C0473D" w:rsidRDefault="007B69F0" w:rsidP="00A07C53">
      <w:pPr>
        <w:rPr>
          <w:rtl/>
        </w:rPr>
      </w:pPr>
      <w:r w:rsidRPr="007B69F0">
        <w:rPr>
          <w:rStyle w:val="affc"/>
          <w:rFonts w:hint="cs"/>
          <w:rtl/>
        </w:rPr>
        <w:t>ד.</w:t>
      </w:r>
      <w:r>
        <w:rPr>
          <w:rFonts w:hint="cs"/>
          <w:rtl/>
        </w:rPr>
        <w:t xml:space="preserve"> </w:t>
      </w:r>
      <w:r w:rsidR="004C0AAB" w:rsidRPr="006F178A">
        <w:rPr>
          <w:rFonts w:hint="cs"/>
          <w:rtl/>
        </w:rPr>
        <w:t>אוכלי</w:t>
      </w:r>
      <w:r w:rsidR="00081288">
        <w:rPr>
          <w:rFonts w:hint="cs"/>
          <w:rtl/>
        </w:rPr>
        <w:t>ם</w:t>
      </w:r>
      <w:r w:rsidR="004C0AAB" w:rsidRPr="006F178A">
        <w:rPr>
          <w:rtl/>
        </w:rPr>
        <w:t xml:space="preserve"> </w:t>
      </w:r>
      <w:r w:rsidR="004C0AAB" w:rsidRPr="006F178A">
        <w:rPr>
          <w:rFonts w:hint="cs"/>
          <w:rtl/>
        </w:rPr>
        <w:t>ושותי</w:t>
      </w:r>
      <w:r w:rsidR="00081288">
        <w:rPr>
          <w:rFonts w:hint="cs"/>
          <w:rtl/>
        </w:rPr>
        <w:t>ם</w:t>
      </w:r>
      <w:r w:rsidR="004C0AAB">
        <w:rPr>
          <w:rFonts w:hint="cs"/>
          <w:rtl/>
        </w:rPr>
        <w:t>,</w:t>
      </w:r>
      <w:r w:rsidR="004C0AAB" w:rsidRPr="006F178A">
        <w:rPr>
          <w:rtl/>
        </w:rPr>
        <w:t xml:space="preserve"> </w:t>
      </w:r>
      <w:r w:rsidRPr="007B69F0">
        <w:rPr>
          <w:rStyle w:val="affc"/>
          <w:rFonts w:hint="cs"/>
          <w:rtl/>
        </w:rPr>
        <w:t xml:space="preserve">ה. </w:t>
      </w:r>
      <w:r w:rsidR="004C0AAB" w:rsidRPr="006F178A">
        <w:rPr>
          <w:rFonts w:hint="cs"/>
          <w:rtl/>
        </w:rPr>
        <w:t>פרי</w:t>
      </w:r>
      <w:r w:rsidR="00081288">
        <w:rPr>
          <w:rFonts w:hint="cs"/>
          <w:rtl/>
        </w:rPr>
        <w:t>ם</w:t>
      </w:r>
      <w:r w:rsidR="004C0AAB" w:rsidRPr="006F178A">
        <w:rPr>
          <w:rtl/>
        </w:rPr>
        <w:t xml:space="preserve"> </w:t>
      </w:r>
      <w:r w:rsidR="004C0AAB" w:rsidRPr="006F178A">
        <w:rPr>
          <w:rFonts w:hint="cs"/>
          <w:rtl/>
        </w:rPr>
        <w:t>ורבי</w:t>
      </w:r>
      <w:r w:rsidR="00081288">
        <w:rPr>
          <w:rFonts w:hint="cs"/>
          <w:rtl/>
        </w:rPr>
        <w:t>ם</w:t>
      </w:r>
      <w:r w:rsidR="004C0AAB">
        <w:rPr>
          <w:rFonts w:hint="cs"/>
          <w:rtl/>
        </w:rPr>
        <w:t>,</w:t>
      </w:r>
      <w:r w:rsidR="004C0AAB" w:rsidRPr="006F178A">
        <w:rPr>
          <w:rtl/>
        </w:rPr>
        <w:t xml:space="preserve"> </w:t>
      </w:r>
      <w:r w:rsidRPr="007B69F0">
        <w:rPr>
          <w:rStyle w:val="affc"/>
          <w:rFonts w:hint="cs"/>
          <w:rtl/>
        </w:rPr>
        <w:t>ו.</w:t>
      </w:r>
      <w:r>
        <w:rPr>
          <w:rFonts w:hint="cs"/>
          <w:rtl/>
        </w:rPr>
        <w:t xml:space="preserve"> </w:t>
      </w:r>
      <w:r w:rsidR="004C0AAB" w:rsidRPr="006F178A">
        <w:rPr>
          <w:rFonts w:hint="cs"/>
          <w:rtl/>
        </w:rPr>
        <w:t>רעי</w:t>
      </w:r>
      <w:r w:rsidR="004C0AAB" w:rsidRPr="006F178A">
        <w:rPr>
          <w:rtl/>
        </w:rPr>
        <w:t xml:space="preserve"> </w:t>
      </w:r>
      <w:r w:rsidR="00081288">
        <w:rPr>
          <w:rFonts w:hint="cs"/>
          <w:rtl/>
        </w:rPr>
        <w:t>-</w:t>
      </w:r>
      <w:r w:rsidR="00081288" w:rsidRPr="005E6BC8">
        <w:rPr>
          <w:rFonts w:cs="PFT_Frank"/>
          <w:b/>
          <w:bCs/>
          <w:szCs w:val="14"/>
          <w:rtl/>
        </w:rPr>
        <w:t xml:space="preserve"> </w:t>
      </w:r>
      <w:r w:rsidR="004C0AAB" w:rsidRPr="005E6BC8">
        <w:rPr>
          <w:rFonts w:cs="PFT_Frank" w:hint="cs"/>
          <w:b/>
          <w:bCs/>
          <w:szCs w:val="14"/>
          <w:rtl/>
        </w:rPr>
        <w:t>כבהמה</w:t>
      </w:r>
      <w:r w:rsidR="00081288" w:rsidRPr="005E6BC8">
        <w:rPr>
          <w:rFonts w:cs="PFT_Frank"/>
          <w:b/>
          <w:bCs/>
          <w:szCs w:val="14"/>
          <w:rtl/>
        </w:rPr>
        <w:t>.</w:t>
      </w:r>
    </w:p>
    <w:p w14:paraId="19F97916" w14:textId="39B63E65" w:rsidR="004C0AAB" w:rsidRDefault="004C0AAB" w:rsidP="00A07C53">
      <w:pPr>
        <w:pStyle w:val="affff0"/>
        <w:ind w:end="0"/>
        <w:rPr>
          <w:rtl/>
        </w:rPr>
      </w:pPr>
      <w:r w:rsidRPr="006F178A">
        <w:rPr>
          <w:rFonts w:ascii="Fb Fontext" w:hAnsi="Fb Fontext" w:hint="cs"/>
          <w:rtl/>
        </w:rPr>
        <w:t>המסתכל ב</w:t>
      </w:r>
      <w:r w:rsidRPr="005E6D52">
        <w:rPr>
          <w:rFonts w:hint="cs"/>
          <w:rtl/>
        </w:rPr>
        <w:t>ד' דברים</w:t>
      </w:r>
      <w:r w:rsidR="00F16652">
        <w:rPr>
          <w:rFonts w:hint="cs"/>
          <w:rtl/>
        </w:rPr>
        <w:t>,</w:t>
      </w:r>
      <w:r>
        <w:rPr>
          <w:rFonts w:hint="cs"/>
          <w:rtl/>
        </w:rPr>
        <w:t xml:space="preserve"> </w:t>
      </w:r>
      <w:r w:rsidRPr="005E6D52">
        <w:rPr>
          <w:rFonts w:hint="cs"/>
          <w:rtl/>
        </w:rPr>
        <w:t>ר</w:t>
      </w:r>
      <w:r w:rsidR="00F16652">
        <w:rPr>
          <w:rFonts w:hint="cs"/>
          <w:rtl/>
        </w:rPr>
        <w:t>ת</w:t>
      </w:r>
      <w:r w:rsidRPr="005E6D52">
        <w:rPr>
          <w:rFonts w:hint="cs"/>
          <w:rtl/>
        </w:rPr>
        <w:t>וי שלא בא לעולם</w:t>
      </w:r>
      <w:r w:rsidR="00F16652">
        <w:rPr>
          <w:rFonts w:hint="cs"/>
          <w:rtl/>
        </w:rPr>
        <w:t>.</w:t>
      </w:r>
    </w:p>
    <w:p w14:paraId="57901F8C" w14:textId="2F324976" w:rsidR="00F16652" w:rsidRPr="008D0660" w:rsidRDefault="00F16652" w:rsidP="00A07C53">
      <w:pPr>
        <w:rPr>
          <w:rFonts w:ascii="Fb Fontext" w:hAnsi="Fb Fontext"/>
          <w:spacing w:val="-2"/>
          <w:rtl/>
        </w:rPr>
      </w:pPr>
      <w:r w:rsidRPr="008D0660">
        <w:rPr>
          <w:rStyle w:val="affff1"/>
          <w:rFonts w:hint="cs"/>
          <w:spacing w:val="-2"/>
          <w:rtl/>
        </w:rPr>
        <w:t>לפנים</w:t>
      </w:r>
      <w:r w:rsidR="00771985" w:rsidRPr="008D0660">
        <w:rPr>
          <w:rStyle w:val="affe"/>
          <w:spacing w:val="-2"/>
          <w:rtl/>
        </w:rPr>
        <w:t xml:space="preserve"> קודם בריאה</w:t>
      </w:r>
      <w:r w:rsidRPr="008D0660">
        <w:rPr>
          <w:rStyle w:val="affe"/>
          <w:spacing w:val="-2"/>
          <w:rtl/>
        </w:rPr>
        <w:t xml:space="preserve">. </w:t>
      </w:r>
      <w:r w:rsidRPr="008D0660">
        <w:rPr>
          <w:rFonts w:ascii="Fb Fontext" w:hAnsi="Fb Fontext" w:hint="cs"/>
          <w:spacing w:val="-2"/>
          <w:rtl/>
        </w:rPr>
        <w:t>שה</w:t>
      </w:r>
      <w:r w:rsidR="004C0AAB" w:rsidRPr="008D0660">
        <w:rPr>
          <w:rFonts w:ascii="Fb Fontext" w:hAnsi="Fb Fontext" w:hint="cs"/>
          <w:spacing w:val="-2"/>
          <w:rtl/>
        </w:rPr>
        <w:t>פלטרין על אשפה</w:t>
      </w:r>
      <w:r w:rsidRPr="008D0660">
        <w:rPr>
          <w:rFonts w:ascii="Fb Fontext" w:hAnsi="Fb Fontext" w:hint="cs"/>
          <w:spacing w:val="-2"/>
          <w:rtl/>
        </w:rPr>
        <w:t>,</w:t>
      </w:r>
      <w:r w:rsidR="004C0AAB" w:rsidRPr="008D0660">
        <w:rPr>
          <w:rFonts w:ascii="Fb Fontext" w:hAnsi="Fb Fontext" w:hint="cs"/>
          <w:spacing w:val="-2"/>
          <w:rtl/>
        </w:rPr>
        <w:t xml:space="preserve"> </w:t>
      </w:r>
      <w:r w:rsidRPr="008D0660">
        <w:rPr>
          <w:rFonts w:ascii="Fb Fontext" w:hAnsi="Fb Fontext" w:hint="cs"/>
          <w:spacing w:val="-2"/>
          <w:rtl/>
        </w:rPr>
        <w:t>ו</w:t>
      </w:r>
      <w:r w:rsidR="004C0AAB" w:rsidRPr="008D0660">
        <w:rPr>
          <w:rFonts w:ascii="Fb Fontext" w:hAnsi="Fb Fontext" w:hint="cs"/>
          <w:spacing w:val="-2"/>
          <w:rtl/>
        </w:rPr>
        <w:t>אין רצונו שיזכ</w:t>
      </w:r>
      <w:r w:rsidRPr="008D0660">
        <w:rPr>
          <w:rFonts w:ascii="Fb Fontext" w:hAnsi="Fb Fontext" w:hint="cs"/>
          <w:spacing w:val="-2"/>
          <w:rtl/>
        </w:rPr>
        <w:t>י</w:t>
      </w:r>
      <w:r w:rsidR="004C0AAB" w:rsidRPr="008D0660">
        <w:rPr>
          <w:rFonts w:ascii="Fb Fontext" w:hAnsi="Fb Fontext" w:hint="cs"/>
          <w:spacing w:val="-2"/>
          <w:rtl/>
        </w:rPr>
        <w:t>ר</w:t>
      </w:r>
      <w:r w:rsidRPr="008D0660">
        <w:rPr>
          <w:rFonts w:ascii="Fb Fontext" w:hAnsi="Fb Fontext" w:hint="cs"/>
          <w:spacing w:val="-2"/>
          <w:rtl/>
        </w:rPr>
        <w:t xml:space="preserve"> זאת.</w:t>
      </w:r>
    </w:p>
    <w:p w14:paraId="064FEAA9" w14:textId="77777777" w:rsidR="00C0473D" w:rsidRDefault="004C0AAB" w:rsidP="00A07C53">
      <w:pPr>
        <w:pStyle w:val="affff0"/>
        <w:ind w:end="0"/>
        <w:rPr>
          <w:rtl/>
        </w:rPr>
      </w:pPr>
      <w:r w:rsidRPr="006F178A">
        <w:rPr>
          <w:rFonts w:hint="cs"/>
          <w:rtl/>
        </w:rPr>
        <w:t>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חס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כבוד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קונו</w:t>
      </w:r>
      <w:r w:rsidR="00F16652">
        <w:rPr>
          <w:rFonts w:hint="cs"/>
          <w:rtl/>
        </w:rPr>
        <w:t>,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רתוי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לעולם</w:t>
      </w:r>
      <w:r w:rsidR="00F16652">
        <w:rPr>
          <w:rFonts w:hint="cs"/>
          <w:rtl/>
        </w:rPr>
        <w:t>.</w:t>
      </w:r>
    </w:p>
    <w:p w14:paraId="4599ACCC" w14:textId="3A4864CD" w:rsidR="00731582" w:rsidRDefault="004C0AAB" w:rsidP="0010357F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ר</w:t>
      </w:r>
      <w:r w:rsidRPr="0087008C">
        <w:rPr>
          <w:rtl/>
        </w:rPr>
        <w:t>"</w:t>
      </w:r>
      <w:r w:rsidRPr="0087008C">
        <w:rPr>
          <w:rFonts w:hint="cs"/>
          <w:rtl/>
        </w:rPr>
        <w:t>א</w:t>
      </w:r>
      <w:r w:rsidR="00731582">
        <w:rPr>
          <w:rFonts w:hint="cs"/>
          <w:rtl/>
        </w:rPr>
        <w:t>:</w:t>
      </w:r>
    </w:p>
    <w:p w14:paraId="1BFEEAD3" w14:textId="61243888" w:rsidR="004C0AAB" w:rsidRPr="008D0660" w:rsidRDefault="00F16652" w:rsidP="0010357F">
      <w:pPr>
        <w:rPr>
          <w:rStyle w:val="af4"/>
          <w:spacing w:val="-2"/>
          <w:rtl/>
        </w:rPr>
      </w:pPr>
      <w:r w:rsidRPr="008D0660">
        <w:rPr>
          <w:rFonts w:hint="cs"/>
          <w:spacing w:val="-2"/>
          <w:rtl/>
        </w:rPr>
        <w:t>ש</w:t>
      </w:r>
      <w:r w:rsidR="004C0AAB" w:rsidRPr="008D0660">
        <w:rPr>
          <w:rFonts w:hint="cs"/>
          <w:spacing w:val="-2"/>
          <w:rtl/>
        </w:rPr>
        <w:t>מסתכל</w:t>
      </w:r>
      <w:r w:rsidR="004C0AAB" w:rsidRPr="008D0660">
        <w:rPr>
          <w:spacing w:val="-2"/>
          <w:rtl/>
        </w:rPr>
        <w:t xml:space="preserve"> </w:t>
      </w:r>
      <w:r w:rsidR="004C0AAB" w:rsidRPr="008D0660">
        <w:rPr>
          <w:rFonts w:hint="cs"/>
          <w:spacing w:val="-2"/>
          <w:rtl/>
        </w:rPr>
        <w:t>בקשת</w:t>
      </w:r>
      <w:r w:rsidRPr="008D0660">
        <w:rPr>
          <w:rStyle w:val="affe"/>
          <w:spacing w:val="-2"/>
          <w:rtl/>
        </w:rPr>
        <w:t xml:space="preserve"> דמות כבודו</w:t>
      </w:r>
      <w:r w:rsidRPr="008D0660">
        <w:rPr>
          <w:rFonts w:hint="cs"/>
          <w:spacing w:val="-2"/>
          <w:rtl/>
        </w:rPr>
        <w:t>,</w:t>
      </w:r>
      <w:r w:rsidR="004C0AAB" w:rsidRPr="008D0660">
        <w:rPr>
          <w:rStyle w:val="af4"/>
          <w:rFonts w:hint="cs"/>
          <w:spacing w:val="-2"/>
          <w:rtl/>
        </w:rPr>
        <w:t xml:space="preserve"> </w:t>
      </w:r>
      <w:r w:rsidR="0010357F">
        <w:rPr>
          <w:rStyle w:val="affc"/>
          <w:spacing w:val="-2"/>
          <w:rtl/>
        </w:rPr>
        <w:tab/>
      </w:r>
      <w:r w:rsidR="0010357F">
        <w:rPr>
          <w:rStyle w:val="affc"/>
          <w:spacing w:val="-2"/>
          <w:rtl/>
        </w:rPr>
        <w:tab/>
      </w:r>
      <w:r w:rsidR="0010357F">
        <w:rPr>
          <w:rStyle w:val="affc"/>
          <w:rFonts w:hint="cs"/>
          <w:spacing w:val="-2"/>
          <w:rtl/>
        </w:rPr>
        <w:t xml:space="preserve"> </w:t>
      </w:r>
      <w:r w:rsidR="004C0AAB" w:rsidRPr="008D0660">
        <w:rPr>
          <w:rStyle w:val="affc"/>
          <w:rFonts w:hint="cs"/>
          <w:spacing w:val="-2"/>
          <w:rtl/>
        </w:rPr>
        <w:t>ר</w:t>
      </w:r>
      <w:r w:rsidR="004C0AAB" w:rsidRPr="008D0660">
        <w:rPr>
          <w:rStyle w:val="affc"/>
          <w:spacing w:val="-2"/>
          <w:rtl/>
        </w:rPr>
        <w:t>"</w:t>
      </w:r>
      <w:r w:rsidR="004C0AAB" w:rsidRPr="008D0660">
        <w:rPr>
          <w:rStyle w:val="affc"/>
          <w:rFonts w:hint="cs"/>
          <w:spacing w:val="-2"/>
          <w:rtl/>
        </w:rPr>
        <w:t xml:space="preserve">י: </w:t>
      </w:r>
      <w:r w:rsidR="004C0AAB" w:rsidRPr="008D0660">
        <w:rPr>
          <w:rFonts w:hint="cs"/>
          <w:spacing w:val="-2"/>
          <w:rtl/>
        </w:rPr>
        <w:t>עבירה</w:t>
      </w:r>
      <w:r w:rsidR="004C0AAB" w:rsidRPr="008D0660">
        <w:rPr>
          <w:spacing w:val="-2"/>
          <w:rtl/>
        </w:rPr>
        <w:t xml:space="preserve"> </w:t>
      </w:r>
      <w:r w:rsidR="004C0AAB" w:rsidRPr="008D0660">
        <w:rPr>
          <w:rFonts w:hint="cs"/>
          <w:spacing w:val="-2"/>
          <w:rtl/>
        </w:rPr>
        <w:t>בסתר</w:t>
      </w:r>
      <w:r w:rsidR="004C0AAB" w:rsidRPr="008D0660">
        <w:rPr>
          <w:rStyle w:val="affe"/>
          <w:spacing w:val="-2"/>
          <w:rtl/>
        </w:rPr>
        <w:t xml:space="preserve"> </w:t>
      </w:r>
      <w:r w:rsidR="004C0AAB" w:rsidRPr="008D0660">
        <w:rPr>
          <w:rStyle w:val="affe"/>
          <w:rFonts w:hint="cs"/>
          <w:spacing w:val="-2"/>
          <w:rtl/>
        </w:rPr>
        <w:t>כדוחק</w:t>
      </w:r>
      <w:r w:rsidR="004C0AAB" w:rsidRPr="008D0660">
        <w:rPr>
          <w:rStyle w:val="affe"/>
          <w:spacing w:val="-2"/>
          <w:rtl/>
        </w:rPr>
        <w:t xml:space="preserve"> </w:t>
      </w:r>
      <w:r w:rsidR="004C0AAB" w:rsidRPr="008D0660">
        <w:rPr>
          <w:rStyle w:val="affe"/>
          <w:rFonts w:hint="cs"/>
          <w:spacing w:val="-2"/>
          <w:rtl/>
        </w:rPr>
        <w:t>שכינה</w:t>
      </w:r>
      <w:r w:rsidRPr="008D0660">
        <w:rPr>
          <w:rStyle w:val="affe"/>
          <w:rFonts w:hint="cs"/>
          <w:spacing w:val="-2"/>
          <w:rtl/>
        </w:rPr>
        <w:t>.</w:t>
      </w:r>
    </w:p>
    <w:p w14:paraId="57EAB90E" w14:textId="070C703B" w:rsidR="00731582" w:rsidRDefault="004C0AAB" w:rsidP="0010357F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וה</w:t>
      </w:r>
      <w:r w:rsidR="00F16652" w:rsidRPr="0087008C">
        <w:rPr>
          <w:rFonts w:hint="cs"/>
          <w:rtl/>
        </w:rPr>
        <w:t>ך</w:t>
      </w:r>
      <w:r w:rsidR="00731582">
        <w:rPr>
          <w:rtl/>
        </w:rPr>
        <w:t>:</w:t>
      </w:r>
    </w:p>
    <w:p w14:paraId="1D834EF6" w14:textId="3386DD76" w:rsidR="004C0AAB" w:rsidRDefault="004C0AAB" w:rsidP="0010357F">
      <w:pPr>
        <w:pStyle w:val="affd"/>
        <w:spacing w:after="60"/>
        <w:rPr>
          <w:rtl/>
        </w:rPr>
      </w:pPr>
      <w:r w:rsidRPr="006F178A">
        <w:rPr>
          <w:rFonts w:hint="cs"/>
          <w:rtl/>
        </w:rPr>
        <w:t>דאם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רואה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שיצרו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מתגבר</w:t>
      </w:r>
      <w:r w:rsidR="00771985">
        <w:rPr>
          <w:rFonts w:hint="cs"/>
          <w:rtl/>
        </w:rPr>
        <w:t>,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ילך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למקום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מכירין</w:t>
      </w:r>
      <w:r w:rsidRPr="006F178A">
        <w:rPr>
          <w:rtl/>
        </w:rPr>
        <w:t xml:space="preserve"> </w:t>
      </w:r>
      <w:r w:rsidRPr="00A27447">
        <w:rPr>
          <w:rFonts w:hint="cs"/>
          <w:rtl/>
        </w:rPr>
        <w:t>וילבש</w:t>
      </w:r>
      <w:r w:rsidRPr="00A27447">
        <w:rPr>
          <w:rtl/>
        </w:rPr>
        <w:t xml:space="preserve"> </w:t>
      </w:r>
      <w:r w:rsidRPr="00A27447">
        <w:rPr>
          <w:rFonts w:hint="cs"/>
          <w:rtl/>
        </w:rPr>
        <w:t>שחורין,</w:t>
      </w:r>
      <w:r w:rsidRPr="00392931">
        <w:rPr>
          <w:rtl/>
        </w:rPr>
        <w:t xml:space="preserve"> </w:t>
      </w:r>
      <w:r w:rsidRPr="00392931">
        <w:rPr>
          <w:rFonts w:hint="cs"/>
          <w:rtl/>
        </w:rPr>
        <w:t>ויעשה</w:t>
      </w:r>
      <w:r w:rsidRPr="009C1970">
        <w:rPr>
          <w:rtl/>
        </w:rPr>
        <w:t xml:space="preserve"> </w:t>
      </w:r>
      <w:r w:rsidRPr="009C1970">
        <w:rPr>
          <w:rFonts w:hint="cs"/>
          <w:rtl/>
        </w:rPr>
        <w:t>מה</w:t>
      </w:r>
      <w:r w:rsidRPr="009C1970">
        <w:rPr>
          <w:rtl/>
        </w:rPr>
        <w:t xml:space="preserve"> </w:t>
      </w:r>
      <w:r w:rsidRPr="00392931">
        <w:rPr>
          <w:rFonts w:hint="eastAsia"/>
          <w:rtl/>
        </w:rPr>
        <w:t>שחפץ</w:t>
      </w:r>
      <w:r w:rsidR="002A3F49">
        <w:rPr>
          <w:rFonts w:hint="cs"/>
          <w:rtl/>
        </w:rPr>
        <w:t>,</w:t>
      </w:r>
      <w:r w:rsidRPr="00392931">
        <w:rPr>
          <w:rtl/>
        </w:rPr>
        <w:t xml:space="preserve"> </w:t>
      </w:r>
      <w:r w:rsidR="002A3F49">
        <w:rPr>
          <w:rFonts w:hint="cs"/>
          <w:rtl/>
        </w:rPr>
        <w:t>ולא</w:t>
      </w:r>
      <w:r w:rsidR="002A3F49" w:rsidRPr="00392931">
        <w:rPr>
          <w:rtl/>
        </w:rPr>
        <w:t xml:space="preserve"> </w:t>
      </w:r>
      <w:r w:rsidRPr="00392931">
        <w:rPr>
          <w:rFonts w:hint="eastAsia"/>
          <w:rtl/>
        </w:rPr>
        <w:t>יחלל</w:t>
      </w:r>
      <w:r w:rsidRPr="00392931">
        <w:rPr>
          <w:rtl/>
        </w:rPr>
        <w:t xml:space="preserve"> </w:t>
      </w:r>
      <w:r w:rsidRPr="00392931">
        <w:rPr>
          <w:rFonts w:hint="eastAsia"/>
          <w:rtl/>
        </w:rPr>
        <w:t>ש</w:t>
      </w:r>
      <w:r w:rsidR="002A3F49">
        <w:rPr>
          <w:rFonts w:hint="cs"/>
          <w:rtl/>
        </w:rPr>
        <w:t>"</w:t>
      </w:r>
      <w:r w:rsidRPr="00392931">
        <w:rPr>
          <w:rFonts w:hint="eastAsia"/>
          <w:rtl/>
        </w:rPr>
        <w:t>ש</w:t>
      </w:r>
      <w:r w:rsidRPr="00392931">
        <w:rPr>
          <w:rtl/>
        </w:rPr>
        <w:t xml:space="preserve"> </w:t>
      </w:r>
      <w:r w:rsidRPr="00392931">
        <w:rPr>
          <w:rFonts w:hint="eastAsia"/>
          <w:rtl/>
        </w:rPr>
        <w:t>בפרהסיא</w:t>
      </w:r>
      <w:r w:rsidR="00A27447">
        <w:rPr>
          <w:rFonts w:hint="cs"/>
          <w:rtl/>
        </w:rPr>
        <w:t xml:space="preserve">, </w:t>
      </w:r>
      <w:r w:rsidR="00A27447">
        <w:rPr>
          <w:rtl/>
        </w:rPr>
        <w:tab/>
      </w:r>
      <w:r w:rsidR="00A27447">
        <w:rPr>
          <w:rtl/>
        </w:rPr>
        <w:tab/>
      </w:r>
      <w:r w:rsidR="00A27447">
        <w:rPr>
          <w:rtl/>
        </w:rPr>
        <w:tab/>
      </w:r>
      <w:r w:rsidR="00A27447">
        <w:rPr>
          <w:rtl/>
        </w:rPr>
        <w:tab/>
      </w:r>
      <w:r w:rsidR="00A27447">
        <w:rPr>
          <w:rtl/>
        </w:rPr>
        <w:tab/>
      </w:r>
      <w:r w:rsidR="00A27447">
        <w:rPr>
          <w:rtl/>
        </w:rPr>
        <w:tab/>
      </w:r>
      <w:r w:rsidR="001E3674">
        <w:rPr>
          <w:rFonts w:hint="cs"/>
          <w:rtl/>
        </w:rPr>
        <w:t xml:space="preserve"> </w:t>
      </w:r>
      <w:r w:rsidR="00A27447">
        <w:rPr>
          <w:rFonts w:hint="cs"/>
          <w:rtl/>
        </w:rPr>
        <w:t xml:space="preserve"> </w:t>
      </w:r>
      <w:r w:rsidR="002A3F49">
        <w:rPr>
          <w:rFonts w:hint="cs"/>
          <w:rtl/>
        </w:rPr>
        <w:t>-</w:t>
      </w:r>
      <w:r>
        <w:rPr>
          <w:rFonts w:hint="cs"/>
          <w:rtl/>
        </w:rPr>
        <w:t xml:space="preserve"> </w:t>
      </w:r>
      <w:r w:rsidR="002A3F49" w:rsidRPr="00397452">
        <w:rPr>
          <w:rFonts w:hint="cs"/>
          <w:b/>
          <w:bCs/>
          <w:rtl/>
        </w:rPr>
        <w:t>כשאנוס</w:t>
      </w:r>
      <w:r w:rsidRPr="00397452">
        <w:rPr>
          <w:b/>
          <w:bCs/>
          <w:rtl/>
        </w:rPr>
        <w:t xml:space="preserve"> </w:t>
      </w:r>
      <w:r w:rsidR="002A3F49" w:rsidRPr="00397452">
        <w:rPr>
          <w:rFonts w:hint="cs"/>
          <w:b/>
          <w:bCs/>
          <w:rtl/>
        </w:rPr>
        <w:t>ב</w:t>
      </w:r>
      <w:r w:rsidRPr="00397452">
        <w:rPr>
          <w:rFonts w:hint="cs"/>
          <w:b/>
          <w:bCs/>
          <w:rtl/>
        </w:rPr>
        <w:t>יצרו</w:t>
      </w:r>
      <w:r w:rsidR="002A3F49">
        <w:rPr>
          <w:rFonts w:hint="cs"/>
          <w:rtl/>
        </w:rPr>
        <w:t>.</w:t>
      </w:r>
    </w:p>
    <w:p w14:paraId="0092BEF7" w14:textId="6B9C9232" w:rsidR="00731582" w:rsidRDefault="004C0AAB" w:rsidP="0010357F">
      <w:pPr>
        <w:pStyle w:val="36"/>
        <w:framePr w:wrap="notBeside"/>
        <w:rPr>
          <w:rtl/>
        </w:rPr>
      </w:pPr>
      <w:r w:rsidRPr="0087008C">
        <w:rPr>
          <w:rFonts w:hint="eastAsia"/>
          <w:rtl/>
        </w:rPr>
        <w:t>ריב</w:t>
      </w:r>
      <w:r w:rsidRPr="0087008C">
        <w:rPr>
          <w:rtl/>
        </w:rPr>
        <w:t>"</w:t>
      </w:r>
      <w:r w:rsidRPr="0087008C">
        <w:rPr>
          <w:rFonts w:hint="eastAsia"/>
          <w:rtl/>
        </w:rPr>
        <w:t>נ</w:t>
      </w:r>
      <w:r w:rsidR="00731582">
        <w:rPr>
          <w:rFonts w:hint="cs"/>
          <w:rtl/>
        </w:rPr>
        <w:t>:</w:t>
      </w:r>
    </w:p>
    <w:p w14:paraId="293D6F59" w14:textId="77777777" w:rsidR="00C0473D" w:rsidRDefault="004C0AAB" w:rsidP="0010357F">
      <w:pPr>
        <w:rPr>
          <w:rtl/>
        </w:rPr>
      </w:pPr>
      <w:r w:rsidRPr="005E6BC8">
        <w:rPr>
          <w:rFonts w:cs="PFT_Frank" w:hint="cs"/>
          <w:b/>
          <w:bCs/>
          <w:szCs w:val="14"/>
          <w:rtl/>
        </w:rPr>
        <w:t>המסתכל</w:t>
      </w:r>
      <w:r w:rsidRPr="005E6BC8">
        <w:rPr>
          <w:rFonts w:cs="PFT_Frank"/>
          <w:b/>
          <w:bCs/>
          <w:szCs w:val="14"/>
          <w:rtl/>
        </w:rPr>
        <w:t xml:space="preserve"> </w:t>
      </w:r>
      <w:r w:rsidRPr="005E6BC8">
        <w:rPr>
          <w:rFonts w:cs="PFT_Frank" w:hint="cs"/>
          <w:b/>
          <w:bCs/>
          <w:szCs w:val="14"/>
          <w:rtl/>
        </w:rPr>
        <w:t>בקשת</w:t>
      </w:r>
      <w:r w:rsidRPr="00D23D10">
        <w:rPr>
          <w:rtl/>
        </w:rPr>
        <w:t xml:space="preserve"> </w:t>
      </w:r>
      <w:r w:rsidR="00622BE9" w:rsidRPr="00557887">
        <w:rPr>
          <w:rStyle w:val="af4"/>
          <w:rFonts w:hint="cs"/>
          <w:rtl/>
        </w:rPr>
        <w:t>'</w:t>
      </w:r>
      <w:r w:rsidRPr="00557887">
        <w:rPr>
          <w:rStyle w:val="af4"/>
          <w:rFonts w:hint="cs"/>
          <w:rtl/>
        </w:rPr>
        <w:t>כמראה</w:t>
      </w:r>
      <w:r w:rsidRPr="00557887">
        <w:rPr>
          <w:rStyle w:val="af4"/>
          <w:rtl/>
        </w:rPr>
        <w:t xml:space="preserve"> </w:t>
      </w:r>
      <w:r w:rsidRPr="00557887">
        <w:rPr>
          <w:rStyle w:val="af4"/>
          <w:rFonts w:hint="cs"/>
          <w:rtl/>
        </w:rPr>
        <w:t>הקשת</w:t>
      </w:r>
      <w:r w:rsidR="00D23D10" w:rsidRPr="00557887">
        <w:rPr>
          <w:rStyle w:val="af4"/>
          <w:rtl/>
        </w:rPr>
        <w:t xml:space="preserve">.. </w:t>
      </w:r>
      <w:r w:rsidRPr="00557887">
        <w:rPr>
          <w:rStyle w:val="af4"/>
          <w:rFonts w:hint="cs"/>
          <w:rtl/>
        </w:rPr>
        <w:t>מראה</w:t>
      </w:r>
      <w:r w:rsidRPr="00557887">
        <w:rPr>
          <w:rStyle w:val="af4"/>
          <w:rtl/>
        </w:rPr>
        <w:t xml:space="preserve"> </w:t>
      </w:r>
      <w:r w:rsidRPr="00557887">
        <w:rPr>
          <w:rStyle w:val="af4"/>
          <w:rFonts w:hint="cs"/>
          <w:rtl/>
        </w:rPr>
        <w:t>דמות</w:t>
      </w:r>
      <w:r w:rsidRPr="00557887">
        <w:rPr>
          <w:rStyle w:val="af4"/>
          <w:rtl/>
        </w:rPr>
        <w:t xml:space="preserve"> </w:t>
      </w:r>
      <w:r w:rsidRPr="00557887">
        <w:rPr>
          <w:rStyle w:val="af4"/>
          <w:rFonts w:hint="cs"/>
          <w:rtl/>
        </w:rPr>
        <w:t>כבוד</w:t>
      </w:r>
      <w:r w:rsidRPr="00557887">
        <w:rPr>
          <w:rStyle w:val="af4"/>
          <w:rtl/>
        </w:rPr>
        <w:t xml:space="preserve"> ה'</w:t>
      </w:r>
      <w:r w:rsidR="00D23D10" w:rsidRPr="00557887">
        <w:rPr>
          <w:rStyle w:val="af4"/>
          <w:rFonts w:hint="cs"/>
          <w:rtl/>
        </w:rPr>
        <w:t>,</w:t>
      </w:r>
    </w:p>
    <w:p w14:paraId="5FAA5169" w14:textId="77777777" w:rsidR="00C0473D" w:rsidRDefault="004C0AAB" w:rsidP="0010357F">
      <w:pPr>
        <w:rPr>
          <w:rStyle w:val="af4"/>
          <w:rtl/>
        </w:rPr>
      </w:pPr>
      <w:r w:rsidRPr="005E6BC8">
        <w:rPr>
          <w:rFonts w:cs="PFT_Frank" w:hint="cs"/>
          <w:b/>
          <w:bCs/>
          <w:szCs w:val="14"/>
          <w:rtl/>
        </w:rPr>
        <w:t>בנשיא</w:t>
      </w:r>
      <w:r w:rsidRPr="00D23D10">
        <w:rPr>
          <w:rtl/>
        </w:rPr>
        <w:t xml:space="preserve"> </w:t>
      </w:r>
      <w:r w:rsidR="00557887">
        <w:rPr>
          <w:rStyle w:val="af4"/>
          <w:rtl/>
        </w:rPr>
        <w:tab/>
      </w:r>
      <w:r w:rsidR="00557887">
        <w:rPr>
          <w:rStyle w:val="af4"/>
          <w:rtl/>
        </w:rPr>
        <w:tab/>
      </w:r>
      <w:r w:rsidR="00557887">
        <w:rPr>
          <w:rStyle w:val="af4"/>
          <w:rtl/>
        </w:rPr>
        <w:tab/>
      </w:r>
      <w:r w:rsidR="00622BE9" w:rsidRPr="00557887">
        <w:rPr>
          <w:rStyle w:val="af4"/>
          <w:rFonts w:hint="cs"/>
          <w:rtl/>
        </w:rPr>
        <w:t>'</w:t>
      </w:r>
      <w:r w:rsidRPr="00557887">
        <w:rPr>
          <w:rStyle w:val="af4"/>
          <w:rFonts w:hint="cs"/>
          <w:rtl/>
        </w:rPr>
        <w:t>ונתת</w:t>
      </w:r>
      <w:r w:rsidRPr="00557887">
        <w:rPr>
          <w:rStyle w:val="af4"/>
          <w:rtl/>
        </w:rPr>
        <w:t xml:space="preserve"> </w:t>
      </w:r>
      <w:r w:rsidRPr="00557887">
        <w:rPr>
          <w:rStyle w:val="af4"/>
          <w:rFonts w:hint="cs"/>
          <w:rtl/>
        </w:rPr>
        <w:t>מהודך</w:t>
      </w:r>
      <w:r w:rsidRPr="00557887">
        <w:rPr>
          <w:rStyle w:val="af4"/>
          <w:rtl/>
        </w:rPr>
        <w:t xml:space="preserve"> </w:t>
      </w:r>
      <w:r w:rsidRPr="00557887">
        <w:rPr>
          <w:rStyle w:val="af4"/>
          <w:rFonts w:hint="cs"/>
          <w:rtl/>
        </w:rPr>
        <w:t>עליו</w:t>
      </w:r>
      <w:r w:rsidR="00622BE9" w:rsidRPr="00557887">
        <w:rPr>
          <w:rStyle w:val="af4"/>
          <w:rFonts w:hint="cs"/>
          <w:rtl/>
        </w:rPr>
        <w:t>',</w:t>
      </w:r>
    </w:p>
    <w:p w14:paraId="4F276102" w14:textId="34E566ED" w:rsidR="00835CCD" w:rsidRPr="005E6BC8" w:rsidRDefault="00622BE9" w:rsidP="0010357F">
      <w:pPr>
        <w:spacing w:after="60"/>
        <w:rPr>
          <w:rFonts w:cs="PFT_Frank"/>
          <w:bCs/>
          <w:szCs w:val="14"/>
          <w:rtl/>
        </w:rPr>
      </w:pPr>
      <w:r w:rsidRPr="005E6BC8">
        <w:rPr>
          <w:rFonts w:cs="PFT_Frank" w:hint="cs"/>
          <w:b/>
          <w:bCs/>
          <w:szCs w:val="14"/>
          <w:rtl/>
        </w:rPr>
        <w:t>ו</w:t>
      </w:r>
      <w:r w:rsidR="004C0AAB" w:rsidRPr="005E6BC8">
        <w:rPr>
          <w:rFonts w:cs="PFT_Frank" w:hint="cs"/>
          <w:b/>
          <w:bCs/>
          <w:szCs w:val="14"/>
          <w:rtl/>
        </w:rPr>
        <w:t>בכהנים</w:t>
      </w:r>
      <w:r w:rsidR="004C0AAB" w:rsidRPr="005E6BC8">
        <w:rPr>
          <w:rFonts w:cs="PFT_Frank"/>
          <w:b/>
          <w:bCs/>
          <w:szCs w:val="14"/>
          <w:rtl/>
        </w:rPr>
        <w:t xml:space="preserve"> </w:t>
      </w:r>
      <w:r w:rsidRPr="007B4B7C">
        <w:rPr>
          <w:rStyle w:val="affe"/>
          <w:rFonts w:hint="cs"/>
          <w:rtl/>
        </w:rPr>
        <w:t>בזמן</w:t>
      </w:r>
      <w:r w:rsidRPr="007B4B7C">
        <w:rPr>
          <w:rStyle w:val="affe"/>
          <w:rtl/>
        </w:rPr>
        <w:t xml:space="preserve"> </w:t>
      </w:r>
      <w:r w:rsidR="004C0AAB" w:rsidRPr="00397452">
        <w:rPr>
          <w:rStyle w:val="affe"/>
          <w:rFonts w:hint="cs"/>
          <w:rtl/>
        </w:rPr>
        <w:t>ביהמ</w:t>
      </w:r>
      <w:r w:rsidR="004C0AAB" w:rsidRPr="00397452">
        <w:rPr>
          <w:rStyle w:val="affe"/>
          <w:rtl/>
        </w:rPr>
        <w:t xml:space="preserve">''ק </w:t>
      </w:r>
      <w:r w:rsidR="00835CCD" w:rsidRPr="007B4B7C">
        <w:rPr>
          <w:rStyle w:val="affe"/>
          <w:rFonts w:hint="cs"/>
          <w:rtl/>
        </w:rPr>
        <w:t>ש</w:t>
      </w:r>
      <w:r w:rsidR="004C0AAB" w:rsidRPr="00397452">
        <w:rPr>
          <w:rStyle w:val="affe"/>
          <w:rFonts w:hint="cs"/>
          <w:rtl/>
        </w:rPr>
        <w:t>מברכים</w:t>
      </w:r>
      <w:r w:rsidR="004C0AAB" w:rsidRPr="00397452">
        <w:rPr>
          <w:rStyle w:val="affe"/>
          <w:rtl/>
        </w:rPr>
        <w:t xml:space="preserve"> </w:t>
      </w:r>
      <w:r w:rsidR="004C0AAB" w:rsidRPr="00397452">
        <w:rPr>
          <w:rStyle w:val="affe"/>
          <w:rFonts w:hint="cs"/>
          <w:rtl/>
        </w:rPr>
        <w:t>בשם</w:t>
      </w:r>
      <w:r w:rsidR="004C0AAB" w:rsidRPr="00397452">
        <w:rPr>
          <w:rStyle w:val="affe"/>
          <w:rtl/>
        </w:rPr>
        <w:t xml:space="preserve"> </w:t>
      </w:r>
      <w:r w:rsidR="004C0AAB" w:rsidRPr="00397452">
        <w:rPr>
          <w:rStyle w:val="affe"/>
          <w:rFonts w:hint="cs"/>
          <w:rtl/>
        </w:rPr>
        <w:t>המפורש</w:t>
      </w:r>
      <w:r w:rsidR="004C0AAB" w:rsidRPr="00397452">
        <w:rPr>
          <w:rStyle w:val="affe"/>
          <w:rtl/>
        </w:rPr>
        <w:t>,</w:t>
      </w:r>
      <w:r w:rsidR="0010357F">
        <w:rPr>
          <w:rFonts w:cs="PFT_Frank" w:hint="cs"/>
          <w:b/>
          <w:bCs/>
          <w:szCs w:val="14"/>
          <w:rtl/>
        </w:rPr>
        <w:t xml:space="preserve"> </w:t>
      </w:r>
      <w:r w:rsidR="0010357F">
        <w:rPr>
          <w:rFonts w:cs="PFT_Frank"/>
          <w:b/>
          <w:bCs/>
          <w:szCs w:val="14"/>
          <w:rtl/>
        </w:rPr>
        <w:tab/>
      </w:r>
      <w:r w:rsidR="0010357F">
        <w:rPr>
          <w:rFonts w:cs="PFT_Frank"/>
          <w:b/>
          <w:bCs/>
          <w:szCs w:val="14"/>
          <w:rtl/>
        </w:rPr>
        <w:tab/>
      </w:r>
      <w:r w:rsidR="0010357F">
        <w:rPr>
          <w:rFonts w:cs="PFT_Frank" w:hint="cs"/>
          <w:b/>
          <w:bCs/>
          <w:szCs w:val="14"/>
          <w:rtl/>
        </w:rPr>
        <w:t xml:space="preserve">- </w:t>
      </w:r>
      <w:r w:rsidR="00835CCD" w:rsidRPr="005E6BC8">
        <w:rPr>
          <w:rFonts w:cs="PFT_Frank" w:hint="cs"/>
          <w:b/>
          <w:bCs/>
          <w:szCs w:val="14"/>
          <w:rtl/>
        </w:rPr>
        <w:t>עיניו</w:t>
      </w:r>
      <w:r w:rsidR="00835CCD" w:rsidRPr="005E6BC8">
        <w:rPr>
          <w:rFonts w:cs="PFT_Frank"/>
          <w:b/>
          <w:bCs/>
          <w:szCs w:val="14"/>
          <w:rtl/>
        </w:rPr>
        <w:t xml:space="preserve"> </w:t>
      </w:r>
      <w:r w:rsidR="00835CCD" w:rsidRPr="005E6BC8">
        <w:rPr>
          <w:rFonts w:cs="PFT_Frank" w:hint="cs"/>
          <w:b/>
          <w:bCs/>
          <w:szCs w:val="14"/>
          <w:rtl/>
        </w:rPr>
        <w:t>כהות.</w:t>
      </w:r>
    </w:p>
    <w:p w14:paraId="65D48E11" w14:textId="7B701B11" w:rsidR="00731582" w:rsidRDefault="004C0AAB" w:rsidP="0010357F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ריב</w:t>
      </w:r>
      <w:r w:rsidRPr="0087008C">
        <w:rPr>
          <w:rtl/>
        </w:rPr>
        <w:t>"</w:t>
      </w:r>
      <w:r w:rsidRPr="0087008C">
        <w:rPr>
          <w:rFonts w:hint="cs"/>
          <w:rtl/>
        </w:rPr>
        <w:t>נ</w:t>
      </w:r>
      <w:r w:rsidR="00731582">
        <w:rPr>
          <w:rFonts w:hint="cs"/>
          <w:rtl/>
        </w:rPr>
        <w:t>:</w:t>
      </w:r>
    </w:p>
    <w:p w14:paraId="554C1F4C" w14:textId="18B4A96E" w:rsidR="002E2F32" w:rsidRDefault="002E2F32" w:rsidP="00A07C53">
      <w:pPr>
        <w:pStyle w:val="affb"/>
        <w:rPr>
          <w:rStyle w:val="affe"/>
          <w:rtl/>
        </w:rPr>
      </w:pPr>
      <w:r>
        <w:rPr>
          <w:rStyle w:val="af4"/>
          <w:rFonts w:hint="cs"/>
          <w:rtl/>
        </w:rPr>
        <w:t>'</w:t>
      </w:r>
      <w:r w:rsidR="004C0AAB" w:rsidRPr="00392931">
        <w:rPr>
          <w:rStyle w:val="af4"/>
          <w:rFonts w:hint="cs"/>
          <w:rtl/>
        </w:rPr>
        <w:t>אל</w:t>
      </w:r>
      <w:r w:rsidR="004C0AAB" w:rsidRPr="00392931">
        <w:rPr>
          <w:rStyle w:val="af4"/>
          <w:rtl/>
        </w:rPr>
        <w:t xml:space="preserve"> </w:t>
      </w:r>
      <w:r w:rsidR="004C0AAB" w:rsidRPr="00392931">
        <w:rPr>
          <w:rStyle w:val="af4"/>
          <w:rFonts w:hint="cs"/>
          <w:rtl/>
        </w:rPr>
        <w:t>תאמינו</w:t>
      </w:r>
      <w:r w:rsidR="004C0AAB" w:rsidRPr="00392931">
        <w:rPr>
          <w:rStyle w:val="af4"/>
          <w:rtl/>
        </w:rPr>
        <w:t xml:space="preserve"> </w:t>
      </w:r>
      <w:r w:rsidR="00835CCD" w:rsidRPr="00397452">
        <w:rPr>
          <w:rStyle w:val="affe"/>
          <w:rFonts w:hint="cs"/>
          <w:rtl/>
        </w:rPr>
        <w:t>ב</w:t>
      </w:r>
      <w:r w:rsidR="00835CCD">
        <w:rPr>
          <w:rStyle w:val="affe"/>
          <w:rFonts w:hint="cs"/>
          <w:rtl/>
        </w:rPr>
        <w:t>ְ</w:t>
      </w:r>
      <w:r>
        <w:rPr>
          <w:rStyle w:val="affe"/>
          <w:rFonts w:hint="cs"/>
          <w:rtl/>
        </w:rPr>
        <w:t>ּ</w:t>
      </w:r>
      <w:r w:rsidR="00835CCD" w:rsidRPr="00397452">
        <w:rPr>
          <w:rStyle w:val="affe"/>
          <w:rFonts w:hint="cs"/>
          <w:rtl/>
        </w:rPr>
        <w:t>ר</w:t>
      </w:r>
      <w:r w:rsidR="00835CCD">
        <w:rPr>
          <w:rStyle w:val="affe"/>
          <w:rFonts w:hint="cs"/>
          <w:rtl/>
        </w:rPr>
        <w:t>ֵ</w:t>
      </w:r>
      <w:r w:rsidR="00835CCD" w:rsidRPr="00397452">
        <w:rPr>
          <w:rStyle w:val="affe"/>
          <w:rFonts w:hint="cs"/>
          <w:rtl/>
        </w:rPr>
        <w:t>ע</w:t>
      </w:r>
      <w:r>
        <w:rPr>
          <w:rStyle w:val="affe"/>
          <w:rFonts w:hint="cs"/>
          <w:rtl/>
        </w:rPr>
        <w:t>'</w:t>
      </w:r>
      <w:r w:rsidR="00835CCD" w:rsidRPr="00397452">
        <w:rPr>
          <w:rStyle w:val="affe"/>
          <w:rtl/>
        </w:rPr>
        <w:t xml:space="preserve"> </w:t>
      </w:r>
      <w:r w:rsidRPr="00397452">
        <w:rPr>
          <w:rStyle w:val="affe"/>
          <w:rtl/>
        </w:rPr>
        <w:t xml:space="preserve">- </w:t>
      </w:r>
      <w:r w:rsidR="004C0AAB" w:rsidRPr="00EE6E3A">
        <w:rPr>
          <w:rStyle w:val="affe"/>
          <w:rFonts w:hint="cs"/>
          <w:rtl/>
        </w:rPr>
        <w:t>יצה''ר</w:t>
      </w:r>
      <w:r w:rsidR="004C0AAB">
        <w:rPr>
          <w:rStyle w:val="affe"/>
          <w:rFonts w:hint="cs"/>
          <w:rtl/>
        </w:rPr>
        <w:t>,</w:t>
      </w:r>
      <w:r w:rsidR="004C0AAB">
        <w:rPr>
          <w:rStyle w:val="af4"/>
          <w:rFonts w:hint="cs"/>
          <w:rtl/>
        </w:rPr>
        <w:t xml:space="preserve"> </w:t>
      </w:r>
      <w:r>
        <w:rPr>
          <w:rStyle w:val="af4"/>
          <w:rFonts w:hint="cs"/>
          <w:rtl/>
        </w:rPr>
        <w:t>'</w:t>
      </w:r>
      <w:r w:rsidR="004C0AAB" w:rsidRPr="009C1970">
        <w:rPr>
          <w:rStyle w:val="af4"/>
          <w:rFonts w:hint="cs"/>
          <w:rtl/>
        </w:rPr>
        <w:t>אל</w:t>
      </w:r>
      <w:r w:rsidR="004C0AAB" w:rsidRPr="009C1970">
        <w:rPr>
          <w:rStyle w:val="af4"/>
          <w:rtl/>
        </w:rPr>
        <w:t xml:space="preserve"> </w:t>
      </w:r>
      <w:r w:rsidR="004C0AAB" w:rsidRPr="009C1970">
        <w:rPr>
          <w:rStyle w:val="af4"/>
          <w:rFonts w:hint="cs"/>
          <w:rtl/>
        </w:rPr>
        <w:t>תבטחו</w:t>
      </w:r>
      <w:r w:rsidR="004C0AAB" w:rsidRPr="00392931">
        <w:rPr>
          <w:rStyle w:val="af4"/>
          <w:rtl/>
        </w:rPr>
        <w:t xml:space="preserve"> </w:t>
      </w:r>
      <w:r w:rsidR="004C0AAB" w:rsidRPr="00392931">
        <w:rPr>
          <w:rStyle w:val="af4"/>
          <w:rFonts w:hint="eastAsia"/>
          <w:rtl/>
        </w:rPr>
        <w:t>באלוף</w:t>
      </w:r>
      <w:r>
        <w:rPr>
          <w:rStyle w:val="af4"/>
          <w:rFonts w:hint="cs"/>
          <w:rtl/>
        </w:rPr>
        <w:t>'</w:t>
      </w:r>
      <w:r w:rsidR="004C0AAB" w:rsidRPr="00392931">
        <w:rPr>
          <w:rtl/>
        </w:rPr>
        <w:t xml:space="preserve"> </w:t>
      </w:r>
      <w:r>
        <w:rPr>
          <w:rStyle w:val="affe"/>
          <w:rFonts w:hint="cs"/>
          <w:rtl/>
        </w:rPr>
        <w:t>- ב</w:t>
      </w:r>
      <w:r w:rsidR="004C0AAB" w:rsidRPr="00EE6E3A">
        <w:rPr>
          <w:rStyle w:val="affe"/>
          <w:rFonts w:hint="cs"/>
          <w:rtl/>
        </w:rPr>
        <w:t>ה</w:t>
      </w:r>
      <w:r>
        <w:rPr>
          <w:rStyle w:val="affe"/>
          <w:rFonts w:hint="cs"/>
          <w:rtl/>
        </w:rPr>
        <w:t>',</w:t>
      </w:r>
    </w:p>
    <w:p w14:paraId="24AEDF1F" w14:textId="32F635BD" w:rsidR="002E2F32" w:rsidRDefault="002E2F32" w:rsidP="00A07C53">
      <w:pPr>
        <w:rPr>
          <w:rtl/>
        </w:rPr>
      </w:pPr>
      <w:r>
        <w:rPr>
          <w:rStyle w:val="affe"/>
          <w:rFonts w:hint="cs"/>
          <w:rtl/>
        </w:rPr>
        <w:t>-</w:t>
      </w:r>
      <w:r w:rsidR="004C0AAB" w:rsidRPr="002E2F32">
        <w:rPr>
          <w:rFonts w:hint="cs"/>
          <w:rtl/>
        </w:rPr>
        <w:t xml:space="preserve"> </w:t>
      </w:r>
      <w:r w:rsidR="004C0AAB" w:rsidRPr="002E2F32">
        <w:rPr>
          <w:rFonts w:hint="eastAsia"/>
          <w:rtl/>
        </w:rPr>
        <w:t>אם</w:t>
      </w:r>
      <w:r w:rsidR="004C0AAB" w:rsidRPr="002E2F32">
        <w:rPr>
          <w:rtl/>
        </w:rPr>
        <w:t xml:space="preserve"> </w:t>
      </w:r>
      <w:r w:rsidR="004C0AAB" w:rsidRPr="002E2F32">
        <w:rPr>
          <w:rFonts w:hint="eastAsia"/>
          <w:rtl/>
        </w:rPr>
        <w:t>יאמר</w:t>
      </w:r>
      <w:r w:rsidR="004C0AAB" w:rsidRPr="002E2F32">
        <w:rPr>
          <w:rtl/>
        </w:rPr>
        <w:t xml:space="preserve"> </w:t>
      </w:r>
      <w:r w:rsidR="004C0AAB" w:rsidRPr="002E2F32">
        <w:rPr>
          <w:rFonts w:hint="eastAsia"/>
          <w:rtl/>
        </w:rPr>
        <w:t>לך</w:t>
      </w:r>
      <w:r w:rsidR="004C0AAB" w:rsidRPr="002E2F32">
        <w:rPr>
          <w:rtl/>
        </w:rPr>
        <w:t xml:space="preserve"> </w:t>
      </w:r>
      <w:r w:rsidR="004C0AAB" w:rsidRPr="002E2F32">
        <w:rPr>
          <w:rFonts w:hint="eastAsia"/>
          <w:rtl/>
        </w:rPr>
        <w:t>יצה</w:t>
      </w:r>
      <w:r w:rsidR="004C0AAB" w:rsidRPr="002E2F32">
        <w:rPr>
          <w:rtl/>
        </w:rPr>
        <w:t>"</w:t>
      </w:r>
      <w:r w:rsidR="004C0AAB" w:rsidRPr="002E2F32">
        <w:rPr>
          <w:rFonts w:hint="eastAsia"/>
          <w:rtl/>
        </w:rPr>
        <w:t>ר</w:t>
      </w:r>
      <w:r w:rsidR="004C0AAB" w:rsidRPr="002E2F32">
        <w:rPr>
          <w:rtl/>
        </w:rPr>
        <w:t xml:space="preserve"> </w:t>
      </w:r>
      <w:r w:rsidR="004C0AAB" w:rsidRPr="002E2F32">
        <w:rPr>
          <w:rFonts w:hint="eastAsia"/>
          <w:rtl/>
        </w:rPr>
        <w:t>חטוא</w:t>
      </w:r>
      <w:r w:rsidR="004C0AAB" w:rsidRPr="002E2F32">
        <w:rPr>
          <w:rtl/>
        </w:rPr>
        <w:t xml:space="preserve">, </w:t>
      </w:r>
      <w:r w:rsidR="004C0AAB" w:rsidRPr="002E2F32">
        <w:rPr>
          <w:rFonts w:hint="eastAsia"/>
          <w:rtl/>
        </w:rPr>
        <w:t>וה</w:t>
      </w:r>
      <w:r>
        <w:rPr>
          <w:rFonts w:hint="cs"/>
          <w:rtl/>
        </w:rPr>
        <w:t>'</w:t>
      </w:r>
      <w:r w:rsidR="004C0AAB" w:rsidRPr="002E2F32">
        <w:rPr>
          <w:rtl/>
        </w:rPr>
        <w:t xml:space="preserve"> </w:t>
      </w:r>
      <w:r w:rsidR="004C0AAB" w:rsidRPr="002E2F32">
        <w:rPr>
          <w:rFonts w:hint="eastAsia"/>
          <w:rtl/>
        </w:rPr>
        <w:t>מוחל</w:t>
      </w:r>
      <w:r>
        <w:rPr>
          <w:rFonts w:hint="cs"/>
          <w:rtl/>
        </w:rPr>
        <w:t xml:space="preserve"> -אל תאמין</w:t>
      </w:r>
      <w:r w:rsidR="00771985">
        <w:rPr>
          <w:rFonts w:hint="cs"/>
          <w:rtl/>
        </w:rPr>
        <w:t>,</w:t>
      </w:r>
    </w:p>
    <w:p w14:paraId="7F050F03" w14:textId="77777777" w:rsidR="00C0473D" w:rsidRDefault="002E2F32" w:rsidP="0010357F">
      <w:pPr>
        <w:rPr>
          <w:rFonts w:cs="PFT_Frank"/>
          <w:bCs/>
          <w:szCs w:val="14"/>
          <w:rtl/>
        </w:rPr>
      </w:pPr>
      <w:r w:rsidRPr="005E6BC8">
        <w:rPr>
          <w:rFonts w:cs="PFT_Frank" w:hint="cs"/>
          <w:b/>
          <w:bCs/>
          <w:szCs w:val="14"/>
          <w:rtl/>
        </w:rPr>
        <w:t>ו</w:t>
      </w:r>
      <w:r w:rsidR="0053577F">
        <w:rPr>
          <w:rFonts w:cs="PFT_Frank" w:hint="cs"/>
          <w:b/>
          <w:bCs/>
          <w:szCs w:val="14"/>
          <w:rtl/>
        </w:rPr>
        <w:t>לעת''ל מעידין בו</w:t>
      </w:r>
      <w:r w:rsidR="0010357F">
        <w:rPr>
          <w:rFonts w:cs="PFT_Frank" w:hint="cs"/>
          <w:b/>
          <w:bCs/>
          <w:szCs w:val="14"/>
          <w:rtl/>
        </w:rPr>
        <w:t>:</w:t>
      </w:r>
      <w:r w:rsidR="0053577F">
        <w:rPr>
          <w:rFonts w:cs="PFT_Frank" w:hint="cs"/>
          <w:b/>
          <w:bCs/>
          <w:szCs w:val="14"/>
          <w:rtl/>
        </w:rPr>
        <w:t xml:space="preserve"> </w:t>
      </w:r>
      <w:r w:rsidR="004C0AAB">
        <w:rPr>
          <w:rFonts w:ascii="MS Mincho" w:hAnsi="MS Mincho" w:hint="cs"/>
          <w:rtl/>
        </w:rPr>
        <w:t xml:space="preserve"> </w:t>
      </w:r>
      <w:r w:rsidR="0010357F">
        <w:rPr>
          <w:rFonts w:ascii="MS Mincho" w:hAnsi="MS Mincho"/>
          <w:rtl/>
        </w:rPr>
        <w:tab/>
      </w:r>
      <w:r>
        <w:rPr>
          <w:rStyle w:val="affc"/>
          <w:rFonts w:hint="cs"/>
          <w:rtl/>
        </w:rPr>
        <w:t>א.</w:t>
      </w:r>
      <w:r w:rsidRPr="006F178A">
        <w:rPr>
          <w:rFonts w:hint="cs"/>
          <w:rtl/>
        </w:rPr>
        <w:t xml:space="preserve"> </w:t>
      </w:r>
      <w:r w:rsidR="004C0AAB" w:rsidRPr="006F178A">
        <w:rPr>
          <w:rFonts w:hint="cs"/>
          <w:rtl/>
        </w:rPr>
        <w:t>קורות</w:t>
      </w:r>
      <w:r w:rsidR="004C0AAB" w:rsidRPr="006F178A">
        <w:rPr>
          <w:rtl/>
        </w:rPr>
        <w:t xml:space="preserve"> </w:t>
      </w:r>
      <w:r w:rsidR="004C0AAB" w:rsidRPr="006F178A">
        <w:rPr>
          <w:rFonts w:hint="cs"/>
          <w:rtl/>
        </w:rPr>
        <w:t>ביתו</w:t>
      </w:r>
      <w:r>
        <w:rPr>
          <w:rFonts w:hint="cs"/>
          <w:rtl/>
        </w:rPr>
        <w:t>, ואבניו,</w:t>
      </w:r>
      <w:r w:rsidRPr="005E6BC8">
        <w:rPr>
          <w:rFonts w:cs="PFT_Frank" w:hint="cs"/>
          <w:bCs/>
          <w:szCs w:val="14"/>
          <w:rtl/>
        </w:rPr>
        <w:t xml:space="preserve"> </w:t>
      </w:r>
      <w:r w:rsidR="0010357F">
        <w:rPr>
          <w:rFonts w:cs="PFT_Frank"/>
          <w:bCs/>
          <w:szCs w:val="14"/>
          <w:rtl/>
        </w:rPr>
        <w:tab/>
      </w:r>
      <w:r w:rsidR="0010357F">
        <w:rPr>
          <w:rFonts w:cs="PFT_Frank"/>
          <w:bCs/>
          <w:szCs w:val="14"/>
          <w:rtl/>
        </w:rPr>
        <w:tab/>
      </w:r>
      <w:r w:rsidR="004C0AAB" w:rsidRPr="00397452">
        <w:rPr>
          <w:rStyle w:val="affc"/>
          <w:rFonts w:hint="cs"/>
          <w:rtl/>
        </w:rPr>
        <w:t>ב</w:t>
      </w:r>
      <w:r w:rsidR="004C0AAB" w:rsidRPr="00397452">
        <w:rPr>
          <w:rStyle w:val="affc"/>
          <w:rtl/>
        </w:rPr>
        <w:t>.</w:t>
      </w:r>
      <w:r w:rsidR="004C0AAB" w:rsidRPr="00392931">
        <w:rPr>
          <w:rFonts w:hint="cs"/>
          <w:rtl/>
        </w:rPr>
        <w:t xml:space="preserve"> נשמתו</w:t>
      </w:r>
      <w:r>
        <w:rPr>
          <w:rFonts w:hint="cs"/>
          <w:rtl/>
        </w:rPr>
        <w:t>,</w:t>
      </w:r>
    </w:p>
    <w:p w14:paraId="61A6E4FF" w14:textId="240215A5" w:rsidR="004C0AAB" w:rsidRDefault="004C0AAB" w:rsidP="0010357F">
      <w:pPr>
        <w:ind w:left="170" w:firstLine="170"/>
        <w:rPr>
          <w:rFonts w:cs="Guttman Vilna"/>
          <w:b/>
          <w:bCs/>
          <w:rtl/>
        </w:rPr>
      </w:pPr>
      <w:r w:rsidRPr="00397452">
        <w:rPr>
          <w:rStyle w:val="affc"/>
          <w:rFonts w:hint="cs"/>
          <w:rtl/>
        </w:rPr>
        <w:t>ג</w:t>
      </w:r>
      <w:r w:rsidRPr="00397452">
        <w:rPr>
          <w:rStyle w:val="affc"/>
          <w:rtl/>
        </w:rPr>
        <w:t>.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מלאכי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השרת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המלוין</w:t>
      </w:r>
      <w:r w:rsidR="00027E20">
        <w:rPr>
          <w:rFonts w:hint="cs"/>
          <w:rtl/>
        </w:rPr>
        <w:t xml:space="preserve"> אותו</w:t>
      </w:r>
      <w:r>
        <w:rPr>
          <w:rFonts w:hint="cs"/>
          <w:rtl/>
        </w:rPr>
        <w:t>,</w:t>
      </w:r>
      <w:r w:rsidR="00027E20" w:rsidRPr="005E6BC8">
        <w:rPr>
          <w:rFonts w:cs="PFT_Frank" w:hint="cs"/>
          <w:bCs/>
          <w:szCs w:val="14"/>
          <w:rtl/>
        </w:rPr>
        <w:t xml:space="preserve"> </w:t>
      </w:r>
      <w:r w:rsidR="0010357F">
        <w:rPr>
          <w:rStyle w:val="affc"/>
          <w:rtl/>
        </w:rPr>
        <w:tab/>
      </w:r>
      <w:r w:rsidR="0010357F">
        <w:rPr>
          <w:rStyle w:val="affc"/>
          <w:rtl/>
        </w:rPr>
        <w:tab/>
      </w:r>
      <w:r w:rsidRPr="00397452">
        <w:rPr>
          <w:rStyle w:val="affc"/>
          <w:rFonts w:hint="cs"/>
          <w:rtl/>
        </w:rPr>
        <w:t>ד</w:t>
      </w:r>
      <w:r w:rsidRPr="00397452">
        <w:rPr>
          <w:rStyle w:val="affc"/>
          <w:rtl/>
        </w:rPr>
        <w:t>.</w:t>
      </w:r>
      <w:r w:rsidRPr="00EE6E3A">
        <w:rPr>
          <w:rStyle w:val="affc"/>
          <w:rFonts w:hint="cs"/>
          <w:rtl/>
        </w:rPr>
        <w:t xml:space="preserve"> </w:t>
      </w:r>
      <w:r w:rsidRPr="006F178A">
        <w:rPr>
          <w:rFonts w:hint="cs"/>
          <w:rtl/>
        </w:rPr>
        <w:t>אבריו</w:t>
      </w:r>
      <w:r w:rsidR="00771985">
        <w:rPr>
          <w:rFonts w:hint="cs"/>
          <w:rtl/>
        </w:rPr>
        <w:t xml:space="preserve">, </w:t>
      </w:r>
      <w:r w:rsidR="00771985" w:rsidRPr="00397452">
        <w:rPr>
          <w:rStyle w:val="affe"/>
          <w:rFonts w:hint="cs"/>
          <w:rtl/>
        </w:rPr>
        <w:t>הכל</w:t>
      </w:r>
      <w:r w:rsidR="00771985" w:rsidRPr="00397452">
        <w:rPr>
          <w:rStyle w:val="affe"/>
          <w:rtl/>
        </w:rPr>
        <w:t xml:space="preserve"> </w:t>
      </w:r>
      <w:r w:rsidR="00771985" w:rsidRPr="00397452">
        <w:rPr>
          <w:rStyle w:val="affe"/>
          <w:rFonts w:hint="cs"/>
          <w:rtl/>
        </w:rPr>
        <w:t>מקראי</w:t>
      </w:r>
      <w:r w:rsidR="00771985" w:rsidRPr="00397452">
        <w:rPr>
          <w:rStyle w:val="affe"/>
          <w:rtl/>
        </w:rPr>
        <w:t>.</w:t>
      </w:r>
    </w:p>
    <w:p w14:paraId="2536A619" w14:textId="293B14C7" w:rsidR="009F4C9E" w:rsidRDefault="00D67AD3" w:rsidP="00A07C53">
      <w:pPr>
        <w:pStyle w:val="afff1"/>
        <w:rPr>
          <w:rStyle w:val="affc"/>
          <w:rtl/>
        </w:rPr>
      </w:pPr>
      <w:r>
        <w:rPr>
          <w:rFonts w:hint="cs"/>
          <w:rtl/>
        </w:rPr>
        <w:t>****</w:t>
      </w:r>
    </w:p>
    <w:p>
      <w:pPr>
        <w:pStyle w:val="MishnaBatzad"/>
        <w:rPr>
          <w:ins w:id="20099" w:author="קלוד" w:date="2026-10-06T10:08:30Z"/>
        </w:rPr>
      </w:pPr>
      <w:ins w:id="20098" w:author="קלוד" w:date="2026-10-06T10:08:30Z">
        <w:r>
          <w:t xml:space="preserve">משנה ב</w:t>
        </w:r>
      </w:ins>
    </w:p>
    <w:p w14:paraId="1C1795D1" w14:textId="1C02B7F1" w:rsidR="00961D45" w:rsidRDefault="004C0AAB" w:rsidP="00A07C53">
      <w:pPr>
        <w:pStyle w:val="afff8"/>
        <w:spacing w:before="120"/>
        <w:rPr>
          <w:rtl/>
        </w:rPr>
        <w:pPrChange w:id="90007" w:author="קלוד" w:date="2026-10-08T12:08:16Z">
          <w:pPr>
            <w:pStyle w:val="afff8"/>
          </w:pPr>
        </w:pPrChange>
      </w:pPr>
      <w:r w:rsidRPr="00A07C53">
        <w:rPr>
          <w:rStyle w:val="afffff4"/>
          <w:rFonts w:hint="cs"/>
          <w:rtl/>
        </w:rPr>
        <w:t>יוס</w:t>
      </w:r>
      <w:r w:rsidR="00961D45" w:rsidRPr="00A07C53">
        <w:rPr>
          <w:rStyle w:val="afffff4"/>
          <w:rFonts w:hint="cs"/>
          <w:rtl/>
        </w:rPr>
        <w:t>י</w:t>
      </w:r>
      <w:r w:rsidRPr="00A07C53">
        <w:rPr>
          <w:rStyle w:val="afffff4"/>
          <w:rtl/>
        </w:rPr>
        <w:t xml:space="preserve"> </w:t>
      </w:r>
      <w:r w:rsidRPr="00A07C53">
        <w:rPr>
          <w:rStyle w:val="afffff4"/>
          <w:rFonts w:hint="cs"/>
          <w:rtl/>
        </w:rPr>
        <w:t>בן</w:t>
      </w:r>
      <w:r w:rsidRPr="00A07C53">
        <w:rPr>
          <w:rStyle w:val="afffff4"/>
          <w:rtl/>
        </w:rPr>
        <w:t xml:space="preserve"> </w:t>
      </w:r>
      <w:r w:rsidRPr="00A07C53">
        <w:rPr>
          <w:rStyle w:val="afffff4"/>
          <w:rFonts w:hint="cs"/>
          <w:rtl/>
        </w:rPr>
        <w:t>יועזר</w:t>
      </w:r>
      <w:r w:rsidRPr="00A07C53">
        <w:rPr>
          <w:rStyle w:val="afffff4"/>
          <w:rtl/>
        </w:rPr>
        <w:t xml:space="preserve"> </w:t>
      </w:r>
      <w:r w:rsidR="00961D45" w:rsidRPr="00A07C53">
        <w:rPr>
          <w:rStyle w:val="afffff4"/>
          <w:rFonts w:hint="cs"/>
          <w:rtl/>
        </w:rPr>
        <w:t>אומר:</w:t>
      </w:r>
      <w:r w:rsidR="00961D45">
        <w:rPr>
          <w:rFonts w:hint="cs"/>
          <w:rtl/>
        </w:rPr>
        <w:t xml:space="preserve"> </w:t>
      </w:r>
      <w:r w:rsidRPr="006F178A">
        <w:rPr>
          <w:rFonts w:hint="cs"/>
          <w:rtl/>
        </w:rPr>
        <w:t>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לסמוך</w:t>
      </w:r>
      <w:r w:rsidR="00961D45">
        <w:rPr>
          <w:rFonts w:hint="cs"/>
          <w:rtl/>
        </w:rPr>
        <w:t>,</w:t>
      </w:r>
      <w:r>
        <w:rPr>
          <w:rFonts w:hint="cs"/>
          <w:rtl/>
        </w:rPr>
        <w:t xml:space="preserve"> </w:t>
      </w:r>
      <w:r w:rsidR="00961D45">
        <w:rPr>
          <w:rFonts w:hint="cs"/>
          <w:rtl/>
        </w:rPr>
        <w:t xml:space="preserve">     </w:t>
      </w:r>
      <w:r w:rsidR="00A07C53">
        <w:rPr>
          <w:rStyle w:val="afffff4"/>
          <w:rFonts w:hint="cs"/>
          <w:rtl/>
        </w:rPr>
        <w:t xml:space="preserve">    </w:t>
      </w:r>
      <w:r w:rsidRPr="0010357F">
        <w:rPr>
          <w:rStyle w:val="afffff4"/>
          <w:rFonts w:hint="cs"/>
          <w:spacing w:val="-2"/>
          <w:rtl/>
        </w:rPr>
        <w:t>יוס</w:t>
      </w:r>
      <w:r w:rsidR="00961D45" w:rsidRPr="0010357F">
        <w:rPr>
          <w:rStyle w:val="afffff4"/>
          <w:rFonts w:hint="cs"/>
          <w:spacing w:val="-2"/>
          <w:rtl/>
        </w:rPr>
        <w:t>י</w:t>
      </w:r>
      <w:r w:rsidRPr="0010357F">
        <w:rPr>
          <w:rStyle w:val="afffff4"/>
          <w:spacing w:val="-2"/>
          <w:rtl/>
        </w:rPr>
        <w:t xml:space="preserve"> </w:t>
      </w:r>
      <w:r w:rsidRPr="0010357F">
        <w:rPr>
          <w:rStyle w:val="afffff4"/>
          <w:rFonts w:hint="cs"/>
          <w:spacing w:val="-2"/>
          <w:rtl/>
        </w:rPr>
        <w:t>בן</w:t>
      </w:r>
      <w:r w:rsidRPr="0010357F">
        <w:rPr>
          <w:rStyle w:val="afffff4"/>
          <w:spacing w:val="-2"/>
          <w:rtl/>
        </w:rPr>
        <w:t xml:space="preserve"> </w:t>
      </w:r>
      <w:r w:rsidRPr="0010357F">
        <w:rPr>
          <w:rStyle w:val="afffff4"/>
          <w:rFonts w:hint="cs"/>
          <w:spacing w:val="-2"/>
          <w:rtl/>
        </w:rPr>
        <w:t>יוחנן</w:t>
      </w:r>
      <w:r w:rsidR="00961D45" w:rsidRPr="0010357F">
        <w:rPr>
          <w:rStyle w:val="afffff4"/>
          <w:rFonts w:hint="cs"/>
          <w:spacing w:val="-2"/>
          <w:rtl/>
        </w:rPr>
        <w:t xml:space="preserve"> אומר:</w:t>
      </w:r>
      <w:r w:rsidRPr="0010357F">
        <w:rPr>
          <w:spacing w:val="-2"/>
          <w:rtl/>
        </w:rPr>
        <w:t xml:space="preserve"> </w:t>
      </w:r>
      <w:r w:rsidRPr="0010357F">
        <w:rPr>
          <w:rFonts w:hint="cs"/>
          <w:spacing w:val="-2"/>
          <w:rtl/>
        </w:rPr>
        <w:t>לסמוך</w:t>
      </w:r>
      <w:r w:rsidR="00961D45" w:rsidRPr="0010357F">
        <w:rPr>
          <w:rFonts w:hint="cs"/>
          <w:spacing w:val="-2"/>
          <w:rtl/>
        </w:rPr>
        <w:t xml:space="preserve"> </w:t>
      </w:r>
      <w:r w:rsidR="00961D45" w:rsidRPr="0010357F">
        <w:rPr>
          <w:rStyle w:val="HesberMishna"/>
          <w:rFonts w:hint="cs"/>
          <w:spacing w:val="-2"/>
          <w:rtl/>
          <w:rPrChange w:id="20013" w:author="קלוד" w:date="2026-10-06T10:08:30Z">
            <w:rPr>
              <w:rStyle w:val="affe"/>
              <w:rFonts w:hint="cs"/>
              <w:spacing w:val="-2"/>
              <w:rtl/>
            </w:rPr>
          </w:rPrChange>
        </w:rPr>
        <w:t>ביו''ט</w:t>
      </w:r>
      <w:r w:rsidR="00961D45" w:rsidRPr="0010357F">
        <w:rPr>
          <w:rFonts w:hint="cs"/>
          <w:spacing w:val="-2"/>
          <w:rtl/>
        </w:rPr>
        <w:t>.</w:t>
      </w:r>
    </w:p>
    <w:p w14:paraId="0F82CCD5" w14:textId="19A90608" w:rsidR="004C0AAB" w:rsidRPr="006F178A" w:rsidRDefault="004C0AAB" w:rsidP="00A07C53">
      <w:pPr>
        <w:pStyle w:val="afff8"/>
        <w:rPr>
          <w:rtl/>
        </w:rPr>
      </w:pPr>
      <w:r w:rsidRPr="0010357F">
        <w:rPr>
          <w:rStyle w:val="afffff4"/>
          <w:rFonts w:hint="cs"/>
          <w:rtl/>
        </w:rPr>
        <w:t>יהושע</w:t>
      </w:r>
      <w:r w:rsidRPr="00A07C53">
        <w:rPr>
          <w:rStyle w:val="afffff4"/>
          <w:rtl/>
        </w:rPr>
        <w:t xml:space="preserve"> </w:t>
      </w:r>
      <w:r w:rsidRPr="00A07C53">
        <w:rPr>
          <w:rStyle w:val="afffff4"/>
          <w:rFonts w:hint="cs"/>
          <w:rtl/>
        </w:rPr>
        <w:t>בן</w:t>
      </w:r>
      <w:r w:rsidRPr="00A07C53">
        <w:rPr>
          <w:rStyle w:val="afffff4"/>
          <w:rtl/>
        </w:rPr>
        <w:t xml:space="preserve"> </w:t>
      </w:r>
      <w:r w:rsidRPr="00A07C53">
        <w:rPr>
          <w:rStyle w:val="afffff4"/>
          <w:rFonts w:hint="cs"/>
          <w:rtl/>
        </w:rPr>
        <w:t>פרחיה</w:t>
      </w:r>
      <w:r w:rsidR="00961D45" w:rsidRPr="00A07C53">
        <w:rPr>
          <w:rStyle w:val="afffff4"/>
          <w:rFonts w:hint="cs"/>
          <w:rtl/>
        </w:rPr>
        <w:t>: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לסמוך</w:t>
      </w:r>
      <w:r>
        <w:rPr>
          <w:rFonts w:hint="cs"/>
          <w:rtl/>
        </w:rPr>
        <w:t>,</w:t>
      </w:r>
      <w:r w:rsidRPr="006F178A">
        <w:rPr>
          <w:rtl/>
        </w:rPr>
        <w:t xml:space="preserve"> </w:t>
      </w:r>
      <w:r w:rsidR="00961D45">
        <w:rPr>
          <w:rFonts w:hint="cs"/>
          <w:rtl/>
        </w:rPr>
        <w:t xml:space="preserve">              </w:t>
      </w:r>
      <w:r w:rsidRPr="00A07C53">
        <w:rPr>
          <w:rStyle w:val="afffff4"/>
          <w:rFonts w:hint="cs"/>
          <w:rtl/>
        </w:rPr>
        <w:t>ניתאי</w:t>
      </w:r>
      <w:r w:rsidRPr="00A07C53">
        <w:rPr>
          <w:rStyle w:val="afffff4"/>
          <w:rtl/>
        </w:rPr>
        <w:t xml:space="preserve"> </w:t>
      </w:r>
      <w:r w:rsidRPr="00A07C53">
        <w:rPr>
          <w:rStyle w:val="afffff4"/>
          <w:rFonts w:hint="cs"/>
          <w:rtl/>
        </w:rPr>
        <w:t>הארבלי</w:t>
      </w:r>
      <w:r w:rsidR="00961D45" w:rsidRPr="00A07C53">
        <w:rPr>
          <w:rStyle w:val="afffff4"/>
          <w:rFonts w:hint="cs"/>
          <w:rtl/>
        </w:rPr>
        <w:t>: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לסמוך</w:t>
      </w:r>
      <w:r w:rsidR="00961D45">
        <w:rPr>
          <w:rFonts w:hint="cs"/>
          <w:rtl/>
        </w:rPr>
        <w:t>.</w:t>
      </w:r>
    </w:p>
    <w:p w14:paraId="27F8BBAE" w14:textId="157DA676" w:rsidR="004C0AAB" w:rsidRPr="006F178A" w:rsidRDefault="004C0AAB" w:rsidP="00A07C53">
      <w:pPr>
        <w:pStyle w:val="afff8"/>
        <w:rPr>
          <w:rtl/>
        </w:rPr>
      </w:pPr>
      <w:r w:rsidRPr="00A07C53">
        <w:rPr>
          <w:rStyle w:val="afffff4"/>
          <w:rFonts w:hint="cs"/>
          <w:rtl/>
        </w:rPr>
        <w:t>יהודה</w:t>
      </w:r>
      <w:r w:rsidRPr="00A07C53">
        <w:rPr>
          <w:rStyle w:val="afffff4"/>
          <w:rtl/>
        </w:rPr>
        <w:t xml:space="preserve"> </w:t>
      </w:r>
      <w:r w:rsidRPr="00A07C53">
        <w:rPr>
          <w:rStyle w:val="afffff4"/>
          <w:rFonts w:hint="cs"/>
          <w:rtl/>
        </w:rPr>
        <w:t>בן</w:t>
      </w:r>
      <w:r w:rsidRPr="00A07C53">
        <w:rPr>
          <w:rStyle w:val="afffff4"/>
          <w:rtl/>
        </w:rPr>
        <w:t xml:space="preserve"> </w:t>
      </w:r>
      <w:r w:rsidRPr="00A07C53">
        <w:rPr>
          <w:rStyle w:val="afffff4"/>
          <w:rFonts w:hint="cs"/>
          <w:rtl/>
        </w:rPr>
        <w:t>טבאי</w:t>
      </w:r>
      <w:r w:rsidR="00961D45" w:rsidRPr="00A07C53">
        <w:rPr>
          <w:rStyle w:val="afffff4"/>
          <w:rFonts w:hint="cs"/>
          <w:rtl/>
        </w:rPr>
        <w:t>: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לסמוך</w:t>
      </w:r>
      <w:r>
        <w:rPr>
          <w:rFonts w:hint="cs"/>
          <w:rtl/>
        </w:rPr>
        <w:t>,</w:t>
      </w:r>
      <w:r w:rsidRPr="006F178A">
        <w:rPr>
          <w:rtl/>
        </w:rPr>
        <w:t xml:space="preserve"> </w:t>
      </w:r>
      <w:r w:rsidR="00961D45">
        <w:rPr>
          <w:rFonts w:hint="cs"/>
          <w:rtl/>
        </w:rPr>
        <w:t xml:space="preserve">               </w:t>
      </w:r>
      <w:r w:rsidRPr="00A07C53">
        <w:rPr>
          <w:rStyle w:val="afffff4"/>
          <w:rFonts w:hint="cs"/>
          <w:rtl/>
        </w:rPr>
        <w:t>שמעון</w:t>
      </w:r>
      <w:r w:rsidRPr="00A07C53">
        <w:rPr>
          <w:rStyle w:val="afffff4"/>
          <w:rtl/>
        </w:rPr>
        <w:t xml:space="preserve"> </w:t>
      </w:r>
      <w:r w:rsidRPr="00A07C53">
        <w:rPr>
          <w:rStyle w:val="afffff4"/>
          <w:rFonts w:hint="cs"/>
          <w:rtl/>
        </w:rPr>
        <w:t>בן</w:t>
      </w:r>
      <w:r w:rsidRPr="00A07C53">
        <w:rPr>
          <w:rStyle w:val="afffff4"/>
          <w:rtl/>
        </w:rPr>
        <w:t xml:space="preserve"> </w:t>
      </w:r>
      <w:r w:rsidRPr="00A07C53">
        <w:rPr>
          <w:rStyle w:val="afffff4"/>
          <w:rFonts w:hint="cs"/>
          <w:rtl/>
        </w:rPr>
        <w:t>שטח</w:t>
      </w:r>
      <w:r w:rsidR="00961D45" w:rsidRPr="00A07C53">
        <w:rPr>
          <w:rStyle w:val="afffff4"/>
          <w:rFonts w:hint="cs"/>
          <w:rtl/>
        </w:rPr>
        <w:t>: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לסמוך</w:t>
      </w:r>
      <w:r w:rsidR="00961D45">
        <w:rPr>
          <w:rFonts w:hint="cs"/>
          <w:rtl/>
        </w:rPr>
        <w:t>.</w:t>
      </w:r>
    </w:p>
    <w:p w14:paraId="0C44D3D0" w14:textId="55511441" w:rsidR="004C0AAB" w:rsidRPr="006F178A" w:rsidRDefault="004C0AAB" w:rsidP="00A07C53">
      <w:pPr>
        <w:pStyle w:val="afff8"/>
        <w:rPr>
          <w:rtl/>
        </w:rPr>
      </w:pPr>
      <w:r w:rsidRPr="00A07C53">
        <w:rPr>
          <w:rStyle w:val="afffff4"/>
          <w:rFonts w:hint="cs"/>
          <w:rtl/>
        </w:rPr>
        <w:t>שמעיה</w:t>
      </w:r>
      <w:r w:rsidR="00961D45" w:rsidRPr="00A07C53">
        <w:rPr>
          <w:rStyle w:val="afffff4"/>
          <w:rFonts w:hint="cs"/>
          <w:rtl/>
        </w:rPr>
        <w:t>: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לסמוך</w:t>
      </w:r>
      <w:r>
        <w:rPr>
          <w:rFonts w:hint="cs"/>
          <w:rtl/>
        </w:rPr>
        <w:t xml:space="preserve">, </w:t>
      </w:r>
      <w:r w:rsidRPr="006F178A">
        <w:rPr>
          <w:rtl/>
        </w:rPr>
        <w:t xml:space="preserve"> </w:t>
      </w:r>
      <w:r w:rsidR="00961D45">
        <w:rPr>
          <w:rFonts w:hint="cs"/>
          <w:rtl/>
        </w:rPr>
        <w:t xml:space="preserve">                   </w:t>
      </w:r>
      <w:r w:rsidR="00557887">
        <w:rPr>
          <w:rFonts w:hint="cs"/>
          <w:rtl/>
        </w:rPr>
        <w:t xml:space="preserve"> </w:t>
      </w:r>
      <w:r w:rsidR="00961D45">
        <w:rPr>
          <w:rFonts w:hint="cs"/>
          <w:rtl/>
        </w:rPr>
        <w:t xml:space="preserve">                   </w:t>
      </w:r>
      <w:r w:rsidRPr="00A07C53">
        <w:rPr>
          <w:rStyle w:val="afffff4"/>
          <w:rFonts w:hint="cs"/>
          <w:rtl/>
        </w:rPr>
        <w:t>אבטליון</w:t>
      </w:r>
      <w:r w:rsidR="00961D45" w:rsidRPr="00A07C53">
        <w:rPr>
          <w:rStyle w:val="afffff4"/>
          <w:rFonts w:hint="cs"/>
          <w:rtl/>
        </w:rPr>
        <w:t>:</w:t>
      </w:r>
      <w:r w:rsidRPr="006F178A">
        <w:rPr>
          <w:rFonts w:hint="cs"/>
          <w:rtl/>
        </w:rPr>
        <w:t xml:space="preserve"> 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לסמוך</w:t>
      </w:r>
      <w:r w:rsidR="00961D45">
        <w:rPr>
          <w:rFonts w:hint="cs"/>
          <w:rtl/>
        </w:rPr>
        <w:t>.</w:t>
      </w:r>
    </w:p>
    <w:p w14:paraId="477E7E9F" w14:textId="42F3D506" w:rsidR="004C0AAB" w:rsidRDefault="00961D45" w:rsidP="00A07C53">
      <w:pPr>
        <w:pStyle w:val="afff8"/>
        <w:jc w:val="center"/>
        <w:rPr>
          <w:rtl/>
        </w:rPr>
      </w:pPr>
      <w:r>
        <w:rPr>
          <w:rFonts w:hint="cs"/>
          <w:rtl/>
        </w:rPr>
        <w:t xml:space="preserve">- </w:t>
      </w:r>
      <w:r w:rsidR="004C0AAB" w:rsidRPr="00392931">
        <w:rPr>
          <w:rFonts w:hint="cs"/>
          <w:rtl/>
        </w:rPr>
        <w:t>הלל</w:t>
      </w:r>
      <w:r w:rsidR="004C0AAB" w:rsidRPr="00392931">
        <w:rPr>
          <w:rtl/>
        </w:rPr>
        <w:t xml:space="preserve"> </w:t>
      </w:r>
      <w:r w:rsidR="004C0AAB" w:rsidRPr="00392931">
        <w:rPr>
          <w:rFonts w:hint="cs"/>
          <w:rtl/>
        </w:rPr>
        <w:t>ומנחם</w:t>
      </w:r>
      <w:r w:rsidR="004C0AAB" w:rsidRPr="00392931">
        <w:rPr>
          <w:rtl/>
        </w:rPr>
        <w:t xml:space="preserve"> </w:t>
      </w:r>
      <w:r w:rsidR="004C0AAB" w:rsidRPr="00392931">
        <w:rPr>
          <w:rFonts w:hint="cs"/>
          <w:rtl/>
        </w:rPr>
        <w:t>לא</w:t>
      </w:r>
      <w:r w:rsidR="004C0AAB" w:rsidRPr="00392931">
        <w:rPr>
          <w:rtl/>
        </w:rPr>
        <w:t xml:space="preserve"> </w:t>
      </w:r>
      <w:r w:rsidR="004C0AAB" w:rsidRPr="009C1970">
        <w:rPr>
          <w:rFonts w:hint="cs"/>
          <w:rtl/>
        </w:rPr>
        <w:t>נחלקו</w:t>
      </w:r>
      <w:r>
        <w:rPr>
          <w:rFonts w:hint="cs"/>
          <w:rtl/>
        </w:rPr>
        <w:t>,</w:t>
      </w:r>
      <w:r w:rsidR="004C0AAB" w:rsidRPr="009C1970">
        <w:rPr>
          <w:rtl/>
        </w:rPr>
        <w:t xml:space="preserve"> </w:t>
      </w:r>
      <w:r w:rsidR="004C0AAB" w:rsidRPr="009C1970">
        <w:rPr>
          <w:rFonts w:hint="cs"/>
          <w:rtl/>
        </w:rPr>
        <w:t>יצא</w:t>
      </w:r>
      <w:r w:rsidR="004C0AAB" w:rsidRPr="00392931">
        <w:rPr>
          <w:rtl/>
        </w:rPr>
        <w:t xml:space="preserve"> </w:t>
      </w:r>
      <w:r w:rsidR="004C0AAB" w:rsidRPr="00392931">
        <w:rPr>
          <w:rFonts w:hint="eastAsia"/>
          <w:rtl/>
        </w:rPr>
        <w:t>מנחם</w:t>
      </w:r>
      <w:r w:rsidR="004C0AAB" w:rsidRPr="00392931">
        <w:rPr>
          <w:rtl/>
        </w:rPr>
        <w:t xml:space="preserve"> </w:t>
      </w:r>
      <w:r w:rsidR="004C0AAB" w:rsidRPr="00392931">
        <w:rPr>
          <w:rFonts w:hint="eastAsia"/>
          <w:rtl/>
        </w:rPr>
        <w:t>נכנס</w:t>
      </w:r>
      <w:r w:rsidR="004C0AAB" w:rsidRPr="00392931">
        <w:rPr>
          <w:rtl/>
        </w:rPr>
        <w:t xml:space="preserve"> </w:t>
      </w:r>
      <w:r w:rsidR="004C0AAB" w:rsidRPr="00392931">
        <w:rPr>
          <w:rFonts w:hint="eastAsia"/>
          <w:rtl/>
        </w:rPr>
        <w:t>שמאי</w:t>
      </w:r>
      <w:r>
        <w:rPr>
          <w:rFonts w:hint="cs"/>
          <w:rtl/>
        </w:rPr>
        <w:t xml:space="preserve"> -</w:t>
      </w:r>
    </w:p>
    <w:p w14:paraId="5ACC6C1B" w14:textId="71C5D947" w:rsidR="004C0AAB" w:rsidRDefault="00961D45" w:rsidP="00A07C53">
      <w:pPr>
        <w:pStyle w:val="afff8"/>
        <w:rPr>
          <w:rtl/>
        </w:rPr>
      </w:pPr>
      <w:r w:rsidRPr="00A07C53">
        <w:rPr>
          <w:rStyle w:val="afffff4"/>
          <w:rFonts w:hint="eastAsia"/>
          <w:rtl/>
        </w:rPr>
        <w:t>הלל</w:t>
      </w:r>
      <w:r w:rsidRPr="00A07C53">
        <w:rPr>
          <w:rStyle w:val="afffff4"/>
          <w:rFonts w:hint="cs"/>
          <w:rtl/>
        </w:rPr>
        <w:t>:</w:t>
      </w:r>
      <w:r w:rsidRPr="00392931">
        <w:rPr>
          <w:rtl/>
        </w:rPr>
        <w:t xml:space="preserve"> </w:t>
      </w:r>
      <w:r w:rsidRPr="00392931">
        <w:rPr>
          <w:rFonts w:hint="eastAsia"/>
          <w:rtl/>
        </w:rPr>
        <w:t>לסמוך</w:t>
      </w:r>
      <w:r>
        <w:rPr>
          <w:rFonts w:hint="cs"/>
          <w:rtl/>
        </w:rPr>
        <w:t xml:space="preserve">,                                                </w:t>
      </w:r>
      <w:r w:rsidR="004C0AAB" w:rsidRPr="00A07C53">
        <w:rPr>
          <w:rStyle w:val="afffff4"/>
          <w:rFonts w:hint="eastAsia"/>
          <w:rtl/>
        </w:rPr>
        <w:t>שמאי</w:t>
      </w:r>
      <w:r w:rsidRPr="00A07C53">
        <w:rPr>
          <w:rStyle w:val="afffff4"/>
          <w:rFonts w:hint="cs"/>
          <w:rtl/>
        </w:rPr>
        <w:t>:</w:t>
      </w:r>
      <w:r w:rsidR="004C0AAB" w:rsidRPr="00392931">
        <w:rPr>
          <w:rtl/>
        </w:rPr>
        <w:t xml:space="preserve"> </w:t>
      </w:r>
      <w:r w:rsidR="004C0AAB" w:rsidRPr="00392931">
        <w:rPr>
          <w:rFonts w:hint="eastAsia"/>
          <w:rtl/>
        </w:rPr>
        <w:t>לא</w:t>
      </w:r>
      <w:r w:rsidR="004C0AAB" w:rsidRPr="00392931">
        <w:rPr>
          <w:rtl/>
        </w:rPr>
        <w:t xml:space="preserve"> </w:t>
      </w:r>
      <w:r w:rsidR="004C0AAB" w:rsidRPr="00392931">
        <w:rPr>
          <w:rFonts w:hint="eastAsia"/>
          <w:rtl/>
        </w:rPr>
        <w:t>לסמוך</w:t>
      </w:r>
      <w:r>
        <w:rPr>
          <w:rFonts w:hint="cs"/>
          <w:rtl/>
        </w:rPr>
        <w:t>.</w:t>
      </w:r>
    </w:p>
    <w:p w14:paraId="3D73052D" w14:textId="0DF7D718" w:rsidR="00961D45" w:rsidRPr="00392931" w:rsidRDefault="00961D45" w:rsidP="007B69F0">
      <w:pPr>
        <w:pStyle w:val="afff8"/>
        <w:spacing w:after="60"/>
        <w:jc w:val="center"/>
        <w:rPr>
          <w:rtl/>
        </w:rPr>
      </w:pPr>
      <w:r>
        <w:rPr>
          <w:rFonts w:hint="cs"/>
          <w:rtl/>
        </w:rPr>
        <w:t>הראשונים היו נשיאים</w:t>
      </w:r>
      <w:r w:rsidR="00D13241">
        <w:rPr>
          <w:rFonts w:hint="cs"/>
          <w:rtl/>
        </w:rPr>
        <w:t>,</w:t>
      </w:r>
      <w:r>
        <w:rPr>
          <w:rFonts w:hint="cs"/>
          <w:rtl/>
        </w:rPr>
        <w:t xml:space="preserve"> ושניים להם אבות בית דין.</w:t>
      </w:r>
    </w:p>
    <w:p w14:paraId="0F3BDC4B" w14:textId="135D9FE7" w:rsidR="00731582" w:rsidRDefault="00D13241" w:rsidP="0010357F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ל</w:t>
      </w:r>
      <w:r w:rsidR="004C0AAB" w:rsidRPr="0087008C">
        <w:rPr>
          <w:rFonts w:hint="eastAsia"/>
          <w:rtl/>
        </w:rPr>
        <w:t>ר</w:t>
      </w:r>
      <w:r w:rsidR="004C0AAB" w:rsidRPr="0087008C">
        <w:rPr>
          <w:rtl/>
        </w:rPr>
        <w:t>"</w:t>
      </w:r>
      <w:r w:rsidR="004C0AAB" w:rsidRPr="0087008C">
        <w:rPr>
          <w:rFonts w:hint="eastAsia"/>
          <w:rtl/>
        </w:rPr>
        <w:t>מ</w:t>
      </w:r>
      <w:r w:rsidR="00731582">
        <w:rPr>
          <w:rFonts w:hint="cs"/>
          <w:rtl/>
        </w:rPr>
        <w:t>:</w:t>
      </w:r>
    </w:p>
    <w:p w14:paraId="177A2D2A" w14:textId="77777777" w:rsidR="00C0473D" w:rsidRDefault="004C0AAB" w:rsidP="00A07C53">
      <w:pPr>
        <w:rPr>
          <w:rtl/>
        </w:rPr>
      </w:pPr>
      <w:r w:rsidRPr="005E6BC8">
        <w:rPr>
          <w:rFonts w:cs="PFT_Frank" w:hint="cs"/>
          <w:b/>
          <w:bCs/>
          <w:szCs w:val="14"/>
          <w:rtl/>
        </w:rPr>
        <w:t>שלשה</w:t>
      </w:r>
      <w:r w:rsidRPr="006F178A">
        <w:rPr>
          <w:rtl/>
        </w:rPr>
        <w:t xml:space="preserve"> </w:t>
      </w:r>
      <w:r w:rsidRPr="00397452">
        <w:rPr>
          <w:rStyle w:val="affe"/>
          <w:rFonts w:hint="cs"/>
          <w:rtl/>
        </w:rPr>
        <w:t>מהראשונים</w:t>
      </w:r>
      <w:r w:rsidRPr="006F178A">
        <w:rPr>
          <w:rtl/>
        </w:rPr>
        <w:t xml:space="preserve"> </w:t>
      </w:r>
      <w:r w:rsidR="00771985">
        <w:rPr>
          <w:rFonts w:hint="cs"/>
          <w:rtl/>
        </w:rPr>
        <w:t>'</w:t>
      </w:r>
      <w:r w:rsidRPr="006F178A">
        <w:rPr>
          <w:rFonts w:hint="cs"/>
          <w:rtl/>
        </w:rPr>
        <w:t>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לסמוך</w:t>
      </w:r>
      <w:r w:rsidR="00771985">
        <w:rPr>
          <w:rFonts w:hint="cs"/>
          <w:rtl/>
        </w:rPr>
        <w:t>'</w:t>
      </w:r>
      <w:r w:rsidR="00D13241">
        <w:rPr>
          <w:rFonts w:hint="cs"/>
          <w:rtl/>
        </w:rPr>
        <w:t>,</w:t>
      </w:r>
      <w:r w:rsidRPr="006F178A">
        <w:rPr>
          <w:rtl/>
        </w:rPr>
        <w:t xml:space="preserve"> </w:t>
      </w:r>
      <w:r w:rsidRPr="005E6BC8">
        <w:rPr>
          <w:rFonts w:cs="PFT_Frank" w:hint="cs"/>
          <w:b/>
          <w:bCs/>
          <w:szCs w:val="14"/>
          <w:rtl/>
        </w:rPr>
        <w:t>ושנים</w:t>
      </w:r>
      <w:r w:rsidRPr="006F178A">
        <w:rPr>
          <w:rtl/>
        </w:rPr>
        <w:t xml:space="preserve"> </w:t>
      </w:r>
      <w:r w:rsidRPr="00397452">
        <w:rPr>
          <w:rStyle w:val="affe"/>
          <w:rFonts w:hint="cs"/>
          <w:rtl/>
        </w:rPr>
        <w:t>מהאחרונים</w:t>
      </w:r>
      <w:r w:rsidRPr="006F178A">
        <w:rPr>
          <w:rtl/>
        </w:rPr>
        <w:t xml:space="preserve"> </w:t>
      </w:r>
      <w:r w:rsidR="00771985">
        <w:rPr>
          <w:rFonts w:hint="cs"/>
          <w:rtl/>
        </w:rPr>
        <w:t>'</w:t>
      </w:r>
      <w:r w:rsidRPr="006F178A">
        <w:rPr>
          <w:rFonts w:hint="cs"/>
          <w:rtl/>
        </w:rPr>
        <w:t>לסמוך</w:t>
      </w:r>
      <w:r w:rsidR="00771985">
        <w:rPr>
          <w:rFonts w:hint="cs"/>
          <w:rtl/>
        </w:rPr>
        <w:t>'</w:t>
      </w:r>
      <w:r w:rsidRPr="006F178A">
        <w:rPr>
          <w:rtl/>
        </w:rPr>
        <w:t xml:space="preserve"> </w:t>
      </w:r>
      <w:r w:rsidR="00D13241">
        <w:rPr>
          <w:rFonts w:hint="cs"/>
          <w:rtl/>
        </w:rPr>
        <w:t>-</w:t>
      </w:r>
    </w:p>
    <w:p w14:paraId="0C9A7969" w14:textId="001DEF83" w:rsidR="004C0AAB" w:rsidRPr="006F178A" w:rsidRDefault="004C0AAB" w:rsidP="00A07C53">
      <w:pPr>
        <w:rPr>
          <w:rtl/>
        </w:rPr>
      </w:pPr>
      <w:r w:rsidRPr="006F178A">
        <w:rPr>
          <w:rFonts w:hint="cs"/>
          <w:rtl/>
        </w:rPr>
        <w:t>נשיאים</w:t>
      </w:r>
      <w:r>
        <w:rPr>
          <w:rFonts w:hint="cs"/>
          <w:rtl/>
        </w:rPr>
        <w:t>,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ושניים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להם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אב</w:t>
      </w:r>
      <w:r w:rsidRPr="006F178A">
        <w:rPr>
          <w:rtl/>
        </w:rPr>
        <w:t>"</w:t>
      </w:r>
      <w:r w:rsidRPr="006F178A">
        <w:rPr>
          <w:rFonts w:hint="cs"/>
          <w:rtl/>
        </w:rPr>
        <w:t>ד</w:t>
      </w:r>
      <w:r w:rsidR="00D13241">
        <w:rPr>
          <w:rFonts w:hint="cs"/>
          <w:rtl/>
        </w:rPr>
        <w:t>.</w:t>
      </w:r>
    </w:p>
    <w:p w14:paraId="4E9857D7" w14:textId="7403A633" w:rsidR="00731582" w:rsidRDefault="00C55C4E" w:rsidP="0010357F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ל</w:t>
      </w:r>
      <w:r w:rsidR="004C0AAB" w:rsidRPr="0087008C">
        <w:rPr>
          <w:rFonts w:hint="cs"/>
          <w:rtl/>
        </w:rPr>
        <w:t>חכמים</w:t>
      </w:r>
      <w:r w:rsidR="00731582">
        <w:rPr>
          <w:rFonts w:hint="cs"/>
          <w:rtl/>
        </w:rPr>
        <w:t>:</w:t>
      </w:r>
    </w:p>
    <w:p w14:paraId="78B5BE27" w14:textId="77777777" w:rsidR="00C0473D" w:rsidRDefault="004C0AAB" w:rsidP="00A07C53">
      <w:pPr>
        <w:rPr>
          <w:rtl/>
        </w:rPr>
      </w:pPr>
      <w:r w:rsidRPr="005E6BC8">
        <w:rPr>
          <w:rFonts w:cs="PFT_Frank" w:hint="cs"/>
          <w:b/>
          <w:bCs/>
          <w:szCs w:val="14"/>
          <w:rtl/>
        </w:rPr>
        <w:t>יהודה</w:t>
      </w:r>
      <w:r w:rsidRPr="005E6BC8">
        <w:rPr>
          <w:rFonts w:cs="PFT_Frank"/>
          <w:b/>
          <w:bCs/>
          <w:szCs w:val="14"/>
          <w:rtl/>
        </w:rPr>
        <w:t xml:space="preserve"> </w:t>
      </w:r>
      <w:r w:rsidRPr="005E6BC8">
        <w:rPr>
          <w:rFonts w:cs="PFT_Frank" w:hint="cs"/>
          <w:b/>
          <w:bCs/>
          <w:szCs w:val="14"/>
          <w:rtl/>
        </w:rPr>
        <w:t>ב</w:t>
      </w:r>
      <w:r w:rsidR="00C55C4E" w:rsidRPr="005E6BC8">
        <w:rPr>
          <w:rFonts w:cs="PFT_Frank"/>
          <w:b/>
          <w:bCs/>
          <w:szCs w:val="14"/>
          <w:rtl/>
        </w:rPr>
        <w:t>"</w:t>
      </w:r>
      <w:r w:rsidRPr="005E6BC8">
        <w:rPr>
          <w:rFonts w:cs="PFT_Frank" w:hint="cs"/>
          <w:b/>
          <w:bCs/>
          <w:szCs w:val="14"/>
          <w:rtl/>
        </w:rPr>
        <w:t>ט</w:t>
      </w:r>
      <w:r w:rsidRPr="006F178A">
        <w:rPr>
          <w:rtl/>
        </w:rPr>
        <w:t xml:space="preserve"> </w:t>
      </w:r>
      <w:r w:rsidR="00C55C4E">
        <w:rPr>
          <w:rFonts w:hint="cs"/>
          <w:rtl/>
        </w:rPr>
        <w:t xml:space="preserve">- </w:t>
      </w:r>
      <w:r w:rsidRPr="006F178A">
        <w:rPr>
          <w:rFonts w:hint="cs"/>
          <w:rtl/>
        </w:rPr>
        <w:t>אב</w:t>
      </w:r>
      <w:r w:rsidRPr="006F178A">
        <w:rPr>
          <w:rtl/>
        </w:rPr>
        <w:t>"</w:t>
      </w:r>
      <w:r w:rsidRPr="006F178A">
        <w:rPr>
          <w:rFonts w:hint="cs"/>
          <w:rtl/>
        </w:rPr>
        <w:t>ד</w:t>
      </w:r>
      <w:r>
        <w:rPr>
          <w:rFonts w:hint="cs"/>
          <w:rtl/>
        </w:rPr>
        <w:t>,</w:t>
      </w:r>
      <w:r w:rsidRPr="006F178A">
        <w:rPr>
          <w:rFonts w:hint="cs"/>
          <w:rtl/>
        </w:rPr>
        <w:t xml:space="preserve"> </w:t>
      </w:r>
      <w:r w:rsidRPr="005E6BC8">
        <w:rPr>
          <w:rFonts w:cs="PFT_Frank" w:hint="cs"/>
          <w:b/>
          <w:bCs/>
          <w:szCs w:val="14"/>
          <w:rtl/>
        </w:rPr>
        <w:t>ושמעון</w:t>
      </w:r>
      <w:r w:rsidRPr="005E6BC8">
        <w:rPr>
          <w:rFonts w:cs="PFT_Frank"/>
          <w:b/>
          <w:bCs/>
          <w:szCs w:val="14"/>
          <w:rtl/>
        </w:rPr>
        <w:t xml:space="preserve"> </w:t>
      </w:r>
      <w:r w:rsidRPr="005E6BC8">
        <w:rPr>
          <w:rFonts w:cs="PFT_Frank" w:hint="cs"/>
          <w:b/>
          <w:bCs/>
          <w:szCs w:val="14"/>
          <w:rtl/>
        </w:rPr>
        <w:t>ב</w:t>
      </w:r>
      <w:r w:rsidR="00C55C4E" w:rsidRPr="005E6BC8">
        <w:rPr>
          <w:rFonts w:cs="PFT_Frank"/>
          <w:b/>
          <w:bCs/>
          <w:szCs w:val="14"/>
          <w:rtl/>
        </w:rPr>
        <w:t>"</w:t>
      </w:r>
      <w:r w:rsidRPr="005E6BC8">
        <w:rPr>
          <w:rFonts w:cs="PFT_Frank" w:hint="cs"/>
          <w:b/>
          <w:bCs/>
          <w:szCs w:val="14"/>
          <w:rtl/>
        </w:rPr>
        <w:t>ש</w:t>
      </w:r>
      <w:r w:rsidRPr="006F178A">
        <w:rPr>
          <w:rtl/>
        </w:rPr>
        <w:t xml:space="preserve"> </w:t>
      </w:r>
      <w:r w:rsidR="00C55C4E">
        <w:rPr>
          <w:rFonts w:hint="cs"/>
          <w:rtl/>
        </w:rPr>
        <w:t xml:space="preserve">- </w:t>
      </w:r>
      <w:r w:rsidRPr="006F178A">
        <w:rPr>
          <w:rFonts w:hint="cs"/>
          <w:rtl/>
        </w:rPr>
        <w:t>נשיא</w:t>
      </w:r>
      <w:r>
        <w:rPr>
          <w:rFonts w:hint="cs"/>
          <w:rtl/>
        </w:rPr>
        <w:t>.</w:t>
      </w:r>
    </w:p>
    <w:p w14:paraId="431E43E1" w14:textId="45235D0E" w:rsidR="00731582" w:rsidRDefault="00E61841" w:rsidP="0010357F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והך</w:t>
      </w:r>
      <w:r w:rsidR="0010357F" w:rsidRPr="0087008C">
        <w:rPr>
          <w:rFonts w:hint="cs"/>
          <w:rtl/>
        </w:rPr>
        <w:t xml:space="preserve"> דיהודה ב''ט</w:t>
      </w:r>
      <w:r w:rsidR="00731582">
        <w:rPr>
          <w:rFonts w:hint="cs"/>
          <w:rtl/>
        </w:rPr>
        <w:t>:</w:t>
      </w:r>
    </w:p>
    <w:p w14:paraId="31C4A3D5" w14:textId="456EB4E3" w:rsidR="00E61841" w:rsidRPr="00E61841" w:rsidRDefault="0039398C" w:rsidP="00A07C53">
      <w:pPr>
        <w:rPr>
          <w:rtl/>
        </w:rPr>
      </w:pPr>
      <w:r w:rsidRPr="007B4B7C">
        <w:rPr>
          <w:rFonts w:hint="cs"/>
          <w:rtl/>
        </w:rPr>
        <w:t>ש</w:t>
      </w:r>
      <w:r w:rsidR="004C0AAB" w:rsidRPr="00E61841">
        <w:rPr>
          <w:rFonts w:hint="cs"/>
          <w:rtl/>
        </w:rPr>
        <w:t>הרגתי</w:t>
      </w:r>
      <w:r w:rsidR="004C0AAB" w:rsidRPr="00E61841">
        <w:rPr>
          <w:rtl/>
        </w:rPr>
        <w:t xml:space="preserve"> </w:t>
      </w:r>
      <w:r w:rsidR="004C0AAB" w:rsidRPr="00E61841">
        <w:rPr>
          <w:rFonts w:hint="cs"/>
          <w:rtl/>
        </w:rPr>
        <w:t>עד</w:t>
      </w:r>
      <w:r w:rsidR="004C0AAB" w:rsidRPr="00E61841">
        <w:rPr>
          <w:rtl/>
        </w:rPr>
        <w:t xml:space="preserve"> </w:t>
      </w:r>
      <w:r w:rsidR="004C0AAB" w:rsidRPr="00E61841">
        <w:rPr>
          <w:rFonts w:hint="cs"/>
          <w:rtl/>
        </w:rPr>
        <w:t>זומם</w:t>
      </w:r>
      <w:r w:rsidR="004C0AAB" w:rsidRPr="00E61841">
        <w:rPr>
          <w:rtl/>
        </w:rPr>
        <w:t xml:space="preserve"> </w:t>
      </w:r>
      <w:r w:rsidR="004C0AAB" w:rsidRPr="00E61841">
        <w:rPr>
          <w:rFonts w:hint="cs"/>
          <w:rtl/>
        </w:rPr>
        <w:t>להוציא</w:t>
      </w:r>
      <w:r w:rsidR="004C0AAB" w:rsidRPr="00E61841">
        <w:rPr>
          <w:rtl/>
        </w:rPr>
        <w:t xml:space="preserve"> </w:t>
      </w:r>
      <w:r w:rsidR="004C0AAB" w:rsidRPr="00E61841">
        <w:rPr>
          <w:rFonts w:hint="cs"/>
          <w:rtl/>
        </w:rPr>
        <w:t>מ</w:t>
      </w:r>
      <w:r w:rsidRPr="00E61841">
        <w:rPr>
          <w:rFonts w:hint="cs"/>
          <w:rtl/>
        </w:rPr>
        <w:t>ה</w:t>
      </w:r>
      <w:r w:rsidR="004C0AAB" w:rsidRPr="00E61841">
        <w:rPr>
          <w:rFonts w:hint="cs"/>
          <w:rtl/>
        </w:rPr>
        <w:t>צדוקין,</w:t>
      </w:r>
    </w:p>
    <w:p w14:paraId="6FC5993E" w14:textId="77777777" w:rsidR="00C0473D" w:rsidRDefault="0039398C" w:rsidP="00A07C53">
      <w:pPr>
        <w:rPr>
          <w:rtl/>
        </w:rPr>
      </w:pPr>
      <w:r w:rsidRPr="00E61841">
        <w:rPr>
          <w:rFonts w:hint="cs"/>
          <w:rtl/>
        </w:rPr>
        <w:t>ש</w:t>
      </w:r>
      <w:r w:rsidR="004C0AAB" w:rsidRPr="00E61841">
        <w:rPr>
          <w:rFonts w:hint="cs"/>
          <w:rtl/>
        </w:rPr>
        <w:t>אין</w:t>
      </w:r>
      <w:r w:rsidR="004C0AAB" w:rsidRPr="00E61841">
        <w:rPr>
          <w:rtl/>
        </w:rPr>
        <w:t xml:space="preserve"> </w:t>
      </w:r>
      <w:r w:rsidR="004C0AAB" w:rsidRPr="00E61841">
        <w:rPr>
          <w:rFonts w:hint="cs"/>
          <w:rtl/>
        </w:rPr>
        <w:t>נהרגין</w:t>
      </w:r>
      <w:r w:rsidR="004C0AAB" w:rsidRPr="006F178A">
        <w:rPr>
          <w:rtl/>
        </w:rPr>
        <w:t xml:space="preserve"> </w:t>
      </w:r>
      <w:r w:rsidR="004C0AAB" w:rsidRPr="006F178A">
        <w:rPr>
          <w:rFonts w:hint="cs"/>
          <w:rtl/>
        </w:rPr>
        <w:t>עד</w:t>
      </w:r>
      <w:r w:rsidR="004C0AAB" w:rsidRPr="006F178A">
        <w:rPr>
          <w:rtl/>
        </w:rPr>
        <w:t xml:space="preserve"> </w:t>
      </w:r>
      <w:r w:rsidR="004C0AAB" w:rsidRPr="006F178A">
        <w:rPr>
          <w:rFonts w:hint="cs"/>
          <w:rtl/>
        </w:rPr>
        <w:t>שיהרג</w:t>
      </w:r>
      <w:r w:rsidR="004C0AAB" w:rsidRPr="006F178A">
        <w:rPr>
          <w:rtl/>
        </w:rPr>
        <w:t xml:space="preserve"> </w:t>
      </w:r>
      <w:r w:rsidR="004C0AAB" w:rsidRPr="006F178A">
        <w:rPr>
          <w:rFonts w:hint="cs"/>
          <w:rtl/>
        </w:rPr>
        <w:t>הנידון</w:t>
      </w:r>
      <w:r>
        <w:rPr>
          <w:rFonts w:hint="cs"/>
          <w:rtl/>
        </w:rPr>
        <w:t xml:space="preserve">, והאמת </w:t>
      </w:r>
      <w:r w:rsidRPr="005E6BC8">
        <w:rPr>
          <w:rFonts w:cs="PFT_Frank" w:hint="cs"/>
          <w:b/>
          <w:bCs/>
          <w:szCs w:val="14"/>
          <w:rtl/>
        </w:rPr>
        <w:t>משיגמר</w:t>
      </w:r>
      <w:r>
        <w:rPr>
          <w:rFonts w:hint="cs"/>
          <w:rtl/>
        </w:rPr>
        <w:t xml:space="preserve"> הדין,</w:t>
      </w:r>
    </w:p>
    <w:p w14:paraId="6982E1D1" w14:textId="6F4CC8F0" w:rsidR="00731582" w:rsidRDefault="004C0AAB" w:rsidP="0010357F">
      <w:pPr>
        <w:pStyle w:val="36"/>
        <w:framePr w:wrap="notBeside"/>
        <w:rPr>
          <w:rtl/>
        </w:rPr>
      </w:pPr>
      <w:r w:rsidRPr="0087008C">
        <w:rPr>
          <w:rFonts w:hint="eastAsia"/>
          <w:rtl/>
        </w:rPr>
        <w:t>ו</w:t>
      </w:r>
      <w:r w:rsidR="0039398C" w:rsidRPr="0087008C">
        <w:rPr>
          <w:rFonts w:hint="cs"/>
          <w:rtl/>
        </w:rPr>
        <w:t xml:space="preserve">א"ל </w:t>
      </w:r>
      <w:r w:rsidRPr="0087008C">
        <w:rPr>
          <w:rFonts w:hint="eastAsia"/>
          <w:rtl/>
        </w:rPr>
        <w:t>שמעון</w:t>
      </w:r>
      <w:r w:rsidRPr="0087008C">
        <w:rPr>
          <w:rtl/>
        </w:rPr>
        <w:t xml:space="preserve"> </w:t>
      </w:r>
      <w:r w:rsidRPr="0087008C">
        <w:rPr>
          <w:rFonts w:hint="eastAsia"/>
          <w:rtl/>
        </w:rPr>
        <w:t>ב</w:t>
      </w:r>
      <w:r w:rsidR="0039398C" w:rsidRPr="0087008C">
        <w:rPr>
          <w:rFonts w:hint="cs"/>
          <w:rtl/>
        </w:rPr>
        <w:t>"</w:t>
      </w:r>
      <w:r w:rsidRPr="0087008C">
        <w:rPr>
          <w:rFonts w:hint="eastAsia"/>
          <w:rtl/>
        </w:rPr>
        <w:t>ש</w:t>
      </w:r>
      <w:r w:rsidR="00731582">
        <w:rPr>
          <w:rFonts w:hint="cs"/>
          <w:rtl/>
        </w:rPr>
        <w:t>:</w:t>
      </w:r>
    </w:p>
    <w:p w14:paraId="0BBC7B4E" w14:textId="77777777" w:rsidR="00C0473D" w:rsidRDefault="0039398C" w:rsidP="00A07C53">
      <w:pPr>
        <w:rPr>
          <w:rtl/>
        </w:rPr>
      </w:pPr>
      <w:r>
        <w:rPr>
          <w:rFonts w:hint="cs"/>
          <w:rtl/>
        </w:rPr>
        <w:t>ש</w:t>
      </w:r>
      <w:r w:rsidR="004C0AAB" w:rsidRPr="00392931">
        <w:rPr>
          <w:rFonts w:hint="eastAsia"/>
          <w:rtl/>
        </w:rPr>
        <w:t>שפך</w:t>
      </w:r>
      <w:r w:rsidR="004C0AAB" w:rsidRPr="00392931">
        <w:rPr>
          <w:rtl/>
        </w:rPr>
        <w:t xml:space="preserve"> </w:t>
      </w:r>
      <w:r w:rsidR="004C0AAB" w:rsidRPr="00392931">
        <w:rPr>
          <w:rFonts w:hint="eastAsia"/>
          <w:rtl/>
        </w:rPr>
        <w:t>דם</w:t>
      </w:r>
      <w:r w:rsidR="004C0AAB" w:rsidRPr="00392931">
        <w:rPr>
          <w:rtl/>
        </w:rPr>
        <w:t xml:space="preserve"> </w:t>
      </w:r>
      <w:r w:rsidR="004C0AAB" w:rsidRPr="00392931">
        <w:rPr>
          <w:rFonts w:hint="eastAsia"/>
          <w:rtl/>
        </w:rPr>
        <w:t>נקי</w:t>
      </w:r>
      <w:r w:rsidR="004C0AAB">
        <w:rPr>
          <w:rFonts w:hint="cs"/>
          <w:rtl/>
        </w:rPr>
        <w:t>,</w:t>
      </w:r>
      <w:r w:rsidR="004C0AAB" w:rsidRPr="00392931">
        <w:rPr>
          <w:rtl/>
        </w:rPr>
        <w:t xml:space="preserve"> </w:t>
      </w:r>
      <w:r>
        <w:rPr>
          <w:rFonts w:hint="cs"/>
          <w:rtl/>
        </w:rPr>
        <w:t>ד</w:t>
      </w:r>
      <w:r w:rsidR="004C0AAB" w:rsidRPr="00392931">
        <w:rPr>
          <w:rFonts w:hint="eastAsia"/>
          <w:rtl/>
        </w:rPr>
        <w:t>עד</w:t>
      </w:r>
      <w:r w:rsidR="004C0AAB" w:rsidRPr="00392931">
        <w:rPr>
          <w:rtl/>
        </w:rPr>
        <w:t xml:space="preserve"> </w:t>
      </w:r>
      <w:r w:rsidR="004C0AAB" w:rsidRPr="00392931">
        <w:rPr>
          <w:rFonts w:hint="eastAsia"/>
          <w:rtl/>
        </w:rPr>
        <w:t>שיזומו</w:t>
      </w:r>
      <w:r w:rsidR="004C0AAB" w:rsidRPr="00392931">
        <w:rPr>
          <w:rtl/>
        </w:rPr>
        <w:t xml:space="preserve"> </w:t>
      </w:r>
      <w:r w:rsidR="004C0AAB" w:rsidRPr="005E6BC8">
        <w:rPr>
          <w:rFonts w:cs="PFT_Frank" w:hint="cs"/>
          <w:b/>
          <w:bCs/>
          <w:szCs w:val="14"/>
          <w:rtl/>
        </w:rPr>
        <w:t>שניהם</w:t>
      </w:r>
      <w:r w:rsidR="004C0AAB">
        <w:rPr>
          <w:rFonts w:hint="cs"/>
          <w:rtl/>
        </w:rPr>
        <w:t>,</w:t>
      </w:r>
    </w:p>
    <w:p w14:paraId="64AD3CDE" w14:textId="0A94DBAF" w:rsidR="00731582" w:rsidRDefault="00E61841" w:rsidP="0010357F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ו</w:t>
      </w:r>
      <w:r w:rsidR="004C0AAB" w:rsidRPr="0087008C">
        <w:rPr>
          <w:rFonts w:hint="cs"/>
          <w:rtl/>
        </w:rPr>
        <w:t>קבל</w:t>
      </w:r>
      <w:r w:rsidR="004C0AAB" w:rsidRPr="0087008C">
        <w:rPr>
          <w:rtl/>
        </w:rPr>
        <w:t xml:space="preserve"> </w:t>
      </w:r>
      <w:r w:rsidR="004C0AAB" w:rsidRPr="0087008C">
        <w:rPr>
          <w:rFonts w:hint="eastAsia"/>
          <w:rtl/>
        </w:rPr>
        <w:t>י</w:t>
      </w:r>
      <w:r w:rsidRPr="0087008C">
        <w:rPr>
          <w:rFonts w:hint="cs"/>
          <w:rtl/>
        </w:rPr>
        <w:t>ב</w:t>
      </w:r>
      <w:r w:rsidR="004C0AAB" w:rsidRPr="0087008C">
        <w:rPr>
          <w:rFonts w:hint="cs"/>
          <w:rtl/>
        </w:rPr>
        <w:t>''ט</w:t>
      </w:r>
      <w:r w:rsidR="00731582">
        <w:rPr>
          <w:rFonts w:hint="cs"/>
          <w:rtl/>
        </w:rPr>
        <w:t>:</w:t>
      </w:r>
    </w:p>
    <w:p w14:paraId="56ED177C" w14:textId="5D1E0B88" w:rsidR="004C0AAB" w:rsidRPr="006F178A" w:rsidRDefault="004C0AAB" w:rsidP="00A07C53">
      <w:pPr>
        <w:rPr>
          <w:rtl/>
        </w:rPr>
      </w:pPr>
      <w:r w:rsidRPr="006F178A">
        <w:rPr>
          <w:rFonts w:hint="cs"/>
          <w:rtl/>
        </w:rPr>
        <w:t>שאינו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מורה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הלכה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בפני</w:t>
      </w:r>
      <w:r w:rsidRPr="006F178A">
        <w:rPr>
          <w:rtl/>
        </w:rPr>
        <w:t xml:space="preserve"> </w:t>
      </w:r>
      <w:r w:rsidRPr="008A0BAE">
        <w:rPr>
          <w:rStyle w:val="affc"/>
          <w:rFonts w:hint="eastAsia"/>
          <w:rtl/>
        </w:rPr>
        <w:t>ש</w:t>
      </w:r>
      <w:r>
        <w:rPr>
          <w:rStyle w:val="affc"/>
          <w:rFonts w:hint="cs"/>
          <w:rtl/>
        </w:rPr>
        <w:t>ב''ש</w:t>
      </w:r>
      <w:r w:rsidR="00E61841">
        <w:rPr>
          <w:rFonts w:hint="cs"/>
          <w:rtl/>
        </w:rPr>
        <w:t>,</w:t>
      </w:r>
      <w:r w:rsidRPr="006F178A">
        <w:rPr>
          <w:rtl/>
        </w:rPr>
        <w:t xml:space="preserve"> </w:t>
      </w:r>
      <w:r w:rsidR="00E61841" w:rsidRPr="00397452">
        <w:rPr>
          <w:rStyle w:val="affe"/>
          <w:rFonts w:hint="cs"/>
          <w:rtl/>
        </w:rPr>
        <w:t>ש</w:t>
      </w:r>
      <w:r w:rsidR="00E61841">
        <w:rPr>
          <w:rStyle w:val="affe"/>
          <w:rFonts w:hint="cs"/>
          <w:rtl/>
        </w:rPr>
        <w:t>י</w:t>
      </w:r>
      <w:r w:rsidR="00E61841" w:rsidRPr="00397452">
        <w:rPr>
          <w:rStyle w:val="affe"/>
          <w:rFonts w:hint="cs"/>
          <w:rtl/>
        </w:rPr>
        <w:t>סכים</w:t>
      </w:r>
      <w:r w:rsidR="00E61841">
        <w:rPr>
          <w:rStyle w:val="affe"/>
          <w:rFonts w:hint="cs"/>
          <w:rtl/>
        </w:rPr>
        <w:t xml:space="preserve"> עמו,</w:t>
      </w:r>
    </w:p>
    <w:p w14:paraId="09794584" w14:textId="36DCBAF2" w:rsidR="00731582" w:rsidRDefault="00731582" w:rsidP="0010357F">
      <w:pPr>
        <w:pStyle w:val="36"/>
        <w:framePr w:wrap="notBeside"/>
        <w:rPr>
          <w:rtl/>
        </w:rPr>
      </w:pPr>
      <w:r>
        <w:rPr>
          <w:rtl/>
        </w:rPr>
        <w:t>-</w:t>
      </w:r>
    </w:p>
    <w:p w14:paraId="345A692D" w14:textId="77777777" w:rsidR="00C0473D" w:rsidRDefault="004C0AAB" w:rsidP="00A07C53">
      <w:pPr>
        <w:rPr>
          <w:rtl/>
        </w:rPr>
      </w:pPr>
      <w:r w:rsidRPr="00397452">
        <w:rPr>
          <w:rFonts w:hint="cs"/>
          <w:rtl/>
        </w:rPr>
        <w:t>פי</w:t>
      </w:r>
      <w:r w:rsidRPr="00397452">
        <w:rPr>
          <w:rtl/>
        </w:rPr>
        <w:t xml:space="preserve">' </w:t>
      </w:r>
      <w:r w:rsidR="00E61841" w:rsidRPr="00E61841">
        <w:rPr>
          <w:rStyle w:val="affc"/>
          <w:rFonts w:hint="cs"/>
          <w:rtl/>
        </w:rPr>
        <w:t>כ</w:t>
      </w:r>
      <w:r w:rsidRPr="00E61841">
        <w:rPr>
          <w:rStyle w:val="affc"/>
          <w:rFonts w:hint="cs"/>
          <w:rtl/>
        </w:rPr>
        <w:t>רבנן</w:t>
      </w:r>
      <w:r w:rsidR="00A84C75">
        <w:rPr>
          <w:rStyle w:val="affc"/>
          <w:rFonts w:hint="cs"/>
          <w:rtl/>
        </w:rPr>
        <w:t>,</w:t>
      </w:r>
      <w:r w:rsidRPr="00E61841">
        <w:rPr>
          <w:rStyle w:val="affc"/>
          <w:rFonts w:hint="cs"/>
          <w:rtl/>
        </w:rPr>
        <w:t xml:space="preserve"> דיב</w:t>
      </w:r>
      <w:r w:rsidRPr="00E61841">
        <w:rPr>
          <w:rStyle w:val="affc"/>
          <w:rtl/>
        </w:rPr>
        <w:t>"</w:t>
      </w:r>
      <w:r w:rsidRPr="00E61841">
        <w:rPr>
          <w:rStyle w:val="affc"/>
          <w:rFonts w:hint="cs"/>
          <w:rtl/>
        </w:rPr>
        <w:t>ט</w:t>
      </w:r>
      <w:r w:rsidRPr="00397452">
        <w:rPr>
          <w:rtl/>
        </w:rPr>
        <w:t xml:space="preserve"> </w:t>
      </w:r>
      <w:r w:rsidRPr="00E61841">
        <w:rPr>
          <w:rFonts w:hint="cs"/>
          <w:rtl/>
        </w:rPr>
        <w:t>אב</w:t>
      </w:r>
      <w:r w:rsidRPr="006F178A">
        <w:rPr>
          <w:rtl/>
        </w:rPr>
        <w:t>"</w:t>
      </w:r>
      <w:r w:rsidRPr="006F178A">
        <w:rPr>
          <w:rFonts w:hint="cs"/>
          <w:rtl/>
        </w:rPr>
        <w:t xml:space="preserve">ד, </w:t>
      </w:r>
      <w:r w:rsidR="00E61841">
        <w:rPr>
          <w:rFonts w:hint="cs"/>
          <w:rtl/>
        </w:rPr>
        <w:t xml:space="preserve">ואף דמעיקרא </w:t>
      </w:r>
      <w:r w:rsidR="00E61841" w:rsidRPr="005E6BC8">
        <w:rPr>
          <w:rFonts w:cs="PFT_Frank" w:hint="cs"/>
          <w:b/>
          <w:bCs/>
          <w:szCs w:val="14"/>
          <w:rtl/>
        </w:rPr>
        <w:t>לא</w:t>
      </w:r>
      <w:r w:rsidR="00E61841" w:rsidRPr="005E6BC8">
        <w:rPr>
          <w:rFonts w:cs="PFT_Frank"/>
          <w:b/>
          <w:bCs/>
          <w:szCs w:val="14"/>
          <w:rtl/>
        </w:rPr>
        <w:t xml:space="preserve"> </w:t>
      </w:r>
      <w:r w:rsidR="00E61841" w:rsidRPr="005E6BC8">
        <w:rPr>
          <w:rFonts w:cs="PFT_Frank" w:hint="cs"/>
          <w:b/>
          <w:bCs/>
          <w:szCs w:val="14"/>
          <w:rtl/>
        </w:rPr>
        <w:t>הורה</w:t>
      </w:r>
      <w:r w:rsidR="00E61841">
        <w:rPr>
          <w:rFonts w:hint="cs"/>
          <w:rtl/>
        </w:rPr>
        <w:t xml:space="preserve"> בפניו </w:t>
      </w:r>
      <w:r w:rsidR="0058297A" w:rsidRPr="00EB5082">
        <w:rPr>
          <w:rStyle w:val="affe"/>
          <w:rFonts w:hint="cs"/>
          <w:rtl/>
        </w:rPr>
        <w:t>אא"כ</w:t>
      </w:r>
      <w:r w:rsidR="00E61841" w:rsidRPr="00EB5082">
        <w:rPr>
          <w:rStyle w:val="affe"/>
          <w:rtl/>
        </w:rPr>
        <w:t xml:space="preserve"> מסכים עמו</w:t>
      </w:r>
      <w:r w:rsidR="00E61841" w:rsidRPr="00EB5082">
        <w:rPr>
          <w:rStyle w:val="affe"/>
          <w:rFonts w:hint="cs"/>
          <w:rtl/>
        </w:rPr>
        <w:t>,</w:t>
      </w:r>
      <w:r w:rsidR="00E61841" w:rsidRPr="00EB5082">
        <w:rPr>
          <w:rStyle w:val="affe"/>
          <w:rtl/>
        </w:rPr>
        <w:t xml:space="preserve"> </w:t>
      </w:r>
      <w:r w:rsidR="0058297A" w:rsidRPr="00EB5082">
        <w:rPr>
          <w:rFonts w:hint="cs"/>
          <w:rtl/>
        </w:rPr>
        <w:t xml:space="preserve">הוסיף לקבל ע"ע </w:t>
      </w:r>
      <w:r w:rsidR="0058297A" w:rsidRPr="00EB5082">
        <w:rPr>
          <w:rFonts w:cs="PFT_Frank" w:hint="cs"/>
          <w:b/>
          <w:bCs/>
          <w:szCs w:val="14"/>
          <w:rtl/>
        </w:rPr>
        <w:t>שלא</w:t>
      </w:r>
      <w:r w:rsidR="0058297A" w:rsidRPr="00EB5082">
        <w:rPr>
          <w:rFonts w:cs="PFT_Frank"/>
          <w:b/>
          <w:bCs/>
          <w:szCs w:val="14"/>
          <w:rtl/>
        </w:rPr>
        <w:t xml:space="preserve"> </w:t>
      </w:r>
      <w:r w:rsidR="0058297A" w:rsidRPr="00EB5082">
        <w:rPr>
          <w:rFonts w:cs="PFT_Frank" w:hint="cs"/>
          <w:b/>
          <w:bCs/>
          <w:szCs w:val="14"/>
          <w:rtl/>
        </w:rPr>
        <w:t>יצטרף</w:t>
      </w:r>
      <w:r w:rsidR="0058297A" w:rsidRPr="00EB5082">
        <w:rPr>
          <w:rFonts w:hint="cs"/>
          <w:rtl/>
        </w:rPr>
        <w:t xml:space="preserve"> </w:t>
      </w:r>
      <w:r w:rsidR="0058297A" w:rsidRPr="00EB5082">
        <w:rPr>
          <w:rStyle w:val="affe"/>
          <w:rFonts w:hint="cs"/>
          <w:rtl/>
        </w:rPr>
        <w:t>עם</w:t>
      </w:r>
      <w:r w:rsidR="0058297A" w:rsidRPr="00EB5082">
        <w:rPr>
          <w:rStyle w:val="affe"/>
          <w:rtl/>
        </w:rPr>
        <w:t xml:space="preserve"> </w:t>
      </w:r>
      <w:r w:rsidR="0058297A" w:rsidRPr="00EB5082">
        <w:rPr>
          <w:rStyle w:val="affe"/>
          <w:rFonts w:hint="cs"/>
          <w:rtl/>
        </w:rPr>
        <w:t>דיינים</w:t>
      </w:r>
      <w:r w:rsidR="0058297A" w:rsidRPr="00EB5082">
        <w:rPr>
          <w:rFonts w:hint="cs"/>
          <w:rtl/>
        </w:rPr>
        <w:t xml:space="preserve"> אא"כ אִתו.</w:t>
      </w:r>
    </w:p>
    <w:p w14:paraId="0D3C67B1" w14:textId="58D311B0" w:rsidR="00A84C75" w:rsidRPr="00397452" w:rsidRDefault="004C0AAB" w:rsidP="00A07C53">
      <w:pPr>
        <w:pStyle w:val="affff0"/>
        <w:ind w:end="0"/>
        <w:rPr>
          <w:rtl/>
        </w:rPr>
      </w:pPr>
      <w:r w:rsidRPr="00397452">
        <w:rPr>
          <w:rFonts w:hint="cs"/>
          <w:rtl/>
        </w:rPr>
        <w:t>יצא</w:t>
      </w:r>
      <w:r w:rsidRPr="00397452">
        <w:rPr>
          <w:rtl/>
        </w:rPr>
        <w:t xml:space="preserve"> </w:t>
      </w:r>
      <w:r w:rsidRPr="00397452">
        <w:rPr>
          <w:rFonts w:hint="cs"/>
          <w:rtl/>
        </w:rPr>
        <w:t>מנחם</w:t>
      </w:r>
      <w:r w:rsidR="00A84C75">
        <w:rPr>
          <w:rFonts w:hint="cs"/>
          <w:rtl/>
        </w:rPr>
        <w:t>.</w:t>
      </w:r>
    </w:p>
    <w:p w14:paraId="08F666A0" w14:textId="77777777" w:rsidR="00C0473D" w:rsidRDefault="004C0AAB" w:rsidP="00F47B68">
      <w:pPr>
        <w:spacing w:after="60"/>
        <w:rPr>
          <w:rtl/>
        </w:rPr>
      </w:pPr>
      <w:r w:rsidRPr="00E510FC">
        <w:rPr>
          <w:rStyle w:val="affc"/>
          <w:rFonts w:hint="cs"/>
          <w:rtl/>
        </w:rPr>
        <w:t>אביי</w:t>
      </w:r>
      <w:r>
        <w:rPr>
          <w:rFonts w:hint="cs"/>
          <w:rtl/>
        </w:rPr>
        <w:t>: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לתרבות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רעה</w:t>
      </w:r>
      <w:r w:rsidR="00A84C75">
        <w:rPr>
          <w:rFonts w:hint="cs"/>
          <w:rtl/>
        </w:rPr>
        <w:t>,</w:t>
      </w:r>
      <w:r w:rsidR="00A84C75">
        <w:rPr>
          <w:rStyle w:val="affc"/>
          <w:rFonts w:hint="cs"/>
          <w:rtl/>
        </w:rPr>
        <w:t xml:space="preserve"> </w:t>
      </w:r>
      <w:r w:rsidR="00A84C75">
        <w:rPr>
          <w:rStyle w:val="affc"/>
          <w:rtl/>
        </w:rPr>
        <w:tab/>
      </w:r>
      <w:r w:rsidR="001E3674">
        <w:rPr>
          <w:rStyle w:val="affc"/>
          <w:rFonts w:hint="cs"/>
          <w:rtl/>
        </w:rPr>
        <w:t xml:space="preserve"> </w:t>
      </w:r>
      <w:r w:rsidR="00EC4BC7">
        <w:rPr>
          <w:rStyle w:val="affc"/>
          <w:rFonts w:hint="cs"/>
          <w:rtl/>
        </w:rPr>
        <w:t xml:space="preserve"> </w:t>
      </w:r>
      <w:r w:rsidRPr="00E510FC">
        <w:rPr>
          <w:rStyle w:val="affc"/>
          <w:rFonts w:hint="cs"/>
          <w:rtl/>
        </w:rPr>
        <w:t>רבא</w:t>
      </w:r>
      <w:r>
        <w:rPr>
          <w:rStyle w:val="affc"/>
          <w:rFonts w:hint="cs"/>
          <w:rtl/>
        </w:rPr>
        <w:t>:</w:t>
      </w:r>
      <w:r w:rsidRPr="00E510FC">
        <w:rPr>
          <w:rStyle w:val="affc"/>
          <w:rtl/>
        </w:rPr>
        <w:t xml:space="preserve"> </w:t>
      </w:r>
      <w:r w:rsidRPr="006F178A">
        <w:rPr>
          <w:rFonts w:hint="cs"/>
          <w:rtl/>
        </w:rPr>
        <w:t>לעבודת</w:t>
      </w:r>
      <w:r w:rsidRPr="006F178A">
        <w:rPr>
          <w:rtl/>
        </w:rPr>
        <w:t xml:space="preserve"> </w:t>
      </w:r>
      <w:r w:rsidRPr="00EC4BC7">
        <w:rPr>
          <w:rFonts w:hint="cs"/>
          <w:rtl/>
        </w:rPr>
        <w:t>המלך</w:t>
      </w:r>
      <w:r w:rsidR="00EC4BC7">
        <w:rPr>
          <w:rFonts w:hint="cs"/>
          <w:rtl/>
        </w:rPr>
        <w:t>.</w:t>
      </w:r>
      <w:r w:rsidR="00EC4BC7" w:rsidRPr="007B4B7C">
        <w:rPr>
          <w:rtl/>
        </w:rPr>
        <w:t xml:space="preserve"> </w:t>
      </w:r>
      <w:r w:rsidRPr="005E6BC8">
        <w:rPr>
          <w:rFonts w:cs="PFT_Frank" w:hint="cs"/>
          <w:bCs/>
          <w:szCs w:val="14"/>
          <w:rtl/>
        </w:rPr>
        <w:t>ותנ</w:t>
      </w:r>
      <w:r w:rsidRPr="005E6BC8">
        <w:rPr>
          <w:rFonts w:cs="PFT_Frank"/>
          <w:bCs/>
          <w:szCs w:val="14"/>
          <w:rtl/>
        </w:rPr>
        <w:t>''ה</w:t>
      </w:r>
      <w:r w:rsidRPr="00E510FC">
        <w:rPr>
          <w:rStyle w:val="affc"/>
          <w:rFonts w:hint="cs"/>
          <w:rtl/>
        </w:rPr>
        <w:t xml:space="preserve"> </w:t>
      </w:r>
      <w:r w:rsidR="00EC4BC7" w:rsidRPr="00397452">
        <w:rPr>
          <w:rStyle w:val="affe"/>
          <w:rFonts w:hint="cs"/>
          <w:rtl/>
        </w:rPr>
        <w:t>ו</w:t>
      </w:r>
      <w:r w:rsidRPr="00397452">
        <w:rPr>
          <w:rStyle w:val="affe"/>
          <w:rFonts w:hint="cs"/>
          <w:rtl/>
        </w:rPr>
        <w:t>שיצאו</w:t>
      </w:r>
      <w:r w:rsidRPr="00397452">
        <w:rPr>
          <w:rStyle w:val="affe"/>
          <w:rtl/>
        </w:rPr>
        <w:t xml:space="preserve"> </w:t>
      </w:r>
      <w:r w:rsidRPr="00397452">
        <w:rPr>
          <w:rStyle w:val="affe"/>
          <w:rFonts w:hint="cs"/>
          <w:rtl/>
        </w:rPr>
        <w:t>עמו</w:t>
      </w:r>
      <w:r w:rsidR="00EC4BC7" w:rsidRPr="00397452">
        <w:rPr>
          <w:rStyle w:val="affe"/>
          <w:rtl/>
        </w:rPr>
        <w:t>.</w:t>
      </w:r>
    </w:p>
    <w:p w14:paraId="3B8DA70C" w14:textId="0B81ADD4" w:rsidR="00731582" w:rsidRDefault="00A47761" w:rsidP="00A47761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מר'י</w:t>
      </w:r>
      <w:r w:rsidR="00731582">
        <w:rPr>
          <w:rFonts w:hint="cs"/>
          <w:rtl/>
        </w:rPr>
        <w:t>:</w:t>
      </w:r>
    </w:p>
    <w:p w14:paraId="0CD35138" w14:textId="0C6C8DEE" w:rsidR="009E0C0F" w:rsidRPr="00557887" w:rsidRDefault="00A47761" w:rsidP="00A47761">
      <w:pPr>
        <w:pStyle w:val="afffff"/>
        <w:rPr>
          <w:spacing w:val="-4"/>
          <w:rtl/>
        </w:rPr>
      </w:pPr>
      <w:r w:rsidRPr="00557887">
        <w:rPr>
          <w:rFonts w:hint="cs"/>
          <w:spacing w:val="2"/>
          <w:rtl/>
        </w:rPr>
        <w:t>ש</w:t>
      </w:r>
      <w:r w:rsidR="004C0AAB" w:rsidRPr="00557887">
        <w:rPr>
          <w:rFonts w:hint="cs"/>
          <w:spacing w:val="2"/>
          <w:rtl/>
        </w:rPr>
        <w:t>בות</w:t>
      </w:r>
      <w:r w:rsidR="004C0AAB" w:rsidRPr="00557887">
        <w:rPr>
          <w:spacing w:val="2"/>
          <w:rtl/>
        </w:rPr>
        <w:t xml:space="preserve"> </w:t>
      </w:r>
      <w:r w:rsidR="004578AF" w:rsidRPr="00557887">
        <w:rPr>
          <w:rFonts w:hint="cs"/>
          <w:spacing w:val="2"/>
          <w:rtl/>
        </w:rPr>
        <w:t xml:space="preserve">אינה </w:t>
      </w:r>
      <w:r w:rsidR="004C0AAB" w:rsidRPr="00557887">
        <w:rPr>
          <w:rFonts w:hint="cs"/>
          <w:spacing w:val="2"/>
          <w:rtl/>
        </w:rPr>
        <w:t>קלה</w:t>
      </w:r>
      <w:r w:rsidR="004578AF" w:rsidRPr="00557887">
        <w:rPr>
          <w:rFonts w:hint="cs"/>
          <w:spacing w:val="2"/>
          <w:rtl/>
        </w:rPr>
        <w:t>,</w:t>
      </w:r>
      <w:r w:rsidR="004C0AAB" w:rsidRPr="00557887">
        <w:rPr>
          <w:spacing w:val="2"/>
          <w:rtl/>
        </w:rPr>
        <w:t xml:space="preserve"> </w:t>
      </w:r>
      <w:r w:rsidR="004C0AAB" w:rsidRPr="00557887">
        <w:rPr>
          <w:rFonts w:hint="cs"/>
          <w:spacing w:val="2"/>
          <w:rtl/>
        </w:rPr>
        <w:t>שסמיכה</w:t>
      </w:r>
      <w:r w:rsidR="004C0AAB" w:rsidRPr="00557887">
        <w:rPr>
          <w:spacing w:val="2"/>
          <w:rtl/>
        </w:rPr>
        <w:t xml:space="preserve"> </w:t>
      </w:r>
      <w:r w:rsidR="004578AF" w:rsidRPr="00557887">
        <w:rPr>
          <w:rFonts w:hint="cs"/>
          <w:spacing w:val="2"/>
          <w:rtl/>
        </w:rPr>
        <w:t>היא</w:t>
      </w:r>
      <w:r w:rsidR="004578AF" w:rsidRPr="00557887">
        <w:rPr>
          <w:spacing w:val="2"/>
          <w:rtl/>
        </w:rPr>
        <w:t xml:space="preserve"> </w:t>
      </w:r>
      <w:r w:rsidR="004C0AAB" w:rsidRPr="00557887">
        <w:rPr>
          <w:rFonts w:hint="cs"/>
          <w:spacing w:val="2"/>
          <w:rtl/>
        </w:rPr>
        <w:t>שבות</w:t>
      </w:r>
      <w:r w:rsidR="004C0AAB" w:rsidRPr="00557887">
        <w:rPr>
          <w:spacing w:val="2"/>
          <w:rtl/>
        </w:rPr>
        <w:t xml:space="preserve"> </w:t>
      </w:r>
      <w:r w:rsidR="004C0AAB" w:rsidRPr="00557887">
        <w:rPr>
          <w:rFonts w:hint="cs"/>
          <w:spacing w:val="2"/>
          <w:rtl/>
        </w:rPr>
        <w:t>ונחלקו</w:t>
      </w:r>
      <w:r w:rsidR="004C0AAB" w:rsidRPr="00557887">
        <w:rPr>
          <w:spacing w:val="2"/>
          <w:rtl/>
        </w:rPr>
        <w:t xml:space="preserve"> </w:t>
      </w:r>
      <w:r w:rsidR="004C0AAB" w:rsidRPr="00557887">
        <w:rPr>
          <w:rFonts w:hint="cs"/>
          <w:spacing w:val="2"/>
          <w:rtl/>
        </w:rPr>
        <w:t>בה</w:t>
      </w:r>
      <w:r w:rsidR="004578AF" w:rsidRPr="00557887">
        <w:rPr>
          <w:rStyle w:val="affe"/>
          <w:rFonts w:hint="cs"/>
          <w:spacing w:val="-4"/>
          <w:rtl/>
        </w:rPr>
        <w:t xml:space="preserve"> גדולי</w:t>
      </w:r>
      <w:r w:rsidR="009E0C0F" w:rsidRPr="00557887">
        <w:rPr>
          <w:rStyle w:val="affe"/>
          <w:rFonts w:hint="cs"/>
          <w:spacing w:val="-4"/>
          <w:rtl/>
        </w:rPr>
        <w:t xml:space="preserve"> הדור</w:t>
      </w:r>
      <w:r w:rsidR="004578AF" w:rsidRPr="00557887">
        <w:rPr>
          <w:rStyle w:val="affe"/>
          <w:rFonts w:hint="cs"/>
          <w:spacing w:val="-4"/>
          <w:rtl/>
        </w:rPr>
        <w:t>,</w:t>
      </w:r>
    </w:p>
    <w:p w14:paraId="0AA22DCF" w14:textId="1A91E378" w:rsidR="00731582" w:rsidRDefault="004578AF" w:rsidP="0010357F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וקמ</w:t>
      </w:r>
      <w:r w:rsidRPr="0087008C">
        <w:rPr>
          <w:rtl/>
        </w:rPr>
        <w:t>"ל</w:t>
      </w:r>
      <w:r w:rsidRPr="0087008C">
        <w:rPr>
          <w:rFonts w:hint="cs"/>
          <w:rtl/>
        </w:rPr>
        <w:t xml:space="preserve"> שאסרו</w:t>
      </w:r>
      <w:r w:rsidR="00731582">
        <w:rPr>
          <w:rtl/>
        </w:rPr>
        <w:t>:</w:t>
      </w:r>
    </w:p>
    <w:p w14:paraId="75F733F8" w14:textId="77777777" w:rsidR="00C0473D" w:rsidRDefault="004578AF" w:rsidP="00A07C53">
      <w:pPr>
        <w:rPr>
          <w:spacing w:val="-2"/>
          <w:rtl/>
        </w:rPr>
      </w:pPr>
      <w:r w:rsidRPr="00D22086">
        <w:rPr>
          <w:rFonts w:hint="cs"/>
          <w:spacing w:val="-2"/>
          <w:rtl/>
        </w:rPr>
        <w:t>משום</w:t>
      </w:r>
      <w:r w:rsidR="004C0AAB" w:rsidRPr="00D22086">
        <w:rPr>
          <w:rFonts w:hint="cs"/>
          <w:spacing w:val="-2"/>
          <w:rtl/>
        </w:rPr>
        <w:t xml:space="preserve"> שבות דסמיכה</w:t>
      </w:r>
      <w:r w:rsidRPr="00D22086">
        <w:rPr>
          <w:rFonts w:hint="cs"/>
          <w:spacing w:val="-2"/>
          <w:rtl/>
        </w:rPr>
        <w:t xml:space="preserve">, ולא שא"צ סמיכה </w:t>
      </w:r>
      <w:r w:rsidRPr="00D22086">
        <w:rPr>
          <w:rStyle w:val="affe"/>
          <w:rFonts w:hint="cs"/>
          <w:spacing w:val="-2"/>
          <w:rtl/>
        </w:rPr>
        <w:t>בחובה,</w:t>
      </w:r>
    </w:p>
    <w:p w14:paraId="1DBBF8F9" w14:textId="6FCBBBF9" w:rsidR="00731582" w:rsidRDefault="004578AF" w:rsidP="0010357F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א</w:t>
      </w:r>
      <w:r w:rsidR="00731582">
        <w:rPr>
          <w:rFonts w:hint="cs"/>
          <w:rtl/>
        </w:rPr>
        <w:t>.</w:t>
      </w:r>
    </w:p>
    <w:p w14:paraId="25670496" w14:textId="0AC409E3" w:rsidR="004C0AAB" w:rsidRPr="006F178A" w:rsidRDefault="004C0AAB" w:rsidP="00A07C53">
      <w:pPr>
        <w:rPr>
          <w:rtl/>
        </w:rPr>
      </w:pPr>
      <w:r w:rsidRPr="005E6BC8">
        <w:rPr>
          <w:rFonts w:cs="PFT_Frank" w:hint="cs"/>
          <w:bCs/>
          <w:szCs w:val="14"/>
          <w:rtl/>
        </w:rPr>
        <w:t>ש</w:t>
      </w:r>
      <w:r w:rsidRPr="005E6BC8">
        <w:rPr>
          <w:rFonts w:cs="PFT_Frank"/>
          <w:bCs/>
          <w:szCs w:val="14"/>
          <w:rtl/>
        </w:rPr>
        <w:t>"</w:t>
      </w:r>
      <w:r w:rsidRPr="005E6BC8">
        <w:rPr>
          <w:rFonts w:cs="PFT_Frank" w:hint="cs"/>
          <w:bCs/>
          <w:szCs w:val="14"/>
          <w:rtl/>
        </w:rPr>
        <w:t>מ</w:t>
      </w:r>
      <w:r w:rsidRPr="006F178A">
        <w:rPr>
          <w:rFonts w:hint="cs"/>
          <w:rtl/>
        </w:rPr>
        <w:t xml:space="preserve"> סמיכה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כחו</w:t>
      </w:r>
      <w:r w:rsidR="004578AF" w:rsidRPr="007B4B7C">
        <w:rPr>
          <w:rStyle w:val="affe"/>
          <w:rtl/>
        </w:rPr>
        <w:t xml:space="preserve"> ומשתמש בבע"ח</w:t>
      </w:r>
      <w:r>
        <w:rPr>
          <w:rFonts w:hint="cs"/>
          <w:rtl/>
        </w:rPr>
        <w:t>,</w:t>
      </w:r>
      <w:r w:rsidRPr="006F178A">
        <w:rPr>
          <w:rtl/>
        </w:rPr>
        <w:t xml:space="preserve"> </w:t>
      </w:r>
      <w:r w:rsidR="004578AF">
        <w:rPr>
          <w:rFonts w:hint="cs"/>
          <w:rtl/>
        </w:rPr>
        <w:t>שאם לא</w:t>
      </w:r>
      <w:r w:rsidRPr="006F178A">
        <w:rPr>
          <w:rFonts w:hint="cs"/>
          <w:rtl/>
        </w:rPr>
        <w:t xml:space="preserve"> </w:t>
      </w:r>
      <w:r>
        <w:rPr>
          <w:rFonts w:hint="cs"/>
          <w:rtl/>
        </w:rPr>
        <w:t>למה</w:t>
      </w:r>
      <w:r w:rsidRPr="006F178A">
        <w:rPr>
          <w:rFonts w:hint="cs"/>
          <w:rtl/>
        </w:rPr>
        <w:t xml:space="preserve"> לא</w:t>
      </w:r>
      <w:r w:rsidR="004578AF">
        <w:rPr>
          <w:rFonts w:hint="cs"/>
          <w:rtl/>
        </w:rPr>
        <w:t>?</w:t>
      </w:r>
    </w:p>
    <w:p w14:paraId="106726E5" w14:textId="746AAE84" w:rsidR="00731582" w:rsidRDefault="004578AF" w:rsidP="0010357F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והך</w:t>
      </w:r>
      <w:r w:rsidR="00731582">
        <w:rPr>
          <w:rFonts w:hint="cs"/>
          <w:rtl/>
        </w:rPr>
        <w:t>:</w:t>
      </w:r>
    </w:p>
    <w:p w14:paraId="197D21C0" w14:textId="4F4B2214" w:rsidR="004C0AAB" w:rsidRPr="006F178A" w:rsidRDefault="004C0AAB" w:rsidP="00A07C53">
      <w:pPr>
        <w:rPr>
          <w:rtl/>
        </w:rPr>
      </w:pPr>
      <w:r w:rsidRPr="00E510FC">
        <w:rPr>
          <w:rStyle w:val="af4"/>
          <w:rFonts w:hint="cs"/>
          <w:rtl/>
        </w:rPr>
        <w:t>דבר</w:t>
      </w:r>
      <w:r w:rsidRPr="00E510FC">
        <w:rPr>
          <w:rStyle w:val="af4"/>
          <w:rtl/>
        </w:rPr>
        <w:t xml:space="preserve"> </w:t>
      </w:r>
      <w:r w:rsidRPr="00E510FC">
        <w:rPr>
          <w:rStyle w:val="af4"/>
          <w:rFonts w:hint="cs"/>
          <w:rtl/>
        </w:rPr>
        <w:t>אל</w:t>
      </w:r>
      <w:r w:rsidRPr="00E510FC">
        <w:rPr>
          <w:rStyle w:val="af4"/>
          <w:rtl/>
        </w:rPr>
        <w:t xml:space="preserve"> </w:t>
      </w:r>
      <w:r w:rsidRPr="00E510FC">
        <w:rPr>
          <w:rStyle w:val="af4"/>
          <w:rFonts w:hint="cs"/>
          <w:rtl/>
        </w:rPr>
        <w:t>בני</w:t>
      </w:r>
      <w:r w:rsidRPr="00E510FC">
        <w:rPr>
          <w:rStyle w:val="af4"/>
          <w:rtl/>
        </w:rPr>
        <w:t xml:space="preserve"> </w:t>
      </w:r>
      <w:r w:rsidRPr="00E510FC">
        <w:rPr>
          <w:rStyle w:val="af4"/>
          <w:rFonts w:hint="cs"/>
          <w:rtl/>
        </w:rPr>
        <w:t>ישראל</w:t>
      </w:r>
      <w:r w:rsidR="004578AF">
        <w:rPr>
          <w:rStyle w:val="af4"/>
          <w:rFonts w:hint="cs"/>
          <w:rtl/>
        </w:rPr>
        <w:t>..</w:t>
      </w:r>
      <w:r w:rsidRPr="00E510FC">
        <w:rPr>
          <w:rStyle w:val="af4"/>
          <w:rtl/>
        </w:rPr>
        <w:t xml:space="preserve"> </w:t>
      </w:r>
      <w:r w:rsidRPr="00E510FC">
        <w:rPr>
          <w:rStyle w:val="af4"/>
          <w:rFonts w:hint="cs"/>
          <w:rtl/>
        </w:rPr>
        <w:t>וסמך</w:t>
      </w:r>
      <w:r w:rsidR="004578AF">
        <w:rPr>
          <w:rStyle w:val="af4"/>
          <w:rFonts w:hint="cs"/>
          <w:rtl/>
        </w:rPr>
        <w:t>'</w:t>
      </w:r>
      <w:r w:rsidRPr="00E510FC">
        <w:rPr>
          <w:rStyle w:val="af4"/>
          <w:rtl/>
        </w:rPr>
        <w:t xml:space="preserve"> </w:t>
      </w:r>
      <w:r>
        <w:rPr>
          <w:rFonts w:ascii="Fb Fontext" w:hAnsi="Fb Fontext" w:hint="cs"/>
          <w:rtl/>
        </w:rPr>
        <w:t>-</w:t>
      </w:r>
      <w:r w:rsidR="004578AF">
        <w:rPr>
          <w:rFonts w:ascii="Fb Fontext" w:hAnsi="Fb Fontext" w:hint="cs"/>
          <w:rtl/>
        </w:rPr>
        <w:t xml:space="preserve"> </w:t>
      </w:r>
      <w:r w:rsidRPr="006F178A">
        <w:rPr>
          <w:rFonts w:ascii="Fb Fontext" w:hAnsi="Fb Fontext" w:hint="cs"/>
          <w:rtl/>
        </w:rPr>
        <w:t>ואין</w:t>
      </w:r>
      <w:r w:rsidRPr="006F178A">
        <w:rPr>
          <w:rFonts w:ascii="Fb Fontext" w:hAnsi="Fb Fontext"/>
          <w:rtl/>
        </w:rPr>
        <w:t xml:space="preserve"> </w:t>
      </w:r>
      <w:r w:rsidRPr="006F178A">
        <w:rPr>
          <w:rFonts w:ascii="Fb Fontext" w:hAnsi="Fb Fontext" w:hint="cs"/>
          <w:rtl/>
        </w:rPr>
        <w:t>בנות</w:t>
      </w:r>
      <w:r w:rsidRPr="006F178A">
        <w:rPr>
          <w:rFonts w:ascii="Fb Fontext" w:hAnsi="Fb Fontext"/>
          <w:rtl/>
        </w:rPr>
        <w:t xml:space="preserve"> </w:t>
      </w:r>
      <w:r w:rsidRPr="006F178A">
        <w:rPr>
          <w:rFonts w:ascii="Fb Fontext" w:hAnsi="Fb Fontext" w:hint="cs"/>
          <w:rtl/>
        </w:rPr>
        <w:t>ישראל</w:t>
      </w:r>
      <w:r w:rsidRPr="006F178A">
        <w:rPr>
          <w:rFonts w:ascii="Fb Fontext" w:hAnsi="Fb Fontext"/>
          <w:rtl/>
        </w:rPr>
        <w:t xml:space="preserve"> </w:t>
      </w:r>
      <w:r w:rsidRPr="006F178A">
        <w:rPr>
          <w:rFonts w:ascii="Fb Fontext" w:hAnsi="Fb Fontext" w:hint="cs"/>
          <w:rtl/>
        </w:rPr>
        <w:t>סומכות</w:t>
      </w:r>
      <w:r w:rsidR="004578AF">
        <w:rPr>
          <w:rFonts w:ascii="Fb Fontext" w:hAnsi="Fb Fontext" w:hint="cs"/>
          <w:rtl/>
        </w:rPr>
        <w:t>,</w:t>
      </w:r>
    </w:p>
    <w:p w14:paraId="58E62FE5" w14:textId="4C1881FD" w:rsidR="00731582" w:rsidRDefault="004C0AAB" w:rsidP="0010357F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ר</w:t>
      </w:r>
      <w:r w:rsidRPr="0087008C">
        <w:rPr>
          <w:rtl/>
        </w:rPr>
        <w:t>"</w:t>
      </w:r>
      <w:r w:rsidRPr="0087008C">
        <w:rPr>
          <w:rFonts w:hint="cs"/>
          <w:rtl/>
        </w:rPr>
        <w:t>י ור</w:t>
      </w:r>
      <w:r w:rsidRPr="0087008C">
        <w:rPr>
          <w:rtl/>
        </w:rPr>
        <w:t>"</w:t>
      </w:r>
      <w:r w:rsidRPr="0087008C">
        <w:rPr>
          <w:rFonts w:hint="cs"/>
          <w:rtl/>
        </w:rPr>
        <w:t>ש</w:t>
      </w:r>
      <w:r w:rsidR="00731582">
        <w:rPr>
          <w:rFonts w:hint="cs"/>
          <w:rtl/>
        </w:rPr>
        <w:t>:</w:t>
      </w:r>
    </w:p>
    <w:p w14:paraId="67C03396" w14:textId="604BD98F" w:rsidR="0014253D" w:rsidRPr="00D22086" w:rsidRDefault="004C0AAB" w:rsidP="00A07C53">
      <w:pPr>
        <w:rPr>
          <w:spacing w:val="-4"/>
          <w:rtl/>
        </w:rPr>
      </w:pPr>
      <w:r w:rsidRPr="007B69F0">
        <w:rPr>
          <w:rFonts w:hint="cs"/>
          <w:rtl/>
        </w:rPr>
        <w:t>סומכות</w:t>
      </w:r>
      <w:r w:rsidRPr="007B69F0">
        <w:rPr>
          <w:rtl/>
        </w:rPr>
        <w:t xml:space="preserve"> </w:t>
      </w:r>
      <w:r w:rsidRPr="007B69F0">
        <w:rPr>
          <w:rFonts w:hint="cs"/>
          <w:rtl/>
        </w:rPr>
        <w:t>רשות</w:t>
      </w:r>
      <w:r w:rsidR="0014253D" w:rsidRPr="007B69F0">
        <w:rPr>
          <w:rtl/>
        </w:rPr>
        <w:t>,</w:t>
      </w:r>
      <w:r w:rsidR="0014253D" w:rsidRPr="00D22086">
        <w:rPr>
          <w:rStyle w:val="affc"/>
          <w:rFonts w:hint="cs"/>
          <w:spacing w:val="-4"/>
          <w:rtl/>
        </w:rPr>
        <w:t xml:space="preserve"> ועשו מעשה</w:t>
      </w:r>
      <w:r w:rsidR="009E0C0F" w:rsidRPr="00D22086">
        <w:rPr>
          <w:rStyle w:val="affc"/>
          <w:rFonts w:hint="cs"/>
          <w:spacing w:val="-4"/>
          <w:rtl/>
        </w:rPr>
        <w:t xml:space="preserve"> כן</w:t>
      </w:r>
      <w:r w:rsidRPr="00D22086">
        <w:rPr>
          <w:spacing w:val="-4"/>
          <w:rtl/>
        </w:rPr>
        <w:t xml:space="preserve"> </w:t>
      </w:r>
      <w:r w:rsidR="0014253D" w:rsidRPr="007B69F0">
        <w:rPr>
          <w:rFonts w:hint="cs"/>
          <w:rtl/>
        </w:rPr>
        <w:t>לעשות נחת רוח לנשים</w:t>
      </w:r>
      <w:r w:rsidR="009E0C0F" w:rsidRPr="007B69F0">
        <w:rPr>
          <w:rFonts w:hint="cs"/>
          <w:rtl/>
        </w:rPr>
        <w:t>,</w:t>
      </w:r>
    </w:p>
    <w:p w14:paraId="4A9BC398" w14:textId="1DC6F7BD" w:rsidR="00731582" w:rsidRDefault="009E0C0F" w:rsidP="0010357F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ה"ק</w:t>
      </w:r>
      <w:r w:rsidR="00731582">
        <w:rPr>
          <w:rFonts w:hint="cs"/>
          <w:rtl/>
        </w:rPr>
        <w:t>:</w:t>
      </w:r>
    </w:p>
    <w:p w14:paraId="1826A692" w14:textId="77777777" w:rsidR="00C0473D" w:rsidRDefault="009E0C0F" w:rsidP="00A07C53">
      <w:pPr>
        <w:rPr>
          <w:rtl/>
        </w:rPr>
      </w:pPr>
      <w:r>
        <w:rPr>
          <w:rFonts w:hint="cs"/>
          <w:rtl/>
        </w:rPr>
        <w:t>לא היה סמיכה בכח</w:t>
      </w:r>
      <w:r w:rsidRPr="00397452">
        <w:rPr>
          <w:rStyle w:val="affe"/>
          <w:rtl/>
        </w:rPr>
        <w:t xml:space="preserve"> עבודה בקדשים</w:t>
      </w:r>
      <w:r>
        <w:rPr>
          <w:rFonts w:hint="cs"/>
          <w:rtl/>
        </w:rPr>
        <w:t>, אלא חלש לנחת רוח.</w:t>
      </w:r>
    </w:p>
    <w:p w14:paraId="523D9CB4" w14:textId="27919C51" w:rsidR="00731582" w:rsidRDefault="009E0C0F" w:rsidP="00557887">
      <w:pPr>
        <w:pStyle w:val="36"/>
        <w:framePr w:wrap="notBeside" w:y="29"/>
        <w:rPr>
          <w:rtl/>
        </w:rPr>
      </w:pPr>
      <w:r w:rsidRPr="0087008C">
        <w:rPr>
          <w:rFonts w:hint="cs"/>
          <w:rtl/>
        </w:rPr>
        <w:t>ב</w:t>
      </w:r>
      <w:r w:rsidR="00731582">
        <w:rPr>
          <w:rFonts w:hint="cs"/>
          <w:rtl/>
        </w:rPr>
        <w:t>.</w:t>
      </w:r>
    </w:p>
    <w:p w14:paraId="4EAF4CB0" w14:textId="54AB7F40" w:rsidR="004C0AAB" w:rsidRPr="00397452" w:rsidRDefault="004C0AAB" w:rsidP="00557887">
      <w:pPr>
        <w:spacing w:line="160" w:lineRule="exact"/>
        <w:rPr>
          <w:rtl/>
        </w:rPr>
      </w:pPr>
      <w:r w:rsidRPr="005E6BC8">
        <w:rPr>
          <w:rFonts w:cs="PFT_Frank" w:hint="cs"/>
          <w:b/>
          <w:bCs/>
          <w:szCs w:val="14"/>
          <w:rtl/>
        </w:rPr>
        <w:t>ש</w:t>
      </w:r>
      <w:r w:rsidRPr="005E6BC8">
        <w:rPr>
          <w:rFonts w:cs="PFT_Frank"/>
          <w:b/>
          <w:bCs/>
          <w:szCs w:val="14"/>
          <w:rtl/>
        </w:rPr>
        <w:t>"</w:t>
      </w:r>
      <w:r w:rsidRPr="005E6BC8">
        <w:rPr>
          <w:rFonts w:cs="PFT_Frank" w:hint="cs"/>
          <w:b/>
          <w:bCs/>
          <w:szCs w:val="14"/>
          <w:rtl/>
        </w:rPr>
        <w:t>מ</w:t>
      </w:r>
      <w:r w:rsidRPr="006F178A">
        <w:rPr>
          <w:rFonts w:hint="cs"/>
          <w:rtl/>
        </w:rPr>
        <w:t xml:space="preserve"> צדדין אסור</w:t>
      </w:r>
      <w:r w:rsidRPr="00B808E0">
        <w:rPr>
          <w:rFonts w:hint="cs"/>
          <w:rtl/>
        </w:rPr>
        <w:t>ין,</w:t>
      </w:r>
      <w:r w:rsidRPr="00397452">
        <w:rPr>
          <w:rtl/>
        </w:rPr>
        <w:t xml:space="preserve"> </w:t>
      </w:r>
      <w:r w:rsidR="00B808E0">
        <w:rPr>
          <w:rFonts w:hint="cs"/>
          <w:rtl/>
        </w:rPr>
        <w:t>שאל"כ</w:t>
      </w:r>
      <w:r w:rsidRPr="00397452">
        <w:rPr>
          <w:rtl/>
        </w:rPr>
        <w:t xml:space="preserve"> </w:t>
      </w:r>
      <w:r w:rsidR="00B808E0">
        <w:rPr>
          <w:rFonts w:hint="cs"/>
          <w:rtl/>
        </w:rPr>
        <w:t>- י</w:t>
      </w:r>
      <w:r w:rsidRPr="00397452">
        <w:rPr>
          <w:rFonts w:hint="cs"/>
          <w:rtl/>
        </w:rPr>
        <w:t>סמוך</w:t>
      </w:r>
      <w:r w:rsidRPr="00397452">
        <w:rPr>
          <w:rtl/>
        </w:rPr>
        <w:t xml:space="preserve"> </w:t>
      </w:r>
      <w:r w:rsidR="00B808E0" w:rsidRPr="007B4B7C">
        <w:rPr>
          <w:rStyle w:val="affe"/>
          <w:rFonts w:hint="cs"/>
          <w:rtl/>
        </w:rPr>
        <w:t>שהראש</w:t>
      </w:r>
      <w:r w:rsidR="00B808E0" w:rsidRPr="007B4B7C">
        <w:rPr>
          <w:rStyle w:val="affe"/>
          <w:rtl/>
        </w:rPr>
        <w:t xml:space="preserve"> </w:t>
      </w:r>
      <w:r w:rsidR="00B808E0" w:rsidRPr="007B4B7C">
        <w:rPr>
          <w:rStyle w:val="affe"/>
          <w:rFonts w:hint="cs"/>
          <w:rtl/>
        </w:rPr>
        <w:t>הוא</w:t>
      </w:r>
      <w:r w:rsidR="00B808E0" w:rsidRPr="007B4B7C">
        <w:rPr>
          <w:rStyle w:val="affe"/>
          <w:rtl/>
        </w:rPr>
        <w:t xml:space="preserve"> </w:t>
      </w:r>
      <w:r w:rsidRPr="00B808E0">
        <w:rPr>
          <w:rStyle w:val="affe"/>
          <w:rFonts w:hint="cs"/>
          <w:rtl/>
        </w:rPr>
        <w:t>צדדין</w:t>
      </w:r>
      <w:r w:rsidRPr="00397452">
        <w:rPr>
          <w:rtl/>
        </w:rPr>
        <w:t>,</w:t>
      </w:r>
    </w:p>
    <w:p w14:paraId="584D5F5C" w14:textId="224A2108" w:rsidR="00731582" w:rsidRDefault="004C0AAB" w:rsidP="0010357F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ר</w:t>
      </w:r>
      <w:r w:rsidRPr="0087008C">
        <w:rPr>
          <w:rtl/>
        </w:rPr>
        <w:t>"</w:t>
      </w:r>
      <w:r w:rsidRPr="0087008C">
        <w:rPr>
          <w:rFonts w:hint="cs"/>
          <w:rtl/>
        </w:rPr>
        <w:t>א</w:t>
      </w:r>
      <w:r w:rsidR="00B808E0" w:rsidRPr="0087008C">
        <w:rPr>
          <w:rFonts w:hint="cs"/>
          <w:rtl/>
        </w:rPr>
        <w:t xml:space="preserve"> דחה</w:t>
      </w:r>
      <w:r w:rsidR="00731582">
        <w:rPr>
          <w:rFonts w:hint="cs"/>
          <w:rtl/>
        </w:rPr>
        <w:t>:</w:t>
      </w:r>
    </w:p>
    <w:p w14:paraId="361DC8BD" w14:textId="20B19928" w:rsidR="004C0AAB" w:rsidRDefault="004C0AAB" w:rsidP="00557887">
      <w:pPr>
        <w:spacing w:after="60"/>
        <w:rPr>
          <w:rtl/>
        </w:rPr>
      </w:pPr>
      <w:r w:rsidRPr="006F178A">
        <w:rPr>
          <w:rFonts w:hint="cs"/>
          <w:rtl/>
        </w:rPr>
        <w:t>אפי' מותרין</w:t>
      </w:r>
      <w:r w:rsidR="00B808E0">
        <w:rPr>
          <w:rFonts w:hint="cs"/>
          <w:rtl/>
        </w:rPr>
        <w:t>,</w:t>
      </w:r>
      <w:r w:rsidRPr="006F178A">
        <w:rPr>
          <w:rFonts w:hint="cs"/>
          <w:rtl/>
        </w:rPr>
        <w:t xml:space="preserve"> </w:t>
      </w:r>
      <w:r w:rsidR="00B808E0">
        <w:rPr>
          <w:rFonts w:hint="cs"/>
          <w:rtl/>
        </w:rPr>
        <w:t>כל ששוה ל</w:t>
      </w:r>
      <w:r w:rsidRPr="006F178A">
        <w:rPr>
          <w:rFonts w:hint="cs"/>
          <w:rtl/>
        </w:rPr>
        <w:t xml:space="preserve">גבה </w:t>
      </w:r>
      <w:r w:rsidR="007F5A8D">
        <w:rPr>
          <w:rtl/>
        </w:rPr>
        <w:t>–</w:t>
      </w:r>
      <w:r w:rsidR="00B808E0">
        <w:rPr>
          <w:rFonts w:hint="cs"/>
          <w:rtl/>
        </w:rPr>
        <w:t xml:space="preserve"> </w:t>
      </w:r>
      <w:r w:rsidRPr="006F178A">
        <w:rPr>
          <w:rFonts w:hint="cs"/>
          <w:rtl/>
        </w:rPr>
        <w:t>כגבה</w:t>
      </w:r>
      <w:r w:rsidR="007F5A8D">
        <w:rPr>
          <w:rFonts w:hint="cs"/>
          <w:rtl/>
        </w:rPr>
        <w:t>.</w:t>
      </w:r>
    </w:p>
    <w:p w14:paraId="2FAADB78" w14:textId="77777777" w:rsidR="004C0AAB" w:rsidRPr="006F178A" w:rsidRDefault="004C0AAB" w:rsidP="00A7758B">
      <w:pPr>
        <w:pStyle w:val="afff3"/>
        <w:framePr w:wrap="around"/>
        <w:rPr>
          <w:rtl/>
        </w:rPr>
      </w:pPr>
      <w:r w:rsidRPr="006F178A">
        <w:rPr>
          <w:rFonts w:hint="cs"/>
          <w:rtl/>
        </w:rPr>
        <w:lastRenderedPageBreak/>
        <w:t>יז.</w:t>
      </w:r>
    </w:p>
    <w:p>
      <w:pPr>
        <w:pStyle w:val="MishnaBatzad"/>
        <w:rPr>
          <w:ins w:id="20101" w:author="קלוד" w:date="2026-10-06T10:08:30Z"/>
        </w:rPr>
      </w:pPr>
      <w:ins w:id="20100" w:author="קלוד" w:date="2026-10-06T10:08:30Z">
        <w:r>
          <w:t xml:space="preserve">משנה ג</w:t>
        </w:r>
      </w:ins>
    </w:p>
    <w:p w14:paraId="48B25825" w14:textId="752926C7" w:rsidR="004C0AAB" w:rsidRPr="006F178A" w:rsidRDefault="004C0AAB" w:rsidP="00A07C53">
      <w:pPr>
        <w:pStyle w:val="afff8"/>
        <w:spacing w:before="120"/>
        <w:rPr>
          <w:rtl/>
        </w:rPr>
        <w:pPrChange w:id="90008" w:author="קלוד" w:date="2026-10-08T12:08:16Z">
          <w:pPr>
            <w:pStyle w:val="afff8"/>
          </w:pPr>
        </w:pPrChange>
      </w:pPr>
      <w:r w:rsidRPr="0053577F">
        <w:rPr>
          <w:rStyle w:val="afffff4"/>
          <w:rFonts w:hint="cs"/>
          <w:rtl/>
        </w:rPr>
        <w:t>ב</w:t>
      </w:r>
      <w:r w:rsidRPr="0053577F">
        <w:rPr>
          <w:rStyle w:val="afffff4"/>
          <w:rtl/>
        </w:rPr>
        <w:t>"</w:t>
      </w:r>
      <w:r w:rsidRPr="0053577F">
        <w:rPr>
          <w:rStyle w:val="afffff4"/>
          <w:rFonts w:hint="cs"/>
          <w:rtl/>
        </w:rPr>
        <w:t>ש</w:t>
      </w:r>
      <w:r w:rsidR="00365474" w:rsidRPr="0053577F">
        <w:rPr>
          <w:rStyle w:val="afffff4"/>
          <w:rFonts w:hint="cs"/>
          <w:rtl/>
        </w:rPr>
        <w:t>: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מביאין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שלמים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סומכין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עליהם</w:t>
      </w:r>
      <w:r>
        <w:rPr>
          <w:rFonts w:hint="cs"/>
          <w:rtl/>
        </w:rPr>
        <w:t>,</w:t>
      </w:r>
      <w:r w:rsidRPr="006F178A">
        <w:rPr>
          <w:rtl/>
        </w:rPr>
        <w:t xml:space="preserve"> </w:t>
      </w:r>
      <w:r w:rsidR="00365474">
        <w:rPr>
          <w:rFonts w:hint="cs"/>
          <w:rtl/>
        </w:rPr>
        <w:t xml:space="preserve">אבל </w:t>
      </w:r>
      <w:r w:rsidRPr="006F178A">
        <w:rPr>
          <w:rFonts w:hint="cs"/>
          <w:rtl/>
        </w:rPr>
        <w:t>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עולות</w:t>
      </w:r>
      <w:r w:rsidR="00365474">
        <w:rPr>
          <w:rFonts w:hint="cs"/>
          <w:rtl/>
        </w:rPr>
        <w:t>,</w:t>
      </w:r>
    </w:p>
    <w:p w14:paraId="7CEC5D34" w14:textId="2C74A2BB" w:rsidR="004C0AAB" w:rsidRPr="006F178A" w:rsidRDefault="004C0AAB" w:rsidP="00557887">
      <w:pPr>
        <w:pStyle w:val="afff8"/>
        <w:spacing w:after="60"/>
        <w:rPr>
          <w:rtl/>
        </w:rPr>
      </w:pPr>
      <w:r w:rsidRPr="0053577F">
        <w:rPr>
          <w:rStyle w:val="afffff4"/>
          <w:rFonts w:hint="cs"/>
          <w:rtl/>
        </w:rPr>
        <w:t>ב</w:t>
      </w:r>
      <w:r w:rsidRPr="0053577F">
        <w:rPr>
          <w:rStyle w:val="afffff4"/>
          <w:rtl/>
        </w:rPr>
        <w:t>"</w:t>
      </w:r>
      <w:r w:rsidRPr="0053577F">
        <w:rPr>
          <w:rStyle w:val="afffff4"/>
          <w:rFonts w:hint="cs"/>
          <w:rtl/>
        </w:rPr>
        <w:t>ה</w:t>
      </w:r>
      <w:r w:rsidR="00365474" w:rsidRPr="0053577F">
        <w:rPr>
          <w:rStyle w:val="afffff4"/>
          <w:rFonts w:hint="cs"/>
          <w:rtl/>
        </w:rPr>
        <w:t>:</w:t>
      </w:r>
      <w:r>
        <w:rPr>
          <w:rFonts w:hint="cs"/>
          <w:rtl/>
        </w:rPr>
        <w:t xml:space="preserve"> </w:t>
      </w:r>
      <w:r w:rsidRPr="006F178A">
        <w:rPr>
          <w:rFonts w:hint="cs"/>
          <w:rtl/>
        </w:rPr>
        <w:t>מביאין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שלמים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ועולות</w:t>
      </w:r>
      <w:r>
        <w:rPr>
          <w:rFonts w:hint="cs"/>
          <w:rtl/>
        </w:rPr>
        <w:t>,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וסומכין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עליהם</w:t>
      </w:r>
      <w:r w:rsidR="00365474">
        <w:rPr>
          <w:rFonts w:hint="cs"/>
          <w:rtl/>
        </w:rPr>
        <w:t>.</w:t>
      </w:r>
    </w:p>
    <w:p w14:paraId="12C084F6" w14:textId="1857C890" w:rsidR="004C0AAB" w:rsidRDefault="004C0AAB" w:rsidP="00A07C53">
      <w:pPr>
        <w:pStyle w:val="afff8"/>
        <w:jc w:val="center"/>
        <w:rPr>
          <w:rtl/>
        </w:rPr>
      </w:pPr>
      <w:r w:rsidRPr="006F178A">
        <w:rPr>
          <w:rFonts w:hint="cs"/>
          <w:rtl/>
        </w:rPr>
        <w:t>עצרת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שחל</w:t>
      </w:r>
      <w:r w:rsidR="00365474">
        <w:rPr>
          <w:rFonts w:hint="cs"/>
          <w:rtl/>
        </w:rPr>
        <w:t>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להיות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בערב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שבת</w:t>
      </w:r>
      <w:r w:rsidR="00365474">
        <w:rPr>
          <w:rFonts w:hint="cs"/>
          <w:rtl/>
        </w:rPr>
        <w:t>:</w:t>
      </w:r>
    </w:p>
    <w:p w14:paraId="72FBC333" w14:textId="77777777" w:rsidR="00C0473D" w:rsidRDefault="004C0AAB" w:rsidP="00A07C53">
      <w:pPr>
        <w:pStyle w:val="afff8"/>
        <w:rPr>
          <w:rtl/>
        </w:rPr>
      </w:pPr>
      <w:r w:rsidRPr="0053577F">
        <w:rPr>
          <w:rStyle w:val="afffff4"/>
          <w:rFonts w:hint="cs"/>
          <w:rtl/>
        </w:rPr>
        <w:t>ב</w:t>
      </w:r>
      <w:r w:rsidRPr="0053577F">
        <w:rPr>
          <w:rStyle w:val="afffff4"/>
          <w:rtl/>
        </w:rPr>
        <w:t>"</w:t>
      </w:r>
      <w:r w:rsidRPr="0053577F">
        <w:rPr>
          <w:rStyle w:val="afffff4"/>
          <w:rFonts w:hint="cs"/>
          <w:rtl/>
        </w:rPr>
        <w:t xml:space="preserve">ש: </w:t>
      </w:r>
      <w:r w:rsidRPr="006F178A">
        <w:rPr>
          <w:rFonts w:hint="cs"/>
          <w:rtl/>
        </w:rPr>
        <w:t>יום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טבוח</w:t>
      </w:r>
      <w:r w:rsidRPr="006F178A">
        <w:rPr>
          <w:rtl/>
        </w:rPr>
        <w:t xml:space="preserve"> </w:t>
      </w:r>
      <w:r w:rsidR="00365474">
        <w:rPr>
          <w:rFonts w:hint="cs"/>
          <w:rtl/>
        </w:rPr>
        <w:t xml:space="preserve">שלה </w:t>
      </w:r>
      <w:r w:rsidRPr="006F178A">
        <w:rPr>
          <w:rFonts w:hint="cs"/>
          <w:rtl/>
        </w:rPr>
        <w:t>אחר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השבת</w:t>
      </w:r>
      <w:r>
        <w:rPr>
          <w:rFonts w:hint="cs"/>
          <w:rtl/>
        </w:rPr>
        <w:t>,</w:t>
      </w:r>
      <w:r w:rsidRPr="006F178A">
        <w:rPr>
          <w:rtl/>
        </w:rPr>
        <w:t xml:space="preserve"> </w:t>
      </w:r>
      <w:r w:rsidR="00365474">
        <w:rPr>
          <w:rtl/>
        </w:rPr>
        <w:tab/>
      </w:r>
      <w:r w:rsidR="00365474">
        <w:rPr>
          <w:rFonts w:hint="cs"/>
          <w:rtl/>
        </w:rPr>
        <w:t xml:space="preserve">     </w:t>
      </w:r>
      <w:r w:rsidR="00365474" w:rsidRPr="0053577F">
        <w:rPr>
          <w:rStyle w:val="afffff4"/>
          <w:rFonts w:hint="cs"/>
          <w:rtl/>
        </w:rPr>
        <w:t xml:space="preserve">  </w:t>
      </w:r>
      <w:r w:rsidRPr="0053577F">
        <w:rPr>
          <w:rStyle w:val="afffff4"/>
          <w:rFonts w:hint="cs"/>
          <w:rtl/>
        </w:rPr>
        <w:t>ב</w:t>
      </w:r>
      <w:r w:rsidRPr="0053577F">
        <w:rPr>
          <w:rStyle w:val="afffff4"/>
          <w:rtl/>
        </w:rPr>
        <w:t>"</w:t>
      </w:r>
      <w:r w:rsidRPr="0053577F">
        <w:rPr>
          <w:rStyle w:val="afffff4"/>
          <w:rFonts w:hint="cs"/>
          <w:rtl/>
        </w:rPr>
        <w:t>ה:</w:t>
      </w:r>
      <w:r w:rsidRPr="006F178A">
        <w:rPr>
          <w:rFonts w:hint="cs"/>
          <w:rtl/>
        </w:rPr>
        <w:t xml:space="preserve"> אין</w:t>
      </w:r>
      <w:r w:rsidRPr="006F178A">
        <w:rPr>
          <w:rtl/>
        </w:rPr>
        <w:t xml:space="preserve"> </w:t>
      </w:r>
      <w:r w:rsidR="00365474">
        <w:rPr>
          <w:rFonts w:hint="cs"/>
          <w:rtl/>
        </w:rPr>
        <w:t xml:space="preserve">לה </w:t>
      </w:r>
      <w:r w:rsidRPr="006F178A">
        <w:rPr>
          <w:rFonts w:hint="cs"/>
          <w:rtl/>
        </w:rPr>
        <w:t>יום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טבוח</w:t>
      </w:r>
      <w:r w:rsidR="00365474">
        <w:rPr>
          <w:rFonts w:hint="cs"/>
          <w:rtl/>
        </w:rPr>
        <w:t>.</w:t>
      </w:r>
    </w:p>
    <w:p w14:paraId="21E091EF" w14:textId="77777777" w:rsidR="00C0473D" w:rsidRDefault="004C0AAB" w:rsidP="00A07C53">
      <w:pPr>
        <w:pStyle w:val="afff8"/>
        <w:rPr>
          <w:rtl/>
        </w:rPr>
      </w:pPr>
      <w:r w:rsidRPr="0053577F">
        <w:rPr>
          <w:rStyle w:val="afffff4"/>
          <w:rFonts w:hint="cs"/>
          <w:rtl/>
        </w:rPr>
        <w:t>ומודים</w:t>
      </w:r>
      <w:r w:rsidR="00365474" w:rsidRPr="0053577F">
        <w:rPr>
          <w:rStyle w:val="afffff4"/>
          <w:rFonts w:hint="cs"/>
          <w:rtl/>
        </w:rPr>
        <w:t>:</w:t>
      </w:r>
      <w:r w:rsidRPr="0053577F">
        <w:rPr>
          <w:rStyle w:val="afffff4"/>
          <w:rtl/>
        </w:rPr>
        <w:t xml:space="preserve"> </w:t>
      </w:r>
      <w:r w:rsidRPr="006F178A">
        <w:rPr>
          <w:rFonts w:hint="cs"/>
          <w:rtl/>
        </w:rPr>
        <w:t>שאם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להיות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בשבת</w:t>
      </w:r>
      <w:r w:rsidR="00365474">
        <w:rPr>
          <w:rFonts w:hint="cs"/>
          <w:rtl/>
        </w:rPr>
        <w:t>,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שיום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טבוח</w:t>
      </w:r>
      <w:r w:rsidRPr="006F178A">
        <w:rPr>
          <w:rtl/>
        </w:rPr>
        <w:t xml:space="preserve"> </w:t>
      </w:r>
      <w:r w:rsidR="00365474">
        <w:rPr>
          <w:rFonts w:hint="cs"/>
          <w:rtl/>
        </w:rPr>
        <w:t xml:space="preserve">שלה </w:t>
      </w:r>
      <w:r w:rsidRPr="006F178A">
        <w:rPr>
          <w:rFonts w:hint="cs"/>
          <w:rtl/>
        </w:rPr>
        <w:t>אחר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השבת</w:t>
      </w:r>
      <w:r w:rsidR="00365474">
        <w:rPr>
          <w:rFonts w:hint="cs"/>
          <w:rtl/>
        </w:rPr>
        <w:t>,</w:t>
      </w:r>
    </w:p>
    <w:p w14:paraId="4289CA53" w14:textId="77777777" w:rsidR="00C0473D" w:rsidRDefault="00365474" w:rsidP="00A07C53">
      <w:pPr>
        <w:pStyle w:val="afff8"/>
        <w:rPr>
          <w:rtl/>
        </w:rPr>
      </w:pPr>
      <w:r>
        <w:rPr>
          <w:rFonts w:hint="cs"/>
          <w:rtl/>
        </w:rPr>
        <w:t>ו</w:t>
      </w:r>
      <w:r w:rsidR="004C0AAB" w:rsidRPr="006F178A">
        <w:rPr>
          <w:rFonts w:hint="cs"/>
          <w:rtl/>
        </w:rPr>
        <w:t>אין</w:t>
      </w:r>
      <w:r w:rsidR="004C0AAB" w:rsidRPr="006F178A">
        <w:rPr>
          <w:rtl/>
        </w:rPr>
        <w:t xml:space="preserve"> </w:t>
      </w:r>
      <w:r w:rsidR="004C0AAB" w:rsidRPr="006F178A">
        <w:rPr>
          <w:rFonts w:hint="cs"/>
          <w:rtl/>
        </w:rPr>
        <w:t>כהן</w:t>
      </w:r>
      <w:r w:rsidR="004C0AAB" w:rsidRPr="006F178A">
        <w:rPr>
          <w:rtl/>
        </w:rPr>
        <w:t xml:space="preserve"> </w:t>
      </w:r>
      <w:r w:rsidR="004C0AAB" w:rsidRPr="006F178A">
        <w:rPr>
          <w:rFonts w:hint="cs"/>
          <w:rtl/>
        </w:rPr>
        <w:t>גדול</w:t>
      </w:r>
      <w:r w:rsidR="004C0AAB" w:rsidRPr="006F178A">
        <w:rPr>
          <w:rtl/>
        </w:rPr>
        <w:t xml:space="preserve"> </w:t>
      </w:r>
      <w:r w:rsidR="004C0AAB" w:rsidRPr="006F178A">
        <w:rPr>
          <w:rFonts w:hint="cs"/>
          <w:rtl/>
        </w:rPr>
        <w:t>מתלבש</w:t>
      </w:r>
      <w:r w:rsidR="004C0AAB" w:rsidRPr="006F178A">
        <w:rPr>
          <w:rtl/>
        </w:rPr>
        <w:t xml:space="preserve"> </w:t>
      </w:r>
      <w:r w:rsidR="004C0AAB" w:rsidRPr="006F178A">
        <w:rPr>
          <w:rFonts w:hint="cs"/>
          <w:rtl/>
        </w:rPr>
        <w:t>בכליו</w:t>
      </w:r>
      <w:r>
        <w:rPr>
          <w:rFonts w:hint="cs"/>
          <w:rtl/>
        </w:rPr>
        <w:t>,</w:t>
      </w:r>
      <w:r w:rsidR="004C0AAB" w:rsidRPr="006F178A">
        <w:rPr>
          <w:rtl/>
        </w:rPr>
        <w:t xml:space="preserve"> </w:t>
      </w:r>
      <w:r w:rsidR="004C0AAB" w:rsidRPr="006F178A">
        <w:rPr>
          <w:rFonts w:hint="cs"/>
          <w:rtl/>
        </w:rPr>
        <w:t>ומותרין</w:t>
      </w:r>
      <w:r w:rsidR="004C0AAB" w:rsidRPr="006F178A">
        <w:rPr>
          <w:rtl/>
        </w:rPr>
        <w:t xml:space="preserve"> </w:t>
      </w:r>
      <w:r w:rsidR="004C0AAB" w:rsidRPr="006F178A">
        <w:rPr>
          <w:rFonts w:hint="cs"/>
          <w:rtl/>
        </w:rPr>
        <w:t>בהספד</w:t>
      </w:r>
      <w:r w:rsidR="004C0AAB" w:rsidRPr="006F178A">
        <w:rPr>
          <w:rtl/>
        </w:rPr>
        <w:t xml:space="preserve"> </w:t>
      </w:r>
      <w:r w:rsidR="004C0AAB" w:rsidRPr="006F178A">
        <w:rPr>
          <w:rFonts w:hint="cs"/>
          <w:rtl/>
        </w:rPr>
        <w:t>ובתענית</w:t>
      </w:r>
      <w:r w:rsidR="004C0AAB">
        <w:rPr>
          <w:rFonts w:hint="cs"/>
          <w:rtl/>
        </w:rPr>
        <w:t>,</w:t>
      </w:r>
    </w:p>
    <w:p w14:paraId="02853DF6" w14:textId="3F4B3054" w:rsidR="004C0AAB" w:rsidRDefault="004C0AAB" w:rsidP="00557887">
      <w:pPr>
        <w:pStyle w:val="afff8"/>
        <w:spacing w:after="60"/>
        <w:rPr>
          <w:rtl/>
        </w:rPr>
      </w:pPr>
      <w:r w:rsidRPr="006F178A">
        <w:rPr>
          <w:rFonts w:hint="cs"/>
          <w:rtl/>
        </w:rPr>
        <w:t>שלא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לקיים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דברי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האומרי</w:t>
      </w:r>
      <w:r w:rsidR="00365474">
        <w:rPr>
          <w:rFonts w:hint="cs"/>
          <w:rtl/>
        </w:rPr>
        <w:t>ם</w:t>
      </w:r>
      <w:r w:rsidRPr="006F178A">
        <w:rPr>
          <w:rtl/>
        </w:rPr>
        <w:t xml:space="preserve"> </w:t>
      </w:r>
      <w:r w:rsidR="00365474">
        <w:rPr>
          <w:rFonts w:hint="cs"/>
          <w:rtl/>
        </w:rPr>
        <w:t>'</w:t>
      </w:r>
      <w:r w:rsidRPr="006F178A">
        <w:rPr>
          <w:rFonts w:hint="cs"/>
          <w:rtl/>
        </w:rPr>
        <w:t>עצרת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אחר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השבת</w:t>
      </w:r>
      <w:r w:rsidR="00365474">
        <w:rPr>
          <w:rFonts w:hint="cs"/>
          <w:rtl/>
        </w:rPr>
        <w:t>'.</w:t>
      </w:r>
    </w:p>
    <w:p w14:paraId="6F62B34A" w14:textId="1872DC49" w:rsidR="00557887" w:rsidRPr="006F178A" w:rsidRDefault="00557887" w:rsidP="00557887">
      <w:pPr>
        <w:pStyle w:val="afffff"/>
        <w:rPr>
          <w:rtl/>
        </w:rPr>
      </w:pPr>
      <w:r>
        <w:rPr>
          <w:rFonts w:hint="cs"/>
          <w:rtl/>
        </w:rPr>
        <w:t>מנין שלעצרת יש תשלומין</w:t>
      </w:r>
    </w:p>
    <w:p w14:paraId="3BD035E9" w14:textId="45B1AEB4" w:rsidR="00731582" w:rsidRDefault="00FD1DD3" w:rsidP="0010357F">
      <w:pPr>
        <w:pStyle w:val="36"/>
        <w:framePr w:wrap="notBeside"/>
        <w:rPr>
          <w:rtl/>
        </w:rPr>
      </w:pPr>
      <w:r w:rsidRPr="00557887">
        <w:rPr>
          <w:rFonts w:hint="cs"/>
          <w:sz w:val="18"/>
          <w:szCs w:val="18"/>
          <w:rtl/>
        </w:rPr>
        <w:t>א.</w:t>
      </w:r>
      <w:r w:rsidRPr="0087008C">
        <w:rPr>
          <w:rFonts w:hint="cs"/>
          <w:rtl/>
        </w:rPr>
        <w:t xml:space="preserve"> </w:t>
      </w:r>
      <w:r w:rsidR="004C0AAB" w:rsidRPr="0087008C">
        <w:rPr>
          <w:rFonts w:hint="cs"/>
          <w:rtl/>
        </w:rPr>
        <w:t>מר</w:t>
      </w:r>
      <w:r w:rsidR="004C0AAB" w:rsidRPr="0087008C">
        <w:rPr>
          <w:rtl/>
        </w:rPr>
        <w:t>"</w:t>
      </w:r>
      <w:r w:rsidR="004C0AAB" w:rsidRPr="0087008C">
        <w:rPr>
          <w:rFonts w:hint="cs"/>
          <w:rtl/>
        </w:rPr>
        <w:t>א</w:t>
      </w:r>
      <w:r w:rsidR="00731582">
        <w:rPr>
          <w:rFonts w:hint="cs"/>
          <w:rtl/>
        </w:rPr>
        <w:t>:</w:t>
      </w:r>
    </w:p>
    <w:p w14:paraId="4CA6BB7E" w14:textId="2B501F5E" w:rsidR="004C0AAB" w:rsidRPr="006F178A" w:rsidRDefault="004C0AAB" w:rsidP="00A07C53">
      <w:pPr>
        <w:rPr>
          <w:rtl/>
        </w:rPr>
      </w:pPr>
      <w:r w:rsidRPr="00D22086">
        <w:rPr>
          <w:rFonts w:ascii="Fb Fontext" w:hAnsi="Fb Fontext" w:hint="cs"/>
          <w:spacing w:val="-2"/>
          <w:rtl/>
        </w:rPr>
        <w:t>מקיש</w:t>
      </w:r>
      <w:r w:rsidRPr="00D22086">
        <w:rPr>
          <w:rFonts w:ascii="Fb Fontext" w:hAnsi="Fb Fontext"/>
          <w:spacing w:val="-2"/>
          <w:rtl/>
        </w:rPr>
        <w:t xml:space="preserve"> </w:t>
      </w:r>
      <w:r w:rsidR="00871526" w:rsidRPr="00D22086">
        <w:rPr>
          <w:rFonts w:ascii="Fb Fontext" w:hAnsi="Fb Fontext" w:hint="cs"/>
          <w:spacing w:val="-2"/>
          <w:rtl/>
        </w:rPr>
        <w:t>'</w:t>
      </w:r>
      <w:r w:rsidR="00557887" w:rsidRPr="00557887">
        <w:rPr>
          <w:rStyle w:val="af4"/>
          <w:rFonts w:hint="cs"/>
          <w:rtl/>
        </w:rPr>
        <w:t>בחג ה</w:t>
      </w:r>
      <w:r w:rsidRPr="00557887">
        <w:rPr>
          <w:rStyle w:val="af4"/>
          <w:rFonts w:hint="cs"/>
          <w:rtl/>
        </w:rPr>
        <w:t>שבועות</w:t>
      </w:r>
      <w:r w:rsidR="00871526" w:rsidRPr="00557887">
        <w:rPr>
          <w:rStyle w:val="af4"/>
          <w:rFonts w:hint="cs"/>
          <w:rtl/>
        </w:rPr>
        <w:t>'</w:t>
      </w:r>
      <w:r w:rsidRPr="00D22086">
        <w:rPr>
          <w:rFonts w:ascii="Fb Fontext" w:hAnsi="Fb Fontext"/>
          <w:spacing w:val="-2"/>
          <w:rtl/>
        </w:rPr>
        <w:t xml:space="preserve"> </w:t>
      </w:r>
      <w:r w:rsidRPr="00D22086">
        <w:rPr>
          <w:rFonts w:ascii="Fb Fontext" w:hAnsi="Fb Fontext" w:hint="cs"/>
          <w:spacing w:val="-2"/>
          <w:rtl/>
        </w:rPr>
        <w:t>ל</w:t>
      </w:r>
      <w:r w:rsidR="00557887" w:rsidRPr="00557887">
        <w:rPr>
          <w:rStyle w:val="af4"/>
          <w:rFonts w:hint="cs"/>
          <w:rtl/>
        </w:rPr>
        <w:t>'בחג ה</w:t>
      </w:r>
      <w:r w:rsidRPr="00557887">
        <w:rPr>
          <w:rStyle w:val="af4"/>
          <w:rFonts w:hint="cs"/>
          <w:rtl/>
        </w:rPr>
        <w:t>מצות</w:t>
      </w:r>
      <w:r w:rsidR="00871526" w:rsidRPr="00557887">
        <w:rPr>
          <w:rStyle w:val="af4"/>
          <w:rFonts w:hint="cs"/>
          <w:rtl/>
        </w:rPr>
        <w:t>'</w:t>
      </w:r>
      <w:r w:rsidRPr="00D22086">
        <w:rPr>
          <w:rFonts w:ascii="Fb Fontext" w:hAnsi="Fb Fontext"/>
          <w:spacing w:val="-2"/>
          <w:rtl/>
        </w:rPr>
        <w:t xml:space="preserve"> </w:t>
      </w:r>
      <w:r w:rsidRPr="00D22086">
        <w:rPr>
          <w:rFonts w:ascii="Fb Fontext" w:hAnsi="Fb Fontext" w:hint="cs"/>
          <w:spacing w:val="-2"/>
          <w:rtl/>
        </w:rPr>
        <w:t>לתשלומין</w:t>
      </w:r>
      <w:r w:rsidR="00871526" w:rsidRPr="00D22086">
        <w:rPr>
          <w:rFonts w:ascii="Fb Fontext" w:hAnsi="Fb Fontext" w:hint="cs"/>
          <w:spacing w:val="-2"/>
          <w:rtl/>
        </w:rPr>
        <w:t xml:space="preserve"> שבעה,</w:t>
      </w:r>
    </w:p>
    <w:p w14:paraId="6521355A" w14:textId="01C11701" w:rsidR="00871526" w:rsidRDefault="004C0AAB" w:rsidP="00557887">
      <w:pPr>
        <w:pStyle w:val="affd"/>
        <w:rPr>
          <w:rtl/>
        </w:rPr>
      </w:pPr>
      <w:r>
        <w:rPr>
          <w:rFonts w:hint="cs"/>
          <w:rtl/>
        </w:rPr>
        <w:t>ולא</w:t>
      </w:r>
      <w:r w:rsidRPr="006F178A">
        <w:rPr>
          <w:rFonts w:hint="cs"/>
          <w:rtl/>
        </w:rPr>
        <w:t xml:space="preserve"> </w:t>
      </w:r>
      <w:r w:rsidRPr="00397452">
        <w:rPr>
          <w:rFonts w:hint="cs"/>
          <w:rtl/>
        </w:rPr>
        <w:t>ל</w:t>
      </w:r>
      <w:r w:rsidR="00871526">
        <w:rPr>
          <w:rFonts w:hint="cs"/>
          <w:rtl/>
        </w:rPr>
        <w:t>'</w:t>
      </w:r>
      <w:r w:rsidRPr="00397452">
        <w:rPr>
          <w:rFonts w:hint="cs"/>
          <w:rtl/>
        </w:rPr>
        <w:t>סוכות</w:t>
      </w:r>
      <w:r w:rsidR="00871526">
        <w:rPr>
          <w:rFonts w:hint="cs"/>
          <w:rtl/>
        </w:rPr>
        <w:t>'</w:t>
      </w:r>
      <w:r w:rsidRPr="006F178A">
        <w:rPr>
          <w:rFonts w:hint="cs"/>
          <w:rtl/>
        </w:rPr>
        <w:t xml:space="preserve"> ולשמונה</w:t>
      </w:r>
      <w:r w:rsidR="00871526">
        <w:rPr>
          <w:rFonts w:hint="cs"/>
          <w:rtl/>
        </w:rPr>
        <w:t xml:space="preserve"> -</w:t>
      </w:r>
      <w:r w:rsidRPr="006F178A">
        <w:rPr>
          <w:rFonts w:hint="cs"/>
          <w:rtl/>
        </w:rPr>
        <w:t xml:space="preserve"> </w:t>
      </w:r>
      <w:r w:rsidR="00871526" w:rsidRPr="006F178A">
        <w:rPr>
          <w:rFonts w:hint="cs"/>
          <w:rtl/>
        </w:rPr>
        <w:t>דתפשת מרובה לא תפשת</w:t>
      </w:r>
      <w:r w:rsidR="00871526">
        <w:rPr>
          <w:rFonts w:hint="cs"/>
          <w:rtl/>
        </w:rPr>
        <w:t>.</w:t>
      </w:r>
    </w:p>
    <w:p w14:paraId="64C04777" w14:textId="77777777" w:rsidR="00C0473D" w:rsidRDefault="00871526" w:rsidP="00A07C53">
      <w:pPr>
        <w:pStyle w:val="affd"/>
        <w:rPr>
          <w:rtl/>
        </w:rPr>
      </w:pPr>
      <w:r w:rsidRPr="00397452">
        <w:rPr>
          <w:rFonts w:hint="cs"/>
          <w:b/>
          <w:bCs/>
          <w:rtl/>
        </w:rPr>
        <w:t>ולא</w:t>
      </w:r>
      <w:r w:rsidRPr="00397452">
        <w:rPr>
          <w:b/>
          <w:bCs/>
          <w:rtl/>
        </w:rPr>
        <w:t xml:space="preserve"> </w:t>
      </w:r>
      <w:r w:rsidRPr="00397452">
        <w:rPr>
          <w:rFonts w:hint="cs"/>
          <w:b/>
          <w:bCs/>
          <w:rtl/>
        </w:rPr>
        <w:t>משום</w:t>
      </w:r>
      <w:r>
        <w:rPr>
          <w:rFonts w:hint="cs"/>
          <w:rtl/>
        </w:rPr>
        <w:t xml:space="preserve"> </w:t>
      </w:r>
      <w:r w:rsidR="004C0AAB" w:rsidRPr="006F178A">
        <w:rPr>
          <w:rFonts w:hint="cs"/>
          <w:rtl/>
        </w:rPr>
        <w:t>דשמיני רגל בפנ</w:t>
      </w:r>
      <w:r w:rsidR="004C0AAB" w:rsidRPr="00871526">
        <w:rPr>
          <w:rtl/>
        </w:rPr>
        <w:t>"</w:t>
      </w:r>
      <w:r w:rsidR="004C0AAB" w:rsidRPr="00871526">
        <w:rPr>
          <w:rFonts w:hint="cs"/>
          <w:rtl/>
        </w:rPr>
        <w:t>ע</w:t>
      </w:r>
      <w:r>
        <w:rPr>
          <w:rFonts w:hint="cs"/>
          <w:rtl/>
        </w:rPr>
        <w:t xml:space="preserve">, </w:t>
      </w:r>
      <w:r w:rsidRPr="00397452">
        <w:rPr>
          <w:rFonts w:hint="cs"/>
          <w:rtl/>
        </w:rPr>
        <w:t>שזה</w:t>
      </w:r>
      <w:r w:rsidRPr="00397452">
        <w:rPr>
          <w:rtl/>
        </w:rPr>
        <w:t xml:space="preserve"> </w:t>
      </w:r>
      <w:r w:rsidRPr="00397452">
        <w:rPr>
          <w:rFonts w:hint="cs"/>
          <w:rtl/>
        </w:rPr>
        <w:t>רק</w:t>
      </w:r>
      <w:r w:rsidR="004C0AAB" w:rsidRPr="00397452">
        <w:rPr>
          <w:rtl/>
        </w:rPr>
        <w:t xml:space="preserve"> </w:t>
      </w:r>
      <w:r w:rsidR="004C0AAB" w:rsidRPr="006F178A">
        <w:rPr>
          <w:rFonts w:hint="cs"/>
          <w:rtl/>
        </w:rPr>
        <w:t xml:space="preserve">לענין </w:t>
      </w:r>
      <w:r w:rsidR="004C0AAB" w:rsidRPr="00397452">
        <w:rPr>
          <w:rFonts w:hint="cs"/>
          <w:b/>
          <w:bCs/>
          <w:rtl/>
        </w:rPr>
        <w:t>פז</w:t>
      </w:r>
      <w:r w:rsidRPr="00397452">
        <w:rPr>
          <w:b/>
          <w:bCs/>
          <w:rtl/>
        </w:rPr>
        <w:t>"</w:t>
      </w:r>
      <w:r w:rsidR="004C0AAB" w:rsidRPr="00397452">
        <w:rPr>
          <w:rFonts w:hint="cs"/>
          <w:b/>
          <w:bCs/>
          <w:rtl/>
        </w:rPr>
        <w:t>ר</w:t>
      </w:r>
      <w:r w:rsidR="004C0AAB" w:rsidRPr="00397452">
        <w:rPr>
          <w:b/>
          <w:bCs/>
          <w:rtl/>
        </w:rPr>
        <w:t xml:space="preserve"> </w:t>
      </w:r>
      <w:r w:rsidR="004C0AAB" w:rsidRPr="00397452">
        <w:rPr>
          <w:rFonts w:hint="cs"/>
          <w:b/>
          <w:bCs/>
          <w:rtl/>
        </w:rPr>
        <w:t>קש</w:t>
      </w:r>
      <w:r w:rsidR="004C0AAB" w:rsidRPr="00397452">
        <w:rPr>
          <w:b/>
          <w:bCs/>
          <w:rtl/>
        </w:rPr>
        <w:t>"ב</w:t>
      </w:r>
      <w:r w:rsidR="004C0AAB">
        <w:rPr>
          <w:rFonts w:hint="cs"/>
          <w:rtl/>
        </w:rPr>
        <w:t>,</w:t>
      </w:r>
    </w:p>
    <w:p w14:paraId="305F44C2" w14:textId="3B23BAC1" w:rsidR="00871526" w:rsidRPr="00557887" w:rsidRDefault="00275EBC" w:rsidP="00557887">
      <w:pPr>
        <w:pStyle w:val="affd"/>
        <w:spacing w:after="60"/>
        <w:rPr>
          <w:rtl/>
        </w:rPr>
      </w:pPr>
      <w:r w:rsidRPr="00557887">
        <w:rPr>
          <w:rtl/>
        </w:rPr>
        <w:t>[</w:t>
      </w:r>
      <w:r w:rsidR="004C0AAB" w:rsidRPr="00557887">
        <w:rPr>
          <w:rFonts w:hint="cs"/>
          <w:rtl/>
        </w:rPr>
        <w:t>ו</w:t>
      </w:r>
      <w:r w:rsidR="00871526" w:rsidRPr="00557887">
        <w:rPr>
          <w:rFonts w:hint="cs"/>
          <w:rtl/>
        </w:rPr>
        <w:t>'</w:t>
      </w:r>
      <w:r w:rsidR="004C0AAB" w:rsidRPr="00557887">
        <w:rPr>
          <w:rFonts w:hint="cs"/>
          <w:rtl/>
        </w:rPr>
        <w:t>חג</w:t>
      </w:r>
      <w:r w:rsidR="004C0AAB" w:rsidRPr="00557887">
        <w:rPr>
          <w:rtl/>
        </w:rPr>
        <w:t xml:space="preserve"> </w:t>
      </w:r>
      <w:r w:rsidR="004C0AAB" w:rsidRPr="00557887">
        <w:rPr>
          <w:rFonts w:hint="cs"/>
          <w:rtl/>
        </w:rPr>
        <w:t>הסכות</w:t>
      </w:r>
      <w:r w:rsidR="00871526" w:rsidRPr="00557887">
        <w:rPr>
          <w:rFonts w:hint="cs"/>
          <w:rtl/>
        </w:rPr>
        <w:t>'</w:t>
      </w:r>
      <w:r w:rsidR="004C0AAB" w:rsidRPr="00557887">
        <w:rPr>
          <w:rtl/>
        </w:rPr>
        <w:t xml:space="preserve"> </w:t>
      </w:r>
      <w:r w:rsidR="004C0AAB" w:rsidRPr="00557887">
        <w:rPr>
          <w:rFonts w:hint="cs"/>
          <w:rtl/>
        </w:rPr>
        <w:t>להקיש</w:t>
      </w:r>
      <w:r w:rsidR="004C0AAB" w:rsidRPr="00557887">
        <w:rPr>
          <w:rtl/>
        </w:rPr>
        <w:t xml:space="preserve"> </w:t>
      </w:r>
      <w:r w:rsidR="004C0AAB" w:rsidRPr="00557887">
        <w:rPr>
          <w:rFonts w:hint="cs"/>
          <w:rtl/>
        </w:rPr>
        <w:t>ל</w:t>
      </w:r>
      <w:r w:rsidR="00871526" w:rsidRPr="00557887">
        <w:rPr>
          <w:rFonts w:hint="cs"/>
          <w:rtl/>
        </w:rPr>
        <w:t>'</w:t>
      </w:r>
      <w:r w:rsidR="004C0AAB" w:rsidRPr="00557887">
        <w:rPr>
          <w:rFonts w:hint="cs"/>
          <w:rtl/>
        </w:rPr>
        <w:t>מצות</w:t>
      </w:r>
      <w:r w:rsidR="00871526" w:rsidRPr="00557887">
        <w:rPr>
          <w:rFonts w:hint="cs"/>
          <w:rtl/>
        </w:rPr>
        <w:t>'</w:t>
      </w:r>
      <w:r w:rsidR="004C0AAB" w:rsidRPr="00557887">
        <w:rPr>
          <w:rtl/>
        </w:rPr>
        <w:t xml:space="preserve"> </w:t>
      </w:r>
      <w:r w:rsidR="004C0AAB" w:rsidRPr="00557887">
        <w:rPr>
          <w:rFonts w:hint="cs"/>
          <w:rtl/>
        </w:rPr>
        <w:t>שטעון לינה</w:t>
      </w:r>
      <w:r w:rsidR="00871526" w:rsidRPr="00557887">
        <w:rPr>
          <w:rFonts w:hint="cs"/>
          <w:rtl/>
        </w:rPr>
        <w:t>,</w:t>
      </w:r>
      <w:r w:rsidR="004C0AAB" w:rsidRPr="00557887">
        <w:rPr>
          <w:rFonts w:hint="cs"/>
          <w:rtl/>
        </w:rPr>
        <w:t xml:space="preserve"> </w:t>
      </w:r>
      <w:r w:rsidR="00871526" w:rsidRPr="00557887">
        <w:rPr>
          <w:rFonts w:hint="cs"/>
          <w:rtl/>
        </w:rPr>
        <w:t>ד'</w:t>
      </w:r>
      <w:r w:rsidR="004C0AAB" w:rsidRPr="00557887">
        <w:rPr>
          <w:rFonts w:hint="cs"/>
          <w:rtl/>
        </w:rPr>
        <w:t>ופנית בבוקר</w:t>
      </w:r>
      <w:r w:rsidR="00871526" w:rsidRPr="00557887">
        <w:rPr>
          <w:rFonts w:hint="cs"/>
          <w:rtl/>
        </w:rPr>
        <w:t>'</w:t>
      </w:r>
      <w:r w:rsidRPr="00557887">
        <w:rPr>
          <w:rtl/>
        </w:rPr>
        <w:t>]</w:t>
      </w:r>
      <w:r w:rsidR="00871526" w:rsidRPr="00557887">
        <w:rPr>
          <w:rtl/>
        </w:rPr>
        <w:t>.</w:t>
      </w:r>
    </w:p>
    <w:p w14:paraId="4A6E8041" w14:textId="1A106B86" w:rsidR="00731582" w:rsidRDefault="00275EBC" w:rsidP="0010357F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ויקשה מ</w:t>
      </w:r>
      <w:r w:rsidR="004C0AAB" w:rsidRPr="0087008C">
        <w:rPr>
          <w:rFonts w:hint="eastAsia"/>
          <w:rtl/>
        </w:rPr>
        <w:t>ב</w:t>
      </w:r>
      <w:r w:rsidR="004C0AAB" w:rsidRPr="0087008C">
        <w:rPr>
          <w:rtl/>
        </w:rPr>
        <w:t>"</w:t>
      </w:r>
      <w:r w:rsidR="004C0AAB" w:rsidRPr="0087008C">
        <w:rPr>
          <w:rFonts w:hint="eastAsia"/>
          <w:rtl/>
        </w:rPr>
        <w:t>ה</w:t>
      </w:r>
      <w:r w:rsidR="00731582">
        <w:rPr>
          <w:rFonts w:hint="cs"/>
          <w:rtl/>
        </w:rPr>
        <w:t>:</w:t>
      </w:r>
    </w:p>
    <w:p w14:paraId="66A5EDDB" w14:textId="3DB1008A" w:rsidR="00275EBC" w:rsidRDefault="00275EBC" w:rsidP="00557887">
      <w:pPr>
        <w:rPr>
          <w:rFonts w:ascii="Fb Fontext" w:hAnsi="Fb Fontext"/>
          <w:rtl/>
        </w:rPr>
      </w:pPr>
      <w:r>
        <w:rPr>
          <w:rStyle w:val="afffd"/>
          <w:rFonts w:ascii="Fb Fontext" w:hAnsi="Fb Fontext" w:hint="cs"/>
          <w:b/>
          <w:bCs w:val="0"/>
          <w:rtl/>
        </w:rPr>
        <w:t>ש</w:t>
      </w:r>
      <w:r w:rsidR="004C0AAB" w:rsidRPr="00397452">
        <w:rPr>
          <w:rStyle w:val="afffd"/>
          <w:rFonts w:ascii="Fb Fontext" w:hAnsi="Fb Fontext" w:hint="cs"/>
          <w:b/>
          <w:bCs w:val="0"/>
          <w:rtl/>
        </w:rPr>
        <w:t>אין</w:t>
      </w:r>
      <w:r w:rsidR="004C0AAB" w:rsidRPr="00397452">
        <w:rPr>
          <w:rStyle w:val="afffd"/>
          <w:rFonts w:ascii="Fb Fontext" w:hAnsi="Fb Fontext"/>
          <w:b/>
          <w:bCs w:val="0"/>
          <w:rtl/>
        </w:rPr>
        <w:t xml:space="preserve"> </w:t>
      </w:r>
      <w:r w:rsidR="004C0AAB" w:rsidRPr="00397452">
        <w:rPr>
          <w:rStyle w:val="afffd"/>
          <w:rFonts w:ascii="Fb Fontext" w:hAnsi="Fb Fontext" w:hint="cs"/>
          <w:b/>
          <w:bCs w:val="0"/>
          <w:rtl/>
        </w:rPr>
        <w:t>לה</w:t>
      </w:r>
      <w:r w:rsidR="004C0AAB" w:rsidRPr="00397452">
        <w:rPr>
          <w:rStyle w:val="afffd"/>
          <w:rFonts w:ascii="Fb Fontext" w:hAnsi="Fb Fontext"/>
          <w:b/>
          <w:bCs w:val="0"/>
          <w:rtl/>
        </w:rPr>
        <w:t xml:space="preserve"> </w:t>
      </w:r>
      <w:r w:rsidR="004C0AAB" w:rsidRPr="00397452">
        <w:rPr>
          <w:rStyle w:val="afffd"/>
          <w:rFonts w:ascii="Fb Fontext" w:hAnsi="Fb Fontext" w:hint="cs"/>
          <w:b/>
          <w:bCs w:val="0"/>
          <w:rtl/>
        </w:rPr>
        <w:t>יום</w:t>
      </w:r>
      <w:r w:rsidR="004C0AAB" w:rsidRPr="00397452">
        <w:rPr>
          <w:rStyle w:val="afffd"/>
          <w:rFonts w:ascii="Fb Fontext" w:hAnsi="Fb Fontext"/>
          <w:b/>
          <w:bCs w:val="0"/>
          <w:rtl/>
        </w:rPr>
        <w:t xml:space="preserve"> </w:t>
      </w:r>
      <w:r w:rsidR="004C0AAB" w:rsidRPr="00397452">
        <w:rPr>
          <w:rStyle w:val="afffd"/>
          <w:rFonts w:ascii="Fb Fontext" w:hAnsi="Fb Fontext" w:hint="cs"/>
          <w:b/>
          <w:bCs w:val="0"/>
          <w:rtl/>
        </w:rPr>
        <w:t>טבוח</w:t>
      </w:r>
      <w:r w:rsidR="004C0AAB" w:rsidRPr="005E6BC8">
        <w:rPr>
          <w:rStyle w:val="afffd"/>
          <w:rFonts w:ascii="Fb Fontext" w:hAnsi="Fb Fontext" w:cs="PFT_Frank" w:hint="cs"/>
          <w:szCs w:val="14"/>
          <w:rtl/>
        </w:rPr>
        <w:t xml:space="preserve"> </w:t>
      </w:r>
      <w:r w:rsidR="00557887">
        <w:rPr>
          <w:rStyle w:val="afffd"/>
          <w:rFonts w:ascii="Fb Fontext" w:hAnsi="Fb Fontext" w:cs="PFT_Frank"/>
          <w:szCs w:val="14"/>
          <w:rtl/>
        </w:rPr>
        <w:t>–</w:t>
      </w:r>
      <w:r w:rsidRPr="005E6BC8">
        <w:rPr>
          <w:rStyle w:val="afffd"/>
          <w:rFonts w:ascii="Fb Fontext" w:hAnsi="Fb Fontext" w:cs="PFT_Frank" w:hint="cs"/>
          <w:szCs w:val="14"/>
          <w:rtl/>
        </w:rPr>
        <w:t xml:space="preserve"> </w:t>
      </w:r>
      <w:r w:rsidR="00557887">
        <w:rPr>
          <w:rFonts w:ascii="Fb Fontext" w:hAnsi="Fb Fontext" w:hint="cs"/>
          <w:rtl/>
        </w:rPr>
        <w:t>היינו שא"צ</w:t>
      </w:r>
      <w:r>
        <w:rPr>
          <w:rFonts w:ascii="Fb Fontext" w:hAnsi="Fb Fontext" w:hint="cs"/>
          <w:rtl/>
        </w:rPr>
        <w:t>.</w:t>
      </w:r>
    </w:p>
    <w:p w14:paraId="527289A3" w14:textId="3DA2C5CF" w:rsidR="00731582" w:rsidRDefault="00275EBC" w:rsidP="00557887">
      <w:pPr>
        <w:pStyle w:val="36"/>
        <w:framePr w:wrap="notBeside"/>
        <w:rPr>
          <w:rtl/>
        </w:rPr>
      </w:pPr>
      <w:r w:rsidRPr="00557887">
        <w:rPr>
          <w:rFonts w:hint="cs"/>
          <w:rtl/>
        </w:rPr>
        <w:t>ואף</w:t>
      </w:r>
      <w:r w:rsidR="00731582">
        <w:rPr>
          <w:rFonts w:hint="cs"/>
          <w:rtl/>
        </w:rPr>
        <w:t>:</w:t>
      </w:r>
    </w:p>
    <w:p w14:paraId="1051BF82" w14:textId="77777777" w:rsidR="00C0473D" w:rsidRDefault="00275EBC" w:rsidP="00A07C53">
      <w:pPr>
        <w:rPr>
          <w:rFonts w:ascii="Fb Fontext" w:hAnsi="Fb Fontext"/>
          <w:rtl/>
        </w:rPr>
      </w:pPr>
      <w:r w:rsidRPr="00397452">
        <w:rPr>
          <w:rStyle w:val="affc"/>
          <w:rFonts w:hint="cs"/>
          <w:rtl/>
        </w:rPr>
        <w:t>שכבר</w:t>
      </w:r>
      <w:r w:rsidRPr="00397452">
        <w:rPr>
          <w:rStyle w:val="affc"/>
          <w:rtl/>
        </w:rPr>
        <w:t xml:space="preserve"> </w:t>
      </w:r>
      <w:r w:rsidRPr="00397452">
        <w:rPr>
          <w:rStyle w:val="affc"/>
          <w:rFonts w:hint="cs"/>
          <w:rtl/>
        </w:rPr>
        <w:t>השמיעו</w:t>
      </w:r>
      <w:r w:rsidRPr="00397452">
        <w:rPr>
          <w:rStyle w:val="affc"/>
          <w:rtl/>
        </w:rPr>
        <w:t xml:space="preserve"> </w:t>
      </w:r>
      <w:r w:rsidRPr="00397452">
        <w:rPr>
          <w:rStyle w:val="affc"/>
          <w:rFonts w:hint="cs"/>
          <w:rtl/>
        </w:rPr>
        <w:t>ברישא</w:t>
      </w:r>
      <w:r w:rsidRPr="00397452">
        <w:rPr>
          <w:rStyle w:val="affc"/>
          <w:rtl/>
        </w:rPr>
        <w:t>:</w:t>
      </w:r>
      <w:r w:rsidR="004C0AAB">
        <w:rPr>
          <w:rFonts w:ascii="Fb Fontext" w:hAnsi="Fb Fontext" w:hint="cs"/>
          <w:rtl/>
        </w:rPr>
        <w:t xml:space="preserve"> </w:t>
      </w:r>
      <w:r>
        <w:rPr>
          <w:rFonts w:ascii="Fb Fontext" w:hAnsi="Fb Fontext" w:hint="cs"/>
          <w:rtl/>
        </w:rPr>
        <w:t>ש</w:t>
      </w:r>
      <w:r w:rsidR="004C0AAB" w:rsidRPr="006F178A">
        <w:rPr>
          <w:rFonts w:ascii="Fb Fontext" w:hAnsi="Fb Fontext" w:hint="cs"/>
          <w:rtl/>
        </w:rPr>
        <w:t>מקריבים ביו</w:t>
      </w:r>
      <w:r w:rsidR="004C0AAB" w:rsidRPr="006F178A">
        <w:rPr>
          <w:rFonts w:ascii="Fb Fontext" w:hAnsi="Fb Fontext"/>
          <w:rtl/>
        </w:rPr>
        <w:t>"</w:t>
      </w:r>
      <w:r w:rsidR="004C0AAB" w:rsidRPr="006F178A">
        <w:rPr>
          <w:rFonts w:ascii="Fb Fontext" w:hAnsi="Fb Fontext" w:hint="cs"/>
          <w:rtl/>
        </w:rPr>
        <w:t>ט</w:t>
      </w:r>
      <w:r>
        <w:rPr>
          <w:rFonts w:ascii="Fb Fontext" w:hAnsi="Fb Fontext" w:hint="cs"/>
          <w:rtl/>
        </w:rPr>
        <w:t xml:space="preserve"> -</w:t>
      </w:r>
    </w:p>
    <w:p w14:paraId="062FD8FB" w14:textId="3F8299C4" w:rsidR="00731582" w:rsidRDefault="004C0AAB" w:rsidP="00557887">
      <w:pPr>
        <w:pStyle w:val="36"/>
        <w:framePr w:wrap="notBeside"/>
        <w:rPr>
          <w:rtl/>
        </w:rPr>
      </w:pPr>
      <w:r w:rsidRPr="00557887">
        <w:rPr>
          <w:rFonts w:hint="cs"/>
          <w:rtl/>
        </w:rPr>
        <w:t>צריכא</w:t>
      </w:r>
      <w:r w:rsidR="00275EBC" w:rsidRPr="00557887">
        <w:rPr>
          <w:rFonts w:hint="cs"/>
          <w:rtl/>
        </w:rPr>
        <w:t>,</w:t>
      </w:r>
      <w:r w:rsidR="00731582">
        <w:rPr>
          <w:rtl/>
        </w:rPr>
        <w:t>:</w:t>
      </w:r>
    </w:p>
    <w:p w14:paraId="04A67C07" w14:textId="0F172695" w:rsidR="00275EBC" w:rsidRPr="00D22086" w:rsidRDefault="00275EBC" w:rsidP="00A07C53">
      <w:pPr>
        <w:rPr>
          <w:rFonts w:ascii="Fb Fontext" w:hAnsi="Fb Fontext"/>
          <w:spacing w:val="-2"/>
          <w:sz w:val="20"/>
          <w:rtl/>
        </w:rPr>
      </w:pPr>
      <w:r w:rsidRPr="00D22086">
        <w:rPr>
          <w:rStyle w:val="affc"/>
          <w:rFonts w:hint="cs"/>
          <w:spacing w:val="-2"/>
          <w:rtl/>
        </w:rPr>
        <w:t xml:space="preserve">סיפא </w:t>
      </w:r>
      <w:r w:rsidR="004C0AAB" w:rsidRPr="00D22086">
        <w:rPr>
          <w:rStyle w:val="affc"/>
          <w:rFonts w:hint="eastAsia"/>
          <w:spacing w:val="-2"/>
          <w:rtl/>
        </w:rPr>
        <w:t>לב</w:t>
      </w:r>
      <w:r w:rsidR="004C0AAB" w:rsidRPr="00D22086">
        <w:rPr>
          <w:rStyle w:val="affc"/>
          <w:spacing w:val="-2"/>
          <w:rtl/>
        </w:rPr>
        <w:t>"</w:t>
      </w:r>
      <w:r w:rsidR="004C0AAB" w:rsidRPr="00D22086">
        <w:rPr>
          <w:rStyle w:val="affc"/>
          <w:rFonts w:hint="eastAsia"/>
          <w:spacing w:val="-2"/>
          <w:rtl/>
        </w:rPr>
        <w:t>ש</w:t>
      </w:r>
      <w:r w:rsidR="004C0AAB" w:rsidRPr="00D22086">
        <w:rPr>
          <w:rStyle w:val="affc"/>
          <w:rFonts w:hint="cs"/>
          <w:spacing w:val="-2"/>
          <w:rtl/>
        </w:rPr>
        <w:t>:</w:t>
      </w:r>
      <w:r w:rsidR="004C0AAB" w:rsidRPr="00D22086">
        <w:rPr>
          <w:rStyle w:val="affc"/>
          <w:spacing w:val="-2"/>
          <w:rtl/>
        </w:rPr>
        <w:t xml:space="preserve"> </w:t>
      </w:r>
      <w:r w:rsidR="004C0AAB" w:rsidRPr="00D22086">
        <w:rPr>
          <w:rFonts w:hint="cs"/>
          <w:spacing w:val="-2"/>
          <w:rtl/>
        </w:rPr>
        <w:t xml:space="preserve">אף </w:t>
      </w:r>
      <w:r w:rsidRPr="00D22086">
        <w:rPr>
          <w:rFonts w:hint="cs"/>
          <w:spacing w:val="-2"/>
          <w:rtl/>
        </w:rPr>
        <w:t xml:space="preserve">שא"א </w:t>
      </w:r>
      <w:r w:rsidR="004C0AAB" w:rsidRPr="00D22086">
        <w:rPr>
          <w:rFonts w:hint="cs"/>
          <w:spacing w:val="-2"/>
          <w:rtl/>
        </w:rPr>
        <w:t>למחר</w:t>
      </w:r>
      <w:r w:rsidRPr="00D22086">
        <w:rPr>
          <w:rFonts w:hint="cs"/>
          <w:spacing w:val="-2"/>
          <w:rtl/>
        </w:rPr>
        <w:t>,</w:t>
      </w:r>
      <w:r w:rsidR="001E3674" w:rsidRPr="00D22086">
        <w:rPr>
          <w:rFonts w:hint="cs"/>
          <w:spacing w:val="-2"/>
          <w:rtl/>
        </w:rPr>
        <w:t xml:space="preserve"> </w:t>
      </w:r>
      <w:r w:rsidR="00557887">
        <w:rPr>
          <w:spacing w:val="-2"/>
          <w:rtl/>
        </w:rPr>
        <w:tab/>
      </w:r>
      <w:r w:rsidR="004C0AAB" w:rsidRPr="00D22086">
        <w:rPr>
          <w:rStyle w:val="affc"/>
          <w:rFonts w:hint="eastAsia"/>
          <w:spacing w:val="-2"/>
          <w:rtl/>
        </w:rPr>
        <w:t>ו</w:t>
      </w:r>
      <w:r w:rsidRPr="00D22086">
        <w:rPr>
          <w:rStyle w:val="affc"/>
          <w:rFonts w:hint="cs"/>
          <w:spacing w:val="-2"/>
          <w:rtl/>
        </w:rPr>
        <w:t xml:space="preserve">רישא </w:t>
      </w:r>
      <w:r w:rsidR="004C0AAB" w:rsidRPr="00D22086">
        <w:rPr>
          <w:rStyle w:val="affc"/>
          <w:rFonts w:hint="eastAsia"/>
          <w:spacing w:val="-2"/>
          <w:rtl/>
        </w:rPr>
        <w:t>לב</w:t>
      </w:r>
      <w:r w:rsidR="004C0AAB" w:rsidRPr="00D22086">
        <w:rPr>
          <w:rStyle w:val="affc"/>
          <w:spacing w:val="-2"/>
          <w:rtl/>
        </w:rPr>
        <w:t>"</w:t>
      </w:r>
      <w:r w:rsidR="004C0AAB" w:rsidRPr="00D22086">
        <w:rPr>
          <w:rStyle w:val="affc"/>
          <w:rFonts w:hint="eastAsia"/>
          <w:spacing w:val="-2"/>
          <w:rtl/>
        </w:rPr>
        <w:t>ה</w:t>
      </w:r>
      <w:r w:rsidR="004C0AAB" w:rsidRPr="00D22086">
        <w:rPr>
          <w:rStyle w:val="affc"/>
          <w:rFonts w:hint="cs"/>
          <w:spacing w:val="-2"/>
          <w:rtl/>
        </w:rPr>
        <w:t>:</w:t>
      </w:r>
      <w:r w:rsidR="004C0AAB" w:rsidRPr="00D22086">
        <w:rPr>
          <w:rFonts w:ascii="Fb Fontext" w:hAnsi="Fb Fontext" w:hint="cs"/>
          <w:spacing w:val="-2"/>
          <w:sz w:val="20"/>
          <w:rtl/>
        </w:rPr>
        <w:t xml:space="preserve"> אף </w:t>
      </w:r>
      <w:r w:rsidRPr="00D22086">
        <w:rPr>
          <w:rFonts w:ascii="Fb Fontext" w:hAnsi="Fb Fontext" w:hint="cs"/>
          <w:spacing w:val="-2"/>
          <w:sz w:val="20"/>
          <w:rtl/>
        </w:rPr>
        <w:t>ש</w:t>
      </w:r>
      <w:r w:rsidR="004C0AAB" w:rsidRPr="00D22086">
        <w:rPr>
          <w:rFonts w:ascii="Fb Fontext" w:hAnsi="Fb Fontext" w:hint="cs"/>
          <w:spacing w:val="-2"/>
          <w:sz w:val="20"/>
          <w:rtl/>
        </w:rPr>
        <w:t>אפשר</w:t>
      </w:r>
      <w:r w:rsidRPr="00D22086">
        <w:rPr>
          <w:rFonts w:ascii="Fb Fontext" w:hAnsi="Fb Fontext" w:hint="cs"/>
          <w:spacing w:val="-2"/>
          <w:sz w:val="20"/>
          <w:rtl/>
        </w:rPr>
        <w:t>.</w:t>
      </w:r>
    </w:p>
    <w:p w14:paraId="4A1C4FA7" w14:textId="481CA324" w:rsidR="00731582" w:rsidRDefault="004C0AAB" w:rsidP="0010357F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ו</w:t>
      </w:r>
      <w:r w:rsidR="00B44C99" w:rsidRPr="0087008C">
        <w:rPr>
          <w:rFonts w:hint="cs"/>
          <w:rtl/>
        </w:rPr>
        <w:t>יקשה</w:t>
      </w:r>
      <w:r w:rsidR="00731582">
        <w:rPr>
          <w:rFonts w:hint="cs"/>
          <w:rtl/>
        </w:rPr>
        <w:t>:</w:t>
      </w:r>
    </w:p>
    <w:p w14:paraId="163E3BF1" w14:textId="74A3C728" w:rsidR="00B44C99" w:rsidRDefault="004C0AAB" w:rsidP="00A07C53">
      <w:pPr>
        <w:rPr>
          <w:rtl/>
        </w:rPr>
      </w:pPr>
      <w:r w:rsidRPr="006F178A">
        <w:rPr>
          <w:rFonts w:hint="cs"/>
          <w:rtl/>
        </w:rPr>
        <w:t>ממי שלא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חג</w:t>
      </w:r>
      <w:r w:rsidRPr="006F178A">
        <w:rPr>
          <w:rtl/>
        </w:rPr>
        <w:t xml:space="preserve"> </w:t>
      </w:r>
      <w:r w:rsidRPr="00397452">
        <w:rPr>
          <w:rStyle w:val="affe"/>
          <w:rFonts w:hint="cs"/>
          <w:rtl/>
        </w:rPr>
        <w:t>ז</w:t>
      </w:r>
      <w:r w:rsidRPr="00397452">
        <w:rPr>
          <w:rStyle w:val="affe"/>
          <w:rtl/>
        </w:rPr>
        <w:t xml:space="preserve">' </w:t>
      </w:r>
      <w:r w:rsidR="00B44C99">
        <w:rPr>
          <w:rStyle w:val="affe"/>
          <w:rFonts w:hint="cs"/>
          <w:rtl/>
        </w:rPr>
        <w:t>ד</w:t>
      </w:r>
      <w:r w:rsidRPr="00397452">
        <w:rPr>
          <w:rStyle w:val="affe"/>
          <w:rFonts w:hint="cs"/>
          <w:rtl/>
        </w:rPr>
        <w:t>פסח</w:t>
      </w:r>
      <w:r w:rsidRPr="00397452">
        <w:rPr>
          <w:rStyle w:val="affe"/>
          <w:rtl/>
        </w:rPr>
        <w:t xml:space="preserve"> </w:t>
      </w:r>
      <w:r w:rsidRPr="00397452">
        <w:rPr>
          <w:rStyle w:val="affe"/>
          <w:rFonts w:hint="cs"/>
          <w:rtl/>
        </w:rPr>
        <w:t>וח</w:t>
      </w:r>
      <w:r w:rsidRPr="00397452">
        <w:rPr>
          <w:rStyle w:val="affe"/>
          <w:rtl/>
        </w:rPr>
        <w:t xml:space="preserve">' </w:t>
      </w:r>
      <w:r w:rsidR="00B44C99">
        <w:rPr>
          <w:rStyle w:val="affe"/>
          <w:rFonts w:hint="cs"/>
          <w:rtl/>
        </w:rPr>
        <w:t>ד</w:t>
      </w:r>
      <w:r w:rsidRPr="00397452">
        <w:rPr>
          <w:rStyle w:val="affe"/>
          <w:rFonts w:hint="cs"/>
          <w:rtl/>
        </w:rPr>
        <w:t>חג</w:t>
      </w:r>
      <w:r w:rsidRPr="00397452">
        <w:rPr>
          <w:rStyle w:val="affe"/>
          <w:rtl/>
        </w:rPr>
        <w:t xml:space="preserve"> </w:t>
      </w:r>
      <w:r w:rsidRPr="00397452">
        <w:rPr>
          <w:rStyle w:val="affe"/>
          <w:rFonts w:hint="cs"/>
          <w:b/>
          <w:bCs/>
          <w:rtl/>
        </w:rPr>
        <w:t>ויו</w:t>
      </w:r>
      <w:r w:rsidRPr="00397452">
        <w:rPr>
          <w:rStyle w:val="affe"/>
          <w:b/>
          <w:bCs/>
          <w:rtl/>
        </w:rPr>
        <w:t>"</w:t>
      </w:r>
      <w:r w:rsidRPr="00397452">
        <w:rPr>
          <w:rStyle w:val="affe"/>
          <w:rFonts w:hint="cs"/>
          <w:b/>
          <w:bCs/>
          <w:rtl/>
        </w:rPr>
        <w:t>ט</w:t>
      </w:r>
      <w:r w:rsidRPr="00397452">
        <w:rPr>
          <w:rStyle w:val="affe"/>
          <w:b/>
          <w:bCs/>
          <w:rtl/>
        </w:rPr>
        <w:t xml:space="preserve"> </w:t>
      </w:r>
      <w:r w:rsidRPr="00397452">
        <w:rPr>
          <w:rStyle w:val="affe"/>
          <w:rFonts w:hint="cs"/>
          <w:b/>
          <w:bCs/>
          <w:rtl/>
        </w:rPr>
        <w:t>של</w:t>
      </w:r>
      <w:r w:rsidRPr="00397452">
        <w:rPr>
          <w:rStyle w:val="affe"/>
          <w:b/>
          <w:bCs/>
          <w:rtl/>
        </w:rPr>
        <w:t xml:space="preserve"> </w:t>
      </w:r>
      <w:r w:rsidRPr="00397452">
        <w:rPr>
          <w:rStyle w:val="affe"/>
          <w:rFonts w:hint="cs"/>
          <w:b/>
          <w:bCs/>
          <w:rtl/>
        </w:rPr>
        <w:t>עצרת</w:t>
      </w:r>
      <w:r w:rsidR="00B44C99">
        <w:rPr>
          <w:rFonts w:hint="cs"/>
          <w:rtl/>
        </w:rPr>
        <w:t>,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אינו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חוגג</w:t>
      </w:r>
      <w:r w:rsidR="00B44C99">
        <w:rPr>
          <w:rFonts w:hint="cs"/>
          <w:rtl/>
        </w:rPr>
        <w:t>,</w:t>
      </w:r>
    </w:p>
    <w:p w14:paraId="643E886A" w14:textId="4D022EDA" w:rsidR="004C0AAB" w:rsidRPr="009322B2" w:rsidRDefault="00B44C99" w:rsidP="00A07C53">
      <w:pPr>
        <w:rPr>
          <w:rStyle w:val="affe"/>
          <w:rtl/>
        </w:rPr>
      </w:pPr>
      <w:r>
        <w:rPr>
          <w:rFonts w:hint="cs"/>
          <w:rtl/>
        </w:rPr>
        <w:t>-</w:t>
      </w:r>
      <w:r w:rsidR="004C0AAB" w:rsidRPr="006F178A">
        <w:rPr>
          <w:rtl/>
        </w:rPr>
        <w:t xml:space="preserve"> </w:t>
      </w:r>
      <w:r>
        <w:rPr>
          <w:rFonts w:hint="cs"/>
          <w:rtl/>
        </w:rPr>
        <w:t>אימא</w:t>
      </w:r>
      <w:r w:rsidRPr="006F178A">
        <w:rPr>
          <w:rFonts w:hint="cs"/>
          <w:rtl/>
        </w:rPr>
        <w:t xml:space="preserve"> </w:t>
      </w:r>
      <w:r w:rsidR="004C0AAB" w:rsidRPr="005E6BC8">
        <w:rPr>
          <w:rFonts w:cs="PFT_Frank" w:hint="cs"/>
          <w:b/>
          <w:bCs/>
          <w:szCs w:val="14"/>
          <w:rtl/>
        </w:rPr>
        <w:t>י</w:t>
      </w:r>
      <w:r w:rsidRPr="005E6BC8">
        <w:rPr>
          <w:rFonts w:cs="PFT_Frank" w:hint="cs"/>
          <w:b/>
          <w:bCs/>
          <w:szCs w:val="14"/>
          <w:rtl/>
        </w:rPr>
        <w:t>ום</w:t>
      </w:r>
      <w:r w:rsidR="004C0AAB" w:rsidRPr="005E6BC8">
        <w:rPr>
          <w:rFonts w:cs="PFT_Frank"/>
          <w:b/>
          <w:bCs/>
          <w:szCs w:val="14"/>
          <w:rtl/>
        </w:rPr>
        <w:t xml:space="preserve"> טבוח</w:t>
      </w:r>
      <w:r w:rsidR="004C0AAB" w:rsidRPr="006F178A">
        <w:rPr>
          <w:rFonts w:hint="cs"/>
          <w:rtl/>
        </w:rPr>
        <w:t xml:space="preserve"> </w:t>
      </w:r>
      <w:r>
        <w:rPr>
          <w:rFonts w:hint="cs"/>
          <w:rtl/>
        </w:rPr>
        <w:t xml:space="preserve">של עצרת </w:t>
      </w:r>
      <w:r w:rsidRPr="00397452">
        <w:rPr>
          <w:rStyle w:val="affe"/>
          <w:rFonts w:hint="cs"/>
          <w:rtl/>
        </w:rPr>
        <w:t>והיינו</w:t>
      </w:r>
      <w:r w:rsidRPr="00397452">
        <w:rPr>
          <w:rStyle w:val="affe"/>
          <w:rtl/>
        </w:rPr>
        <w:t xml:space="preserve"> </w:t>
      </w:r>
      <w:r w:rsidRPr="00397452">
        <w:rPr>
          <w:rStyle w:val="affe"/>
          <w:rFonts w:hint="cs"/>
          <w:b/>
          <w:bCs/>
          <w:rtl/>
        </w:rPr>
        <w:t>ימי</w:t>
      </w:r>
      <w:r w:rsidRPr="00397452">
        <w:rPr>
          <w:rStyle w:val="affe"/>
          <w:rtl/>
        </w:rPr>
        <w:t xml:space="preserve"> טבוח</w:t>
      </w:r>
      <w:r>
        <w:rPr>
          <w:rFonts w:hint="cs"/>
          <w:rtl/>
        </w:rPr>
        <w:t xml:space="preserve"> [</w:t>
      </w:r>
      <w:r w:rsidR="004C0AAB" w:rsidRPr="009322B2">
        <w:rPr>
          <w:rStyle w:val="affe"/>
          <w:rFonts w:hint="cs"/>
          <w:rtl/>
        </w:rPr>
        <w:t>ששה]</w:t>
      </w:r>
      <w:r>
        <w:rPr>
          <w:rStyle w:val="affe"/>
          <w:rFonts w:hint="cs"/>
          <w:rtl/>
        </w:rPr>
        <w:t>,</w:t>
      </w:r>
    </w:p>
    <w:p w14:paraId="1F7EAA97" w14:textId="06DD1E47" w:rsidR="00731582" w:rsidRDefault="00B44C99" w:rsidP="0010357F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ויקשה</w:t>
      </w:r>
      <w:r w:rsidRPr="0087008C">
        <w:rPr>
          <w:rtl/>
        </w:rPr>
        <w:t xml:space="preserve"> </w:t>
      </w:r>
      <w:r w:rsidR="004C0AAB" w:rsidRPr="0087008C">
        <w:rPr>
          <w:rFonts w:hint="eastAsia"/>
          <w:rtl/>
        </w:rPr>
        <w:t>דתרב</w:t>
      </w:r>
      <w:r w:rsidR="004C0AAB" w:rsidRPr="0087008C">
        <w:rPr>
          <w:rtl/>
        </w:rPr>
        <w:t>"</w:t>
      </w:r>
      <w:r w:rsidR="004C0AAB" w:rsidRPr="0087008C">
        <w:rPr>
          <w:rFonts w:hint="eastAsia"/>
          <w:rtl/>
        </w:rPr>
        <w:t>ש</w:t>
      </w:r>
      <w:r w:rsidR="00731582">
        <w:rPr>
          <w:rFonts w:hint="cs"/>
          <w:rtl/>
        </w:rPr>
        <w:t>:</w:t>
      </w:r>
    </w:p>
    <w:p w14:paraId="4E0427B8" w14:textId="3B2898E7" w:rsidR="004C0AAB" w:rsidRPr="00D22086" w:rsidRDefault="004C0AAB" w:rsidP="00A07C53">
      <w:pPr>
        <w:rPr>
          <w:spacing w:val="-2"/>
          <w:rtl/>
        </w:rPr>
      </w:pPr>
      <w:r w:rsidRPr="00D22086">
        <w:rPr>
          <w:rFonts w:ascii="Fb Fontext" w:hAnsi="Fb Fontext" w:hint="cs"/>
          <w:spacing w:val="-2"/>
          <w:rtl/>
        </w:rPr>
        <w:t>מנ</w:t>
      </w:r>
      <w:r w:rsidR="00B44C99" w:rsidRPr="00D22086">
        <w:rPr>
          <w:rFonts w:ascii="Fb Fontext" w:hAnsi="Fb Fontext" w:hint="cs"/>
          <w:spacing w:val="-2"/>
          <w:rtl/>
        </w:rPr>
        <w:t>ֵ</w:t>
      </w:r>
      <w:r w:rsidRPr="00D22086">
        <w:rPr>
          <w:rFonts w:ascii="Fb Fontext" w:hAnsi="Fb Fontext" w:hint="cs"/>
          <w:spacing w:val="-2"/>
          <w:rtl/>
        </w:rPr>
        <w:t>ה</w:t>
      </w:r>
      <w:r w:rsidRPr="00D22086">
        <w:rPr>
          <w:rFonts w:ascii="Fb Fontext" w:hAnsi="Fb Fontext"/>
          <w:spacing w:val="-2"/>
          <w:rtl/>
        </w:rPr>
        <w:t xml:space="preserve"> </w:t>
      </w:r>
      <w:r w:rsidRPr="00D22086">
        <w:rPr>
          <w:rFonts w:ascii="Fb Fontext" w:hAnsi="Fb Fontext" w:hint="cs"/>
          <w:spacing w:val="-2"/>
          <w:rtl/>
        </w:rPr>
        <w:t>ימים</w:t>
      </w:r>
      <w:r w:rsidRPr="00D22086">
        <w:rPr>
          <w:rFonts w:ascii="Fb Fontext" w:hAnsi="Fb Fontext"/>
          <w:spacing w:val="-2"/>
          <w:rtl/>
        </w:rPr>
        <w:t xml:space="preserve"> </w:t>
      </w:r>
      <w:r w:rsidRPr="00D22086">
        <w:rPr>
          <w:rFonts w:ascii="Fb Fontext" w:hAnsi="Fb Fontext" w:hint="cs"/>
          <w:spacing w:val="-2"/>
          <w:rtl/>
        </w:rPr>
        <w:t>וקדש</w:t>
      </w:r>
      <w:r w:rsidRPr="00D22086">
        <w:rPr>
          <w:rFonts w:ascii="Fb Fontext" w:hAnsi="Fb Fontext"/>
          <w:spacing w:val="-2"/>
          <w:rtl/>
        </w:rPr>
        <w:t xml:space="preserve"> </w:t>
      </w:r>
      <w:r w:rsidRPr="00D22086">
        <w:rPr>
          <w:rFonts w:ascii="Fb Fontext" w:hAnsi="Fb Fontext" w:hint="cs"/>
          <w:spacing w:val="-2"/>
          <w:rtl/>
        </w:rPr>
        <w:t>ח</w:t>
      </w:r>
      <w:r w:rsidR="00FD1DD3" w:rsidRPr="00D22086">
        <w:rPr>
          <w:rFonts w:ascii="Fb Fontext" w:hAnsi="Fb Fontext" w:hint="cs"/>
          <w:spacing w:val="-2"/>
          <w:rtl/>
        </w:rPr>
        <w:t>ו</w:t>
      </w:r>
      <w:r w:rsidRPr="00D22086">
        <w:rPr>
          <w:rFonts w:ascii="Fb Fontext" w:hAnsi="Fb Fontext" w:hint="cs"/>
          <w:spacing w:val="-2"/>
          <w:rtl/>
        </w:rPr>
        <w:t>דש</w:t>
      </w:r>
      <w:r w:rsidRPr="00D22086">
        <w:rPr>
          <w:rFonts w:ascii="Fb Fontext" w:hAnsi="Fb Fontext"/>
          <w:spacing w:val="-2"/>
          <w:rtl/>
        </w:rPr>
        <w:t xml:space="preserve"> </w:t>
      </w:r>
      <w:r w:rsidRPr="00D22086">
        <w:rPr>
          <w:rFonts w:ascii="Fb Fontext" w:hAnsi="Fb Fontext" w:hint="cs"/>
          <w:spacing w:val="-2"/>
          <w:rtl/>
        </w:rPr>
        <w:t>ועצרת,</w:t>
      </w:r>
      <w:r w:rsidRPr="00D22086">
        <w:rPr>
          <w:rFonts w:ascii="Fb Fontext" w:hAnsi="Fb Fontext"/>
          <w:spacing w:val="-2"/>
          <w:rtl/>
        </w:rPr>
        <w:t xml:space="preserve"> </w:t>
      </w:r>
      <w:r w:rsidR="00B44C99" w:rsidRPr="00D22086">
        <w:rPr>
          <w:rFonts w:ascii="Fb Fontext" w:hAnsi="Fb Fontext" w:hint="cs"/>
          <w:spacing w:val="-2"/>
          <w:rtl/>
        </w:rPr>
        <w:t xml:space="preserve">והיינו </w:t>
      </w:r>
      <w:r w:rsidRPr="00D22086">
        <w:rPr>
          <w:rFonts w:ascii="Fb Fontext" w:hAnsi="Fb Fontext" w:hint="cs"/>
          <w:spacing w:val="-2"/>
          <w:rtl/>
        </w:rPr>
        <w:t>למנויי</w:t>
      </w:r>
      <w:r w:rsidR="00FD1DD3" w:rsidRPr="00D22086">
        <w:rPr>
          <w:rFonts w:ascii="Fb Fontext" w:hAnsi="Fb Fontext" w:hint="cs"/>
          <w:spacing w:val="-2"/>
          <w:rtl/>
        </w:rPr>
        <w:t>ה</w:t>
      </w:r>
      <w:r w:rsidR="00B44C99" w:rsidRPr="00D22086">
        <w:rPr>
          <w:rFonts w:ascii="Fb Fontext" w:hAnsi="Fb Fontext" w:hint="cs"/>
          <w:spacing w:val="-2"/>
          <w:rtl/>
        </w:rPr>
        <w:t>,</w:t>
      </w:r>
    </w:p>
    <w:p w14:paraId="4AD23BBD" w14:textId="6F77A3A4" w:rsidR="00731582" w:rsidRDefault="00FD1DD3" w:rsidP="0010357F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ומתרצים</w:t>
      </w:r>
      <w:r w:rsidR="00731582">
        <w:rPr>
          <w:rtl/>
        </w:rPr>
        <w:t>:</w:t>
      </w:r>
    </w:p>
    <w:p w14:paraId="23EEB116" w14:textId="59632012" w:rsidR="00FD1DD3" w:rsidRPr="00557887" w:rsidRDefault="004C0AAB" w:rsidP="00557887">
      <w:pPr>
        <w:spacing w:after="60"/>
        <w:rPr>
          <w:rStyle w:val="affc"/>
          <w:rFonts w:ascii="BA Fontov Regular" w:hAnsi="BA Fontov Regular"/>
          <w:spacing w:val="-2"/>
          <w:sz w:val="18"/>
          <w:szCs w:val="14"/>
          <w:rtl/>
        </w:rPr>
      </w:pPr>
      <w:r w:rsidRPr="00D22086">
        <w:rPr>
          <w:rFonts w:hint="cs"/>
          <w:spacing w:val="-2"/>
          <w:rtl/>
        </w:rPr>
        <w:t>שמצוה</w:t>
      </w:r>
      <w:r w:rsidRPr="00D22086">
        <w:rPr>
          <w:spacing w:val="-2"/>
          <w:rtl/>
        </w:rPr>
        <w:t xml:space="preserve"> </w:t>
      </w:r>
      <w:r w:rsidRPr="00D22086">
        <w:rPr>
          <w:rFonts w:hint="cs"/>
          <w:spacing w:val="-2"/>
          <w:rtl/>
        </w:rPr>
        <w:t>למנות ימים</w:t>
      </w:r>
      <w:r w:rsidRPr="00D22086">
        <w:rPr>
          <w:rStyle w:val="af4"/>
          <w:spacing w:val="-2"/>
          <w:rtl/>
        </w:rPr>
        <w:t xml:space="preserve"> </w:t>
      </w:r>
      <w:r w:rsidR="00FD1DD3" w:rsidRPr="00D22086">
        <w:rPr>
          <w:rFonts w:cs="PFT_Frank" w:hint="cs"/>
          <w:b/>
          <w:bCs/>
          <w:spacing w:val="-2"/>
          <w:szCs w:val="14"/>
          <w:rtl/>
        </w:rPr>
        <w:t>ו</w:t>
      </w:r>
      <w:r w:rsidRPr="00D22086">
        <w:rPr>
          <w:rFonts w:cs="PFT_Frank" w:hint="cs"/>
          <w:b/>
          <w:bCs/>
          <w:spacing w:val="-2"/>
          <w:szCs w:val="14"/>
          <w:rtl/>
        </w:rPr>
        <w:t>שבועות</w:t>
      </w:r>
      <w:r w:rsidRPr="00D22086">
        <w:rPr>
          <w:rStyle w:val="affe"/>
          <w:spacing w:val="-2"/>
          <w:rtl/>
        </w:rPr>
        <w:t xml:space="preserve"> </w:t>
      </w:r>
      <w:r w:rsidR="00FD1DD3" w:rsidRPr="00D22086">
        <w:rPr>
          <w:rStyle w:val="affe"/>
          <w:rFonts w:hint="cs"/>
          <w:spacing w:val="-2"/>
          <w:rtl/>
        </w:rPr>
        <w:t>וא</w:t>
      </w:r>
      <w:r w:rsidR="00FD1DD3" w:rsidRPr="00D22086">
        <w:rPr>
          <w:rStyle w:val="affe"/>
          <w:spacing w:val="-2"/>
          <w:rtl/>
        </w:rPr>
        <w:t xml:space="preserve">"כ </w:t>
      </w:r>
      <w:r w:rsidR="00FD1DD3" w:rsidRPr="00D22086">
        <w:rPr>
          <w:rStyle w:val="affe"/>
          <w:rFonts w:hint="cs"/>
          <w:spacing w:val="-2"/>
          <w:rtl/>
        </w:rPr>
        <w:t>'מנוייה'</w:t>
      </w:r>
      <w:r w:rsidR="00FD1DD3" w:rsidRPr="00D22086">
        <w:rPr>
          <w:rStyle w:val="affe"/>
          <w:spacing w:val="-2"/>
          <w:rtl/>
        </w:rPr>
        <w:t xml:space="preserve"> ה</w:t>
      </w:r>
      <w:r w:rsidR="00FD1DD3" w:rsidRPr="00D22086">
        <w:rPr>
          <w:rStyle w:val="affe"/>
          <w:rFonts w:hint="cs"/>
          <w:spacing w:val="-2"/>
          <w:rtl/>
        </w:rPr>
        <w:t>ם</w:t>
      </w:r>
      <w:r w:rsidR="00FD1DD3" w:rsidRPr="00D22086">
        <w:rPr>
          <w:rStyle w:val="affe"/>
          <w:spacing w:val="-2"/>
          <w:rtl/>
        </w:rPr>
        <w:t xml:space="preserve"> גם שבועי,</w:t>
      </w:r>
    </w:p>
    <w:p w14:paraId="0F5ECDA0" w14:textId="7CC75BFE" w:rsidR="00731582" w:rsidRDefault="004C0AAB" w:rsidP="00557887">
      <w:pPr>
        <w:pStyle w:val="36"/>
        <w:framePr w:wrap="notBeside"/>
        <w:spacing w:after="60" w:line="220" w:lineRule="exact"/>
        <w:jc w:val="both"/>
        <w:rPr>
          <w:rtl/>
        </w:rPr>
      </w:pPr>
      <w:r w:rsidRPr="00557887">
        <w:rPr>
          <w:rFonts w:hint="cs"/>
          <w:sz w:val="16"/>
          <w:szCs w:val="16"/>
          <w:rtl/>
        </w:rPr>
        <w:t>ב</w:t>
      </w:r>
      <w:r w:rsidRPr="00557887">
        <w:rPr>
          <w:sz w:val="16"/>
          <w:szCs w:val="16"/>
          <w:rtl/>
        </w:rPr>
        <w:t>.</w:t>
      </w:r>
      <w:r w:rsidRPr="00557887">
        <w:rPr>
          <w:rtl/>
        </w:rPr>
        <w:t xml:space="preserve"> ד</w:t>
      </w:r>
      <w:r w:rsidRPr="00557887">
        <w:rPr>
          <w:rFonts w:hint="eastAsia"/>
          <w:rtl/>
        </w:rPr>
        <w:t>ראב</w:t>
      </w:r>
      <w:r w:rsidRPr="00557887">
        <w:rPr>
          <w:rtl/>
        </w:rPr>
        <w:t>"</w:t>
      </w:r>
      <w:r w:rsidRPr="00557887">
        <w:rPr>
          <w:rFonts w:hint="eastAsia"/>
          <w:rtl/>
        </w:rPr>
        <w:t>י</w:t>
      </w:r>
      <w:r w:rsidR="00731582">
        <w:rPr>
          <w:rFonts w:hint="cs"/>
          <w:rtl/>
        </w:rPr>
        <w:t>:</w:t>
      </w:r>
    </w:p>
    <w:p w14:paraId="6B0633B8" w14:textId="77777777" w:rsidR="00C0473D" w:rsidRDefault="00557887" w:rsidP="00557887">
      <w:pPr>
        <w:rPr>
          <w:rtl/>
        </w:rPr>
      </w:pPr>
      <w:r>
        <w:rPr>
          <w:rStyle w:val="affe"/>
          <w:rFonts w:hint="cs"/>
          <w:rtl/>
        </w:rPr>
        <w:t>אמר</w:t>
      </w:r>
      <w:r w:rsidR="00CC34AB" w:rsidRPr="00397452">
        <w:rPr>
          <w:rStyle w:val="affe"/>
          <w:rtl/>
        </w:rPr>
        <w:t xml:space="preserve"> </w:t>
      </w:r>
      <w:r w:rsidR="00CC34AB" w:rsidRPr="00397452">
        <w:rPr>
          <w:rStyle w:val="affe"/>
          <w:rFonts w:hint="cs"/>
          <w:rtl/>
        </w:rPr>
        <w:t>בעצרת</w:t>
      </w:r>
      <w:r w:rsidR="00CC34AB" w:rsidRPr="00A824E4">
        <w:rPr>
          <w:rStyle w:val="af4"/>
          <w:rFonts w:hint="cs"/>
          <w:rtl/>
        </w:rPr>
        <w:t xml:space="preserve"> </w:t>
      </w:r>
      <w:r w:rsidR="004C0AAB" w:rsidRPr="00A824E4">
        <w:rPr>
          <w:rStyle w:val="af4"/>
          <w:rFonts w:hint="cs"/>
          <w:rtl/>
        </w:rPr>
        <w:t>'וקראתם'</w:t>
      </w:r>
      <w:r w:rsidR="00FD1DD3">
        <w:rPr>
          <w:rStyle w:val="af4"/>
          <w:rFonts w:hint="cs"/>
          <w:rtl/>
        </w:rPr>
        <w:t xml:space="preserve">.. </w:t>
      </w:r>
      <w:r w:rsidR="00FD1DD3" w:rsidRPr="00397452">
        <w:rPr>
          <w:rStyle w:val="affe"/>
          <w:rFonts w:hint="cs"/>
          <w:rtl/>
        </w:rPr>
        <w:t>וסמיך</w:t>
      </w:r>
      <w:r w:rsidR="004C0AAB" w:rsidRPr="00A824E4">
        <w:rPr>
          <w:rStyle w:val="af4"/>
          <w:rtl/>
        </w:rPr>
        <w:t xml:space="preserve"> </w:t>
      </w:r>
      <w:r w:rsidR="004C0AAB" w:rsidRPr="0063694C">
        <w:rPr>
          <w:rStyle w:val="af4"/>
          <w:rFonts w:hint="cs"/>
          <w:rtl/>
        </w:rPr>
        <w:t>'ובק</w:t>
      </w:r>
      <w:r w:rsidR="00FD1DD3">
        <w:rPr>
          <w:rStyle w:val="af4"/>
          <w:rFonts w:hint="cs"/>
          <w:rtl/>
        </w:rPr>
        <w:t>ו</w:t>
      </w:r>
      <w:r w:rsidR="004C0AAB" w:rsidRPr="0063694C">
        <w:rPr>
          <w:rStyle w:val="af4"/>
          <w:rFonts w:hint="cs"/>
          <w:rtl/>
        </w:rPr>
        <w:t>צרכם'</w:t>
      </w:r>
      <w:r w:rsidR="00FD1DD3">
        <w:rPr>
          <w:rStyle w:val="af4"/>
          <w:rFonts w:hint="cs"/>
          <w:rtl/>
        </w:rPr>
        <w:t xml:space="preserve"> </w:t>
      </w:r>
      <w:r w:rsidR="00FD1DD3" w:rsidRPr="00397452">
        <w:rPr>
          <w:rtl/>
        </w:rPr>
        <w:t>-</w:t>
      </w:r>
      <w:r w:rsidR="00CC34AB" w:rsidRPr="006F178A">
        <w:rPr>
          <w:rtl/>
        </w:rPr>
        <w:t xml:space="preserve"> </w:t>
      </w:r>
      <w:r w:rsidR="004C0AAB" w:rsidRPr="006F178A">
        <w:rPr>
          <w:rFonts w:hint="cs"/>
          <w:rtl/>
        </w:rPr>
        <w:t>חג</w:t>
      </w:r>
      <w:r w:rsidR="004C0AAB" w:rsidRPr="006F178A">
        <w:rPr>
          <w:rtl/>
        </w:rPr>
        <w:t xml:space="preserve"> </w:t>
      </w:r>
      <w:r w:rsidR="004C0AAB" w:rsidRPr="006F178A">
        <w:rPr>
          <w:rFonts w:hint="cs"/>
          <w:rtl/>
        </w:rPr>
        <w:t>שאתה</w:t>
      </w:r>
      <w:r w:rsidR="004C0AAB" w:rsidRPr="006F178A">
        <w:rPr>
          <w:rtl/>
        </w:rPr>
        <w:t xml:space="preserve"> </w:t>
      </w:r>
      <w:r w:rsidR="004C0AAB" w:rsidRPr="006F178A">
        <w:rPr>
          <w:rFonts w:hint="cs"/>
          <w:rtl/>
        </w:rPr>
        <w:t>קורא</w:t>
      </w:r>
      <w:r w:rsidR="004C0AAB" w:rsidRPr="006F178A">
        <w:rPr>
          <w:rtl/>
        </w:rPr>
        <w:t xml:space="preserve"> </w:t>
      </w:r>
      <w:r w:rsidR="004C0AAB" w:rsidRPr="006F178A">
        <w:rPr>
          <w:rFonts w:hint="cs"/>
          <w:rtl/>
        </w:rPr>
        <w:t>וקוצר</w:t>
      </w:r>
      <w:r w:rsidR="004C0AAB" w:rsidRPr="006F178A">
        <w:rPr>
          <w:rtl/>
        </w:rPr>
        <w:t xml:space="preserve"> </w:t>
      </w:r>
      <w:r w:rsidR="004C0AAB" w:rsidRPr="006F178A">
        <w:rPr>
          <w:rFonts w:hint="cs"/>
          <w:rtl/>
        </w:rPr>
        <w:t>בו</w:t>
      </w:r>
      <w:r w:rsidR="004C0AAB" w:rsidRPr="006F178A">
        <w:rPr>
          <w:rtl/>
        </w:rPr>
        <w:t xml:space="preserve"> </w:t>
      </w:r>
      <w:r w:rsidR="00CC34AB">
        <w:rPr>
          <w:rFonts w:hint="cs"/>
          <w:rtl/>
        </w:rPr>
        <w:t>- ו</w:t>
      </w:r>
      <w:r w:rsidR="004C0AAB" w:rsidRPr="006F178A">
        <w:rPr>
          <w:rFonts w:hint="cs"/>
          <w:rtl/>
        </w:rPr>
        <w:t>ביו</w:t>
      </w:r>
      <w:r w:rsidR="004C0AAB" w:rsidRPr="006F178A">
        <w:rPr>
          <w:rtl/>
        </w:rPr>
        <w:t>"</w:t>
      </w:r>
      <w:r w:rsidR="004C0AAB" w:rsidRPr="006F178A">
        <w:rPr>
          <w:rFonts w:hint="cs"/>
          <w:rtl/>
        </w:rPr>
        <w:t>ט אסור</w:t>
      </w:r>
      <w:r w:rsidR="00CC34AB">
        <w:rPr>
          <w:rFonts w:hint="cs"/>
          <w:rtl/>
        </w:rPr>
        <w:t>,</w:t>
      </w:r>
      <w:r w:rsidR="004C0AAB" w:rsidRPr="006F178A">
        <w:rPr>
          <w:rFonts w:hint="cs"/>
          <w:rtl/>
        </w:rPr>
        <w:t xml:space="preserve"> </w:t>
      </w:r>
      <w:r w:rsidR="004C0AAB" w:rsidRPr="005E6BC8">
        <w:rPr>
          <w:rFonts w:cs="PFT_Frank" w:hint="cs"/>
          <w:b/>
          <w:bCs/>
          <w:szCs w:val="14"/>
          <w:rtl/>
        </w:rPr>
        <w:t>אלא</w:t>
      </w:r>
      <w:r w:rsidR="004C0AAB" w:rsidRPr="005E6BC8">
        <w:rPr>
          <w:rFonts w:cs="PFT_Frank"/>
          <w:b/>
          <w:bCs/>
          <w:szCs w:val="14"/>
          <w:rtl/>
        </w:rPr>
        <w:t xml:space="preserve"> </w:t>
      </w:r>
      <w:r w:rsidR="004C0AAB" w:rsidRPr="005E6BC8">
        <w:rPr>
          <w:rFonts w:cs="PFT_Frank" w:hint="cs"/>
          <w:b/>
          <w:bCs/>
          <w:szCs w:val="14"/>
          <w:rtl/>
        </w:rPr>
        <w:t>לתשלומין</w:t>
      </w:r>
      <w:r w:rsidR="00CC34AB">
        <w:rPr>
          <w:rFonts w:hint="cs"/>
          <w:rtl/>
        </w:rPr>
        <w:t>.</w:t>
      </w:r>
    </w:p>
    <w:p w14:paraId="6937C746" w14:textId="2B2CA6C2" w:rsidR="00731582" w:rsidRDefault="00CC34AB" w:rsidP="0010357F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ואיצטריך דר</w:t>
      </w:r>
      <w:r w:rsidRPr="0087008C">
        <w:rPr>
          <w:rtl/>
        </w:rPr>
        <w:t>"</w:t>
      </w:r>
      <w:r w:rsidRPr="0087008C">
        <w:rPr>
          <w:rFonts w:hint="cs"/>
          <w:rtl/>
        </w:rPr>
        <w:t>א</w:t>
      </w:r>
      <w:r w:rsidR="00731582">
        <w:rPr>
          <w:rFonts w:hint="cs"/>
          <w:rtl/>
        </w:rPr>
        <w:t>:</w:t>
      </w:r>
    </w:p>
    <w:p w14:paraId="2600BD3F" w14:textId="77777777" w:rsidR="00C0473D" w:rsidRDefault="00CC34AB" w:rsidP="00557887">
      <w:pPr>
        <w:spacing w:after="60"/>
        <w:rPr>
          <w:rStyle w:val="affc"/>
          <w:spacing w:val="-4"/>
          <w:rtl/>
        </w:rPr>
      </w:pPr>
      <w:r w:rsidRPr="00557887">
        <w:rPr>
          <w:rFonts w:hint="cs"/>
          <w:spacing w:val="-4"/>
          <w:rtl/>
        </w:rPr>
        <w:t xml:space="preserve">לתשלומין </w:t>
      </w:r>
      <w:r w:rsidRPr="00557887">
        <w:rPr>
          <w:rFonts w:cs="PFT_Frank" w:hint="cs"/>
          <w:b/>
          <w:bCs/>
          <w:spacing w:val="-4"/>
          <w:szCs w:val="14"/>
          <w:rtl/>
        </w:rPr>
        <w:t>שבעה</w:t>
      </w:r>
      <w:r w:rsidRPr="00557887">
        <w:rPr>
          <w:rFonts w:hint="cs"/>
          <w:spacing w:val="-4"/>
          <w:rtl/>
        </w:rPr>
        <w:t xml:space="preserve"> כ'מצות', </w:t>
      </w:r>
      <w:r w:rsidR="00557887" w:rsidRPr="00557887">
        <w:rPr>
          <w:rStyle w:val="affc"/>
          <w:rFonts w:hint="cs"/>
          <w:spacing w:val="-4"/>
          <w:rtl/>
        </w:rPr>
        <w:t>דראב''י:</w:t>
      </w:r>
      <w:r w:rsidR="00557887" w:rsidRPr="00557887">
        <w:rPr>
          <w:rFonts w:cs="PFT_Frank" w:hint="cs"/>
          <w:b/>
          <w:bCs/>
          <w:spacing w:val="-4"/>
          <w:szCs w:val="14"/>
          <w:rtl/>
        </w:rPr>
        <w:t xml:space="preserve"> </w:t>
      </w:r>
      <w:r w:rsidR="004C0AAB" w:rsidRPr="00557887">
        <w:rPr>
          <w:rFonts w:cs="PFT_Frank" w:hint="cs"/>
          <w:b/>
          <w:bCs/>
          <w:spacing w:val="-4"/>
          <w:szCs w:val="14"/>
          <w:rtl/>
        </w:rPr>
        <w:t>אסור</w:t>
      </w:r>
      <w:r w:rsidRPr="00557887">
        <w:rPr>
          <w:rFonts w:cs="PFT_Frank" w:hint="cs"/>
          <w:b/>
          <w:bCs/>
          <w:spacing w:val="-4"/>
          <w:szCs w:val="14"/>
          <w:rtl/>
        </w:rPr>
        <w:t>ים</w:t>
      </w:r>
      <w:r w:rsidR="004C0AAB" w:rsidRPr="00557887">
        <w:rPr>
          <w:spacing w:val="-4"/>
          <w:rtl/>
        </w:rPr>
        <w:t xml:space="preserve"> </w:t>
      </w:r>
      <w:r w:rsidR="004C0AAB" w:rsidRPr="00557887">
        <w:rPr>
          <w:rFonts w:hint="cs"/>
          <w:spacing w:val="-4"/>
          <w:rtl/>
        </w:rPr>
        <w:t>במלאכה</w:t>
      </w:r>
      <w:r w:rsidR="004C0AAB" w:rsidRPr="00557887">
        <w:rPr>
          <w:spacing w:val="-4"/>
          <w:rtl/>
        </w:rPr>
        <w:t xml:space="preserve"> </w:t>
      </w:r>
      <w:r w:rsidR="004C0AAB" w:rsidRPr="00557887">
        <w:rPr>
          <w:rStyle w:val="af4"/>
          <w:rFonts w:hint="cs"/>
          <w:spacing w:val="-4"/>
          <w:rtl/>
        </w:rPr>
        <w:t>כ</w:t>
      </w:r>
      <w:r w:rsidRPr="00557887">
        <w:rPr>
          <w:rStyle w:val="af4"/>
          <w:rFonts w:hint="cs"/>
          <w:spacing w:val="-4"/>
          <w:rtl/>
        </w:rPr>
        <w:t>'</w:t>
      </w:r>
      <w:r w:rsidR="004C0AAB" w:rsidRPr="00557887">
        <w:rPr>
          <w:rStyle w:val="af4"/>
          <w:rFonts w:hint="cs"/>
          <w:spacing w:val="-4"/>
          <w:rtl/>
        </w:rPr>
        <w:t>בחג</w:t>
      </w:r>
      <w:r w:rsidR="004C0AAB" w:rsidRPr="00557887">
        <w:rPr>
          <w:rStyle w:val="af4"/>
          <w:spacing w:val="-4"/>
          <w:rtl/>
        </w:rPr>
        <w:t xml:space="preserve"> </w:t>
      </w:r>
      <w:r w:rsidR="004C0AAB" w:rsidRPr="00557887">
        <w:rPr>
          <w:rStyle w:val="af4"/>
          <w:rFonts w:hint="cs"/>
          <w:spacing w:val="-4"/>
          <w:rtl/>
        </w:rPr>
        <w:t>המצות</w:t>
      </w:r>
      <w:r w:rsidRPr="00557887">
        <w:rPr>
          <w:rStyle w:val="af4"/>
          <w:rFonts w:hint="cs"/>
          <w:spacing w:val="-4"/>
          <w:rtl/>
        </w:rPr>
        <w:t>'</w:t>
      </w:r>
      <w:r w:rsidR="00902F00" w:rsidRPr="00557887">
        <w:rPr>
          <w:rStyle w:val="af4"/>
          <w:rFonts w:hint="cs"/>
          <w:spacing w:val="-4"/>
          <w:rtl/>
        </w:rPr>
        <w:t>.</w:t>
      </w:r>
    </w:p>
    <w:p w14:paraId="2F03ADCA" w14:textId="67FB127A" w:rsidR="00731582" w:rsidRDefault="004C0AAB" w:rsidP="0010357F">
      <w:pPr>
        <w:pStyle w:val="36"/>
        <w:framePr w:wrap="notBeside"/>
        <w:rPr>
          <w:rtl/>
        </w:rPr>
      </w:pPr>
      <w:r w:rsidRPr="00557887">
        <w:rPr>
          <w:rFonts w:hint="cs"/>
          <w:sz w:val="18"/>
          <w:szCs w:val="18"/>
          <w:rtl/>
        </w:rPr>
        <w:t>ג</w:t>
      </w:r>
      <w:r w:rsidRPr="00557887">
        <w:rPr>
          <w:sz w:val="18"/>
          <w:szCs w:val="18"/>
          <w:rtl/>
        </w:rPr>
        <w:t>.</w:t>
      </w:r>
      <w:r w:rsidRPr="0087008C">
        <w:rPr>
          <w:rFonts w:hint="cs"/>
          <w:rtl/>
        </w:rPr>
        <w:t xml:space="preserve"> </w:t>
      </w:r>
      <w:r w:rsidRPr="0087008C">
        <w:rPr>
          <w:rtl/>
        </w:rPr>
        <w:t>ר"ל</w:t>
      </w:r>
      <w:r w:rsidR="00731582">
        <w:rPr>
          <w:rtl/>
        </w:rPr>
        <w:t>:</w:t>
      </w:r>
    </w:p>
    <w:p w14:paraId="62B5539D" w14:textId="1BE4AE69" w:rsidR="004C0AAB" w:rsidRPr="006F178A" w:rsidRDefault="00CC34AB" w:rsidP="00A07C53">
      <w:pPr>
        <w:rPr>
          <w:rtl/>
        </w:rPr>
      </w:pPr>
      <w:r w:rsidRPr="00AF4D47">
        <w:rPr>
          <w:rStyle w:val="affe"/>
          <w:rFonts w:hint="cs"/>
          <w:rtl/>
        </w:rPr>
        <w:t>בעצרת</w:t>
      </w:r>
      <w:r w:rsidRPr="00A824E4">
        <w:rPr>
          <w:rStyle w:val="af4"/>
          <w:rFonts w:hint="cs"/>
          <w:rtl/>
        </w:rPr>
        <w:t xml:space="preserve"> </w:t>
      </w:r>
      <w:r w:rsidR="004C0AAB" w:rsidRPr="00A824E4">
        <w:rPr>
          <w:rStyle w:val="af4"/>
          <w:rFonts w:hint="cs"/>
          <w:rtl/>
        </w:rPr>
        <w:t>'</w:t>
      </w:r>
      <w:r w:rsidR="004C0AAB" w:rsidRPr="00A824E4">
        <w:rPr>
          <w:rStyle w:val="af4"/>
          <w:rtl/>
        </w:rPr>
        <w:t>וחג הקציר</w:t>
      </w:r>
      <w:r w:rsidR="004C0AAB" w:rsidRPr="00A824E4">
        <w:rPr>
          <w:rStyle w:val="af4"/>
          <w:rFonts w:hint="cs"/>
          <w:rtl/>
        </w:rPr>
        <w:t>'</w:t>
      </w:r>
      <w:r w:rsidR="004C0AAB" w:rsidRPr="00A824E4">
        <w:rPr>
          <w:rStyle w:val="af4"/>
          <w:rtl/>
        </w:rPr>
        <w:t xml:space="preserve"> </w:t>
      </w:r>
      <w:r>
        <w:rPr>
          <w:rFonts w:hint="cs"/>
          <w:rtl/>
        </w:rPr>
        <w:t xml:space="preserve">- חג </w:t>
      </w:r>
      <w:r w:rsidR="004C0AAB">
        <w:rPr>
          <w:rtl/>
        </w:rPr>
        <w:t>שאתה חוגג וקוצר בו</w:t>
      </w:r>
      <w:r>
        <w:rPr>
          <w:rFonts w:hint="cs"/>
          <w:rtl/>
        </w:rPr>
        <w:t xml:space="preserve"> -ו</w:t>
      </w:r>
      <w:r w:rsidR="004C0AAB" w:rsidRPr="006F178A">
        <w:rPr>
          <w:rFonts w:hint="cs"/>
          <w:rtl/>
        </w:rPr>
        <w:t>ביו</w:t>
      </w:r>
      <w:r>
        <w:rPr>
          <w:rFonts w:hint="cs"/>
          <w:rtl/>
        </w:rPr>
        <w:t>"</w:t>
      </w:r>
      <w:r w:rsidR="004C0AAB" w:rsidRPr="006F178A">
        <w:rPr>
          <w:rFonts w:hint="cs"/>
          <w:rtl/>
        </w:rPr>
        <w:t>ט אסור</w:t>
      </w:r>
      <w:r>
        <w:rPr>
          <w:rFonts w:hint="cs"/>
          <w:rtl/>
        </w:rPr>
        <w:t>,</w:t>
      </w:r>
      <w:r w:rsidR="004C0AAB" w:rsidRPr="006F178A">
        <w:rPr>
          <w:rFonts w:hint="cs"/>
          <w:rtl/>
        </w:rPr>
        <w:t xml:space="preserve"> </w:t>
      </w:r>
      <w:r w:rsidR="004C0AAB" w:rsidRPr="005E6BC8">
        <w:rPr>
          <w:rFonts w:cs="PFT_Frank" w:hint="cs"/>
          <w:b/>
          <w:bCs/>
          <w:szCs w:val="14"/>
          <w:rtl/>
        </w:rPr>
        <w:t>אלא</w:t>
      </w:r>
      <w:r w:rsidR="004C0AAB" w:rsidRPr="005E6BC8">
        <w:rPr>
          <w:rFonts w:cs="PFT_Frank"/>
          <w:b/>
          <w:bCs/>
          <w:szCs w:val="14"/>
          <w:rtl/>
        </w:rPr>
        <w:t xml:space="preserve"> </w:t>
      </w:r>
      <w:r w:rsidR="004C0AAB" w:rsidRPr="005E6BC8">
        <w:rPr>
          <w:rFonts w:cs="PFT_Frank" w:hint="cs"/>
          <w:b/>
          <w:bCs/>
          <w:szCs w:val="14"/>
          <w:rtl/>
        </w:rPr>
        <w:t>לתשלומין</w:t>
      </w:r>
      <w:r w:rsidRPr="005E6BC8">
        <w:rPr>
          <w:rFonts w:cs="PFT_Frank"/>
          <w:b/>
          <w:bCs/>
          <w:szCs w:val="14"/>
          <w:rtl/>
        </w:rPr>
        <w:t>.</w:t>
      </w:r>
    </w:p>
    <w:p w14:paraId="11940FCD" w14:textId="71336300" w:rsidR="00731582" w:rsidRDefault="003C370D" w:rsidP="0010357F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ו</w:t>
      </w:r>
      <w:r w:rsidR="004C0AAB" w:rsidRPr="0087008C">
        <w:rPr>
          <w:rFonts w:hint="eastAsia"/>
          <w:rtl/>
        </w:rPr>
        <w:t>ד</w:t>
      </w:r>
      <w:r w:rsidRPr="0087008C">
        <w:rPr>
          <w:rFonts w:hint="cs"/>
          <w:rtl/>
        </w:rPr>
        <w:t xml:space="preserve">חאו </w:t>
      </w:r>
      <w:r w:rsidR="004C0AAB" w:rsidRPr="0087008C">
        <w:rPr>
          <w:rFonts w:hint="eastAsia"/>
          <w:rtl/>
        </w:rPr>
        <w:t>רי</w:t>
      </w:r>
      <w:r w:rsidR="004C0AAB" w:rsidRPr="0087008C">
        <w:rPr>
          <w:rtl/>
        </w:rPr>
        <w:t>"</w:t>
      </w:r>
      <w:r w:rsidR="004C0AAB" w:rsidRPr="0087008C">
        <w:rPr>
          <w:rFonts w:hint="eastAsia"/>
          <w:rtl/>
        </w:rPr>
        <w:t>ו</w:t>
      </w:r>
      <w:r w:rsidR="00731582">
        <w:rPr>
          <w:rtl/>
        </w:rPr>
        <w:t>:</w:t>
      </w:r>
    </w:p>
    <w:p w14:paraId="21C34D23" w14:textId="77777777" w:rsidR="00C0473D" w:rsidRDefault="004D7787" w:rsidP="00A07C53">
      <w:pPr>
        <w:rPr>
          <w:rtl/>
        </w:rPr>
      </w:pPr>
      <w:r w:rsidRPr="007B4B7C">
        <w:rPr>
          <w:rStyle w:val="affe"/>
          <w:rFonts w:hint="cs"/>
          <w:rtl/>
        </w:rPr>
        <w:t>שבסוכות</w:t>
      </w:r>
      <w:r w:rsidRPr="007B4B7C">
        <w:rPr>
          <w:rStyle w:val="affe"/>
          <w:rtl/>
        </w:rPr>
        <w:t xml:space="preserve"> </w:t>
      </w:r>
      <w:r w:rsidR="004C0AAB" w:rsidRPr="00A824E4">
        <w:rPr>
          <w:rStyle w:val="af4"/>
          <w:rFonts w:hint="cs"/>
          <w:rtl/>
        </w:rPr>
        <w:t>'</w:t>
      </w:r>
      <w:r w:rsidR="004C0AAB" w:rsidRPr="00A824E4">
        <w:rPr>
          <w:rStyle w:val="af4"/>
          <w:rtl/>
        </w:rPr>
        <w:t>חג האסיף</w:t>
      </w:r>
      <w:r w:rsidR="004C0AAB" w:rsidRPr="00A824E4">
        <w:rPr>
          <w:rStyle w:val="af4"/>
          <w:rFonts w:hint="cs"/>
          <w:rtl/>
        </w:rPr>
        <w:t>'</w:t>
      </w:r>
      <w:r w:rsidR="004C0AAB" w:rsidRPr="00A824E4">
        <w:rPr>
          <w:rStyle w:val="af4"/>
          <w:rtl/>
        </w:rPr>
        <w:t xml:space="preserve"> </w:t>
      </w:r>
      <w:r w:rsidR="003C370D">
        <w:rPr>
          <w:rFonts w:hint="cs"/>
          <w:rtl/>
        </w:rPr>
        <w:t>- אסור</w:t>
      </w:r>
      <w:r w:rsidR="004C0AAB">
        <w:rPr>
          <w:rtl/>
        </w:rPr>
        <w:t xml:space="preserve"> </w:t>
      </w:r>
      <w:r w:rsidR="003C370D">
        <w:rPr>
          <w:rFonts w:hint="cs"/>
          <w:rtl/>
        </w:rPr>
        <w:t>ל</w:t>
      </w:r>
      <w:r w:rsidR="004C0AAB">
        <w:rPr>
          <w:rtl/>
        </w:rPr>
        <w:t>אס</w:t>
      </w:r>
      <w:r w:rsidR="003C370D">
        <w:rPr>
          <w:rFonts w:hint="cs"/>
          <w:rtl/>
        </w:rPr>
        <w:t>וף</w:t>
      </w:r>
      <w:r w:rsidR="004C0AAB" w:rsidRPr="006F178A">
        <w:rPr>
          <w:rFonts w:hint="cs"/>
          <w:rtl/>
        </w:rPr>
        <w:t xml:space="preserve"> ביו</w:t>
      </w:r>
      <w:r w:rsidR="004C0AAB" w:rsidRPr="006F178A">
        <w:rPr>
          <w:rtl/>
        </w:rPr>
        <w:t>"</w:t>
      </w:r>
      <w:r w:rsidR="004C0AAB" w:rsidRPr="006F178A">
        <w:rPr>
          <w:rFonts w:hint="cs"/>
          <w:rtl/>
        </w:rPr>
        <w:t>ט וח</w:t>
      </w:r>
      <w:r w:rsidR="003C370D">
        <w:rPr>
          <w:rFonts w:hint="cs"/>
          <w:rtl/>
        </w:rPr>
        <w:t>ו</w:t>
      </w:r>
      <w:r w:rsidR="004C0AAB" w:rsidRPr="006F178A">
        <w:rPr>
          <w:rFonts w:hint="cs"/>
          <w:rtl/>
        </w:rPr>
        <w:t>ה</w:t>
      </w:r>
      <w:r w:rsidR="004C0AAB" w:rsidRPr="006F178A">
        <w:rPr>
          <w:rtl/>
        </w:rPr>
        <w:t>"</w:t>
      </w:r>
      <w:r w:rsidR="004C0AAB" w:rsidRPr="006F178A">
        <w:rPr>
          <w:rFonts w:hint="cs"/>
          <w:rtl/>
        </w:rPr>
        <w:t>מ</w:t>
      </w:r>
    </w:p>
    <w:p w14:paraId="2A7FB53D" w14:textId="0568D515" w:rsidR="004C0AAB" w:rsidRPr="006F178A" w:rsidRDefault="004C0AAB" w:rsidP="00A07C53">
      <w:pPr>
        <w:rPr>
          <w:rtl/>
        </w:rPr>
      </w:pPr>
      <w:r w:rsidRPr="00397452">
        <w:rPr>
          <w:rtl/>
        </w:rPr>
        <w:t>אלא</w:t>
      </w:r>
      <w:r w:rsidRPr="003C370D">
        <w:rPr>
          <w:rtl/>
        </w:rPr>
        <w:t xml:space="preserve"> חג </w:t>
      </w:r>
      <w:r w:rsidR="003C370D" w:rsidRPr="005E6BC8">
        <w:rPr>
          <w:rFonts w:cs="PFT_Frank" w:hint="cs"/>
          <w:b/>
          <w:bCs/>
          <w:szCs w:val="14"/>
          <w:rtl/>
        </w:rPr>
        <w:t>ש</w:t>
      </w:r>
      <w:r w:rsidRPr="005E6BC8">
        <w:rPr>
          <w:rFonts w:cs="PFT_Frank"/>
          <w:b/>
          <w:bCs/>
          <w:szCs w:val="14"/>
          <w:rtl/>
        </w:rPr>
        <w:t>בזמן</w:t>
      </w:r>
      <w:r w:rsidRPr="003C370D">
        <w:rPr>
          <w:rtl/>
        </w:rPr>
        <w:t xml:space="preserve"> אסיפה, </w:t>
      </w:r>
      <w:r w:rsidR="003C370D">
        <w:rPr>
          <w:rFonts w:hint="cs"/>
          <w:rtl/>
        </w:rPr>
        <w:t>ו</w:t>
      </w:r>
      <w:r w:rsidRPr="003C370D">
        <w:rPr>
          <w:rtl/>
        </w:rPr>
        <w:t xml:space="preserve">חג </w:t>
      </w:r>
      <w:r w:rsidR="003C370D" w:rsidRPr="005E6BC8">
        <w:rPr>
          <w:rFonts w:cs="PFT_Frank" w:hint="cs"/>
          <w:b/>
          <w:bCs/>
          <w:szCs w:val="14"/>
          <w:rtl/>
        </w:rPr>
        <w:t>ש</w:t>
      </w:r>
      <w:r w:rsidRPr="005E6BC8">
        <w:rPr>
          <w:rFonts w:cs="PFT_Frank"/>
          <w:b/>
          <w:bCs/>
          <w:szCs w:val="14"/>
          <w:rtl/>
        </w:rPr>
        <w:t>בזמן</w:t>
      </w:r>
      <w:r w:rsidRPr="003C370D">
        <w:rPr>
          <w:rtl/>
        </w:rPr>
        <w:t xml:space="preserve"> קציר</w:t>
      </w:r>
      <w:r w:rsidRPr="006F178A">
        <w:rPr>
          <w:rtl/>
        </w:rPr>
        <w:t>ה.</w:t>
      </w:r>
    </w:p>
    <w:p w14:paraId="6A9D5A2F" w14:textId="1169D2D0" w:rsidR="00697E8B" w:rsidRPr="00F47B68" w:rsidRDefault="00D67AD3" w:rsidP="00F47B68">
      <w:pPr>
        <w:pStyle w:val="afffff"/>
        <w:spacing w:after="0"/>
        <w:rPr>
          <w:rFonts w:ascii="MS Mincho" w:hAnsi="MS Mincho"/>
        </w:rPr>
        <w:pPrChange w:id="90006" w:author="קלוד" w:date="2026-10-08T12:07:40Z">
          <w:pPr>
            <w:pStyle w:val="afff1"/>
            <w:spacing w:after="0"/>
          </w:pPr>
        </w:pPrChange>
      </w:pPr>
      <w:del w:id="90004" w:author="קלוד" w:date="2026-10-08T12:07:40Z">
        <w:r>
          <w:rPr>
            <w:rFonts w:ascii="MS Mincho" w:hAnsi="MS Mincho" w:hint="cs"/>
            <w:rtl/>
          </w:rPr>
          <w:delText xml:space="preserve">****</w:delText>
        </w:r>
      </w:del>
      <w:ins w:id="90005" w:author="קלוד" w:date="2026-10-08T12:07:40Z">
        <w:r>
          <w:rPr>
            <w:color w:val="7B3F00"/>
          </w:rPr>
          <w:t xml:space="preserve">איסור מלאכה בחוה"מ</w:t>
        </w:r>
      </w:ins>
    </w:p>
    <w:p w14:paraId="37CD31BA" w14:textId="092C6F70" w:rsidR="00731582" w:rsidRDefault="004C0AAB" w:rsidP="0010357F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ו</w:t>
      </w:r>
      <w:r w:rsidR="00D55545" w:rsidRPr="0087008C">
        <w:rPr>
          <w:rFonts w:hint="cs"/>
          <w:rtl/>
        </w:rPr>
        <w:t>משמע</w:t>
      </w:r>
      <w:r w:rsidR="00731582">
        <w:rPr>
          <w:rFonts w:hint="cs"/>
          <w:rtl/>
        </w:rPr>
        <w:t>:</w:t>
      </w:r>
    </w:p>
    <w:p w14:paraId="45052B4D" w14:textId="77777777" w:rsidR="00C0473D" w:rsidRDefault="004C0AAB" w:rsidP="00697E8B">
      <w:pPr>
        <w:rPr>
          <w:rFonts w:ascii="Fb Fontext" w:hAnsi="Fb Fontext"/>
          <w:rtl/>
        </w:rPr>
      </w:pPr>
      <w:r w:rsidRPr="00397452">
        <w:rPr>
          <w:rStyle w:val="affc"/>
          <w:rFonts w:hint="cs"/>
          <w:rtl/>
        </w:rPr>
        <w:t>ש</w:t>
      </w:r>
      <w:r w:rsidR="00D55545" w:rsidRPr="00397452">
        <w:rPr>
          <w:rStyle w:val="affc"/>
          <w:rFonts w:hint="cs"/>
          <w:rtl/>
        </w:rPr>
        <w:t>רי</w:t>
      </w:r>
      <w:r w:rsidR="00D55545" w:rsidRPr="00397452">
        <w:rPr>
          <w:rStyle w:val="affc"/>
          <w:rtl/>
        </w:rPr>
        <w:t xml:space="preserve">"ו </w:t>
      </w:r>
      <w:r w:rsidR="00D55545" w:rsidRPr="00397452">
        <w:rPr>
          <w:rStyle w:val="affc"/>
          <w:rFonts w:hint="cs"/>
          <w:rtl/>
        </w:rPr>
        <w:t>ור</w:t>
      </w:r>
      <w:r w:rsidR="00D55545" w:rsidRPr="00397452">
        <w:rPr>
          <w:rStyle w:val="affc"/>
          <w:rtl/>
        </w:rPr>
        <w:t>"ל</w:t>
      </w:r>
      <w:r w:rsidRPr="00397452">
        <w:rPr>
          <w:rStyle w:val="affc"/>
          <w:rtl/>
        </w:rPr>
        <w:t xml:space="preserve"> ס</w:t>
      </w:r>
      <w:r w:rsidR="00D55545" w:rsidRPr="00397452">
        <w:rPr>
          <w:rStyle w:val="affc"/>
          <w:rtl/>
        </w:rPr>
        <w:t>"ל</w:t>
      </w:r>
      <w:r>
        <w:rPr>
          <w:rFonts w:ascii="Fb Fontext" w:hAnsi="Fb Fontext" w:hint="cs"/>
          <w:rtl/>
        </w:rPr>
        <w:t xml:space="preserve"> </w:t>
      </w:r>
      <w:r w:rsidR="00D55545">
        <w:rPr>
          <w:rFonts w:ascii="Fb Fontext" w:hAnsi="Fb Fontext" w:hint="cs"/>
          <w:rtl/>
        </w:rPr>
        <w:t>'</w:t>
      </w:r>
      <w:r>
        <w:rPr>
          <w:rFonts w:ascii="Fb Fontext" w:hAnsi="Fb Fontext" w:hint="cs"/>
          <w:rtl/>
        </w:rPr>
        <w:t>חוה''מ אסור במלאכה</w:t>
      </w:r>
      <w:r w:rsidR="00D55545">
        <w:rPr>
          <w:rFonts w:ascii="Fb Fontext" w:hAnsi="Fb Fontext" w:hint="cs"/>
          <w:rtl/>
        </w:rPr>
        <w:t>'</w:t>
      </w:r>
      <w:r w:rsidR="00D55545" w:rsidRPr="00397452">
        <w:rPr>
          <w:rStyle w:val="affe"/>
          <w:rtl/>
        </w:rPr>
        <w:t xml:space="preserve"> </w:t>
      </w:r>
      <w:r w:rsidR="00D55545" w:rsidRPr="00397452">
        <w:rPr>
          <w:rStyle w:val="affe"/>
          <w:rFonts w:hint="cs"/>
          <w:rtl/>
        </w:rPr>
        <w:t>ויש</w:t>
      </w:r>
      <w:r w:rsidR="00D55545" w:rsidRPr="00397452">
        <w:rPr>
          <w:rStyle w:val="affe"/>
          <w:rtl/>
        </w:rPr>
        <w:t xml:space="preserve"> </w:t>
      </w:r>
      <w:r w:rsidR="00D55545" w:rsidRPr="00397452">
        <w:rPr>
          <w:rStyle w:val="affe"/>
          <w:rFonts w:hint="cs"/>
          <w:rtl/>
        </w:rPr>
        <w:t>סמך</w:t>
      </w:r>
      <w:r w:rsidR="00D55545" w:rsidRPr="00397452">
        <w:rPr>
          <w:rStyle w:val="affe"/>
          <w:rtl/>
        </w:rPr>
        <w:t xml:space="preserve"> </w:t>
      </w:r>
      <w:r w:rsidR="00D55545" w:rsidRPr="00397452">
        <w:rPr>
          <w:rStyle w:val="affe"/>
          <w:rFonts w:hint="cs"/>
          <w:rtl/>
        </w:rPr>
        <w:t>מהתורה</w:t>
      </w:r>
      <w:r w:rsidR="00D55545">
        <w:rPr>
          <w:rFonts w:ascii="Fb Fontext" w:hAnsi="Fb Fontext" w:hint="cs"/>
          <w:rtl/>
        </w:rPr>
        <w:t xml:space="preserve"> -</w:t>
      </w:r>
    </w:p>
    <w:p w14:paraId="6130359B" w14:textId="5C730EA1" w:rsidR="00731582" w:rsidRDefault="00D55545" w:rsidP="0010357F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א. רי"א</w:t>
      </w:r>
      <w:r w:rsidR="00731582">
        <w:rPr>
          <w:rFonts w:hint="cs"/>
          <w:rtl/>
        </w:rPr>
        <w:t>:</w:t>
      </w:r>
    </w:p>
    <w:p w14:paraId="298D4B78" w14:textId="77777777" w:rsidR="00C0473D" w:rsidRDefault="004C0AAB" w:rsidP="00A07C53">
      <w:pPr>
        <w:rPr>
          <w:rtl/>
        </w:rPr>
      </w:pPr>
      <w:r w:rsidRPr="0010357F">
        <w:rPr>
          <w:rStyle w:val="af4"/>
          <w:rFonts w:hint="cs"/>
          <w:rtl/>
        </w:rPr>
        <w:t>'</w:t>
      </w:r>
      <w:r w:rsidRPr="0010357F">
        <w:rPr>
          <w:rStyle w:val="af4"/>
          <w:rtl/>
        </w:rPr>
        <w:t xml:space="preserve">את חג המצות </w:t>
      </w:r>
      <w:r w:rsidRPr="0010357F">
        <w:rPr>
          <w:rStyle w:val="af4"/>
          <w:b/>
          <w:bCs/>
          <w:rtl/>
        </w:rPr>
        <w:t>תשמ</w:t>
      </w:r>
      <w:r w:rsidR="00D55545" w:rsidRPr="0010357F">
        <w:rPr>
          <w:rStyle w:val="af4"/>
          <w:rFonts w:hint="cs"/>
          <w:b/>
          <w:bCs/>
          <w:rtl/>
        </w:rPr>
        <w:t>ו</w:t>
      </w:r>
      <w:r w:rsidRPr="0010357F">
        <w:rPr>
          <w:rStyle w:val="af4"/>
          <w:b/>
          <w:bCs/>
          <w:rtl/>
        </w:rPr>
        <w:t>ר</w:t>
      </w:r>
      <w:r w:rsidR="00D55545" w:rsidRPr="0010357F">
        <w:rPr>
          <w:rStyle w:val="af4"/>
          <w:rFonts w:hint="cs"/>
          <w:rtl/>
        </w:rPr>
        <w:t>,</w:t>
      </w:r>
      <w:r w:rsidRPr="0010357F">
        <w:rPr>
          <w:rStyle w:val="af4"/>
          <w:rtl/>
        </w:rPr>
        <w:t xml:space="preserve"> </w:t>
      </w:r>
      <w:r w:rsidRPr="0010357F">
        <w:rPr>
          <w:rStyle w:val="af4"/>
          <w:b/>
          <w:bCs/>
          <w:rtl/>
        </w:rPr>
        <w:t>שבעת</w:t>
      </w:r>
      <w:r w:rsidRPr="0010357F">
        <w:rPr>
          <w:rStyle w:val="af4"/>
          <w:rtl/>
        </w:rPr>
        <w:t xml:space="preserve"> ימים</w:t>
      </w:r>
      <w:r w:rsidRPr="0010357F">
        <w:rPr>
          <w:rStyle w:val="af4"/>
          <w:rFonts w:hint="cs"/>
          <w:rtl/>
        </w:rPr>
        <w:t>'</w:t>
      </w:r>
      <w:r w:rsidR="00D55545" w:rsidRPr="0010357F">
        <w:rPr>
          <w:rStyle w:val="af4"/>
          <w:rFonts w:hint="cs"/>
          <w:rtl/>
        </w:rPr>
        <w:t xml:space="preserve"> </w:t>
      </w:r>
      <w:r w:rsidR="00D55545" w:rsidRPr="0010357F">
        <w:rPr>
          <w:rFonts w:hint="cs"/>
          <w:rtl/>
        </w:rPr>
        <w:t>-</w:t>
      </w:r>
      <w:r w:rsidRPr="0010357F">
        <w:rPr>
          <w:rtl/>
        </w:rPr>
        <w:t xml:space="preserve"> </w:t>
      </w:r>
      <w:r w:rsidR="00D55545" w:rsidRPr="0010357F">
        <w:rPr>
          <w:rFonts w:hint="cs"/>
          <w:rtl/>
        </w:rPr>
        <w:t>ל</w:t>
      </w:r>
      <w:r w:rsidRPr="0010357F">
        <w:rPr>
          <w:rtl/>
        </w:rPr>
        <w:t>חו</w:t>
      </w:r>
      <w:r w:rsidRPr="0010357F">
        <w:rPr>
          <w:rFonts w:hint="cs"/>
          <w:rtl/>
        </w:rPr>
        <w:t>ה</w:t>
      </w:r>
      <w:r w:rsidRPr="0010357F">
        <w:rPr>
          <w:rtl/>
        </w:rPr>
        <w:t>"</w:t>
      </w:r>
      <w:r w:rsidRPr="0010357F">
        <w:rPr>
          <w:rFonts w:hint="cs"/>
          <w:rtl/>
        </w:rPr>
        <w:t>מ שאסור במלאכה</w:t>
      </w:r>
      <w:r w:rsidR="00D55545" w:rsidRPr="0010357F">
        <w:rPr>
          <w:rFonts w:hint="cs"/>
          <w:rtl/>
        </w:rPr>
        <w:t>,</w:t>
      </w:r>
    </w:p>
    <w:p w14:paraId="47E8ED62" w14:textId="725B09A1" w:rsidR="00731582" w:rsidRDefault="000E437E" w:rsidP="0010357F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 xml:space="preserve">ב. </w:t>
      </w:r>
      <w:r w:rsidR="004C0AAB" w:rsidRPr="0087008C">
        <w:rPr>
          <w:rtl/>
        </w:rPr>
        <w:t>ריו</w:t>
      </w:r>
      <w:r w:rsidRPr="0087008C">
        <w:rPr>
          <w:rFonts w:hint="cs"/>
          <w:rtl/>
        </w:rPr>
        <w:t>"</w:t>
      </w:r>
      <w:r w:rsidR="004C0AAB" w:rsidRPr="0087008C">
        <w:rPr>
          <w:rtl/>
        </w:rPr>
        <w:t>נ</w:t>
      </w:r>
      <w:r w:rsidR="00731582">
        <w:rPr>
          <w:rtl/>
        </w:rPr>
        <w:t>:</w:t>
      </w:r>
    </w:p>
    <w:p w14:paraId="61D7CD5C" w14:textId="11857512" w:rsidR="000E437E" w:rsidRDefault="004C0AAB" w:rsidP="00A07C53">
      <w:pPr>
        <w:rPr>
          <w:rtl/>
        </w:rPr>
      </w:pPr>
      <w:r w:rsidRPr="005E6BC8">
        <w:rPr>
          <w:rFonts w:cs="PFT_Frank" w:hint="cs"/>
          <w:b/>
          <w:bCs/>
          <w:szCs w:val="14"/>
          <w:rtl/>
        </w:rPr>
        <w:t>ק</w:t>
      </w:r>
      <w:r w:rsidRPr="005E6BC8">
        <w:rPr>
          <w:rFonts w:cs="PFT_Frank"/>
          <w:b/>
          <w:bCs/>
          <w:szCs w:val="14"/>
          <w:rtl/>
        </w:rPr>
        <w:t>"</w:t>
      </w:r>
      <w:r w:rsidRPr="005E6BC8">
        <w:rPr>
          <w:rFonts w:cs="PFT_Frank" w:hint="cs"/>
          <w:b/>
          <w:bCs/>
          <w:szCs w:val="14"/>
          <w:rtl/>
        </w:rPr>
        <w:t>ו</w:t>
      </w:r>
      <w:r w:rsidR="000E437E">
        <w:rPr>
          <w:rFonts w:hint="cs"/>
          <w:rtl/>
        </w:rPr>
        <w:t xml:space="preserve"> </w:t>
      </w:r>
      <w:r w:rsidRPr="006F178A">
        <w:rPr>
          <w:rFonts w:hint="cs"/>
          <w:rtl/>
        </w:rPr>
        <w:t>מר</w:t>
      </w:r>
      <w:r w:rsidRPr="006F178A">
        <w:rPr>
          <w:rtl/>
        </w:rPr>
        <w:t>אשון ושביעי שאין קדושה לפניה</w:t>
      </w:r>
      <w:r w:rsidR="000E437E">
        <w:rPr>
          <w:rFonts w:hint="cs"/>
          <w:rtl/>
        </w:rPr>
        <w:t>ם</w:t>
      </w:r>
      <w:r w:rsidRPr="006F178A">
        <w:rPr>
          <w:rtl/>
        </w:rPr>
        <w:t xml:space="preserve"> ולאחריה</w:t>
      </w:r>
      <w:r w:rsidR="000E437E">
        <w:rPr>
          <w:rFonts w:hint="cs"/>
          <w:rtl/>
        </w:rPr>
        <w:t>ם</w:t>
      </w:r>
      <w:r w:rsidRPr="006F178A">
        <w:rPr>
          <w:rtl/>
        </w:rPr>
        <w:t xml:space="preserve"> </w:t>
      </w:r>
      <w:r w:rsidR="000E437E">
        <w:rPr>
          <w:rFonts w:hint="cs"/>
          <w:rtl/>
        </w:rPr>
        <w:t>ו</w:t>
      </w:r>
      <w:r w:rsidRPr="006F178A">
        <w:rPr>
          <w:rFonts w:hint="cs"/>
          <w:rtl/>
        </w:rPr>
        <w:t>אסורי</w:t>
      </w:r>
      <w:r w:rsidR="00371BC2">
        <w:rPr>
          <w:rFonts w:hint="cs"/>
          <w:rtl/>
        </w:rPr>
        <w:t>ם</w:t>
      </w:r>
      <w:r w:rsidRPr="006F178A">
        <w:rPr>
          <w:rFonts w:hint="cs"/>
          <w:rtl/>
        </w:rPr>
        <w:t xml:space="preserve"> במלאכה</w:t>
      </w:r>
      <w:r w:rsidR="000E437E">
        <w:rPr>
          <w:rFonts w:hint="cs"/>
          <w:rtl/>
        </w:rPr>
        <w:t xml:space="preserve"> - כ"ש חוה"מ,</w:t>
      </w:r>
    </w:p>
    <w:p w14:paraId="03546C6E" w14:textId="1EFCC1C9" w:rsidR="004C0AAB" w:rsidRPr="006F178A" w:rsidRDefault="000E437E" w:rsidP="00557887">
      <w:pPr>
        <w:pStyle w:val="affd"/>
        <w:rPr>
          <w:rtl/>
        </w:rPr>
      </w:pPr>
      <w:r w:rsidRPr="00397452">
        <w:rPr>
          <w:rFonts w:hint="cs"/>
          <w:b/>
          <w:bCs/>
          <w:rtl/>
        </w:rPr>
        <w:t>ועדיף</w:t>
      </w:r>
      <w:r>
        <w:rPr>
          <w:rFonts w:hint="cs"/>
          <w:b/>
          <w:bCs/>
          <w:rtl/>
        </w:rPr>
        <w:t>:</w:t>
      </w:r>
      <w:r w:rsidR="004C0AAB" w:rsidRPr="006F178A">
        <w:rPr>
          <w:rFonts w:hint="cs"/>
          <w:rtl/>
        </w:rPr>
        <w:t xml:space="preserve"> </w:t>
      </w:r>
      <w:r>
        <w:rPr>
          <w:rFonts w:hint="cs"/>
          <w:rtl/>
        </w:rPr>
        <w:t>מ</w:t>
      </w:r>
      <w:r w:rsidR="004C0AAB" w:rsidRPr="006F178A">
        <w:rPr>
          <w:rFonts w:hint="cs"/>
          <w:rtl/>
        </w:rPr>
        <w:t>ששת ימי בראשית</w:t>
      </w:r>
      <w:r>
        <w:rPr>
          <w:rFonts w:hint="cs"/>
          <w:rtl/>
        </w:rPr>
        <w:t xml:space="preserve"> - בקרבן מוסף</w:t>
      </w:r>
      <w:r w:rsidR="004C0AAB">
        <w:rPr>
          <w:rFonts w:hint="cs"/>
          <w:rtl/>
        </w:rPr>
        <w:t>,</w:t>
      </w:r>
      <w:r w:rsidR="004C0AAB" w:rsidRPr="006F178A">
        <w:rPr>
          <w:rFonts w:hint="cs"/>
          <w:rtl/>
        </w:rPr>
        <w:t xml:space="preserve"> </w:t>
      </w:r>
      <w:r>
        <w:rPr>
          <w:rStyle w:val="affc"/>
          <w:rFonts w:hint="cs"/>
          <w:rtl/>
          <w:rPrChange w:id="9014" w:author="מנוע אמוראים" w:date="2026-10-05T16:41:31Z">
            <w:rPr>
              <w:rFonts w:hint="cs"/>
              <w:rtl/>
            </w:rPr>
          </w:rPrChange>
        </w:rPr>
        <w:t xml:space="preserve">ומ</w:t>
      </w:r>
      <w:r>
        <w:rPr>
          <w:rStyle w:val="affc"/>
          <w:rFonts w:hint="cs"/>
          <w:rtl/>
          <w:rPrChange w:id="9015" w:author="מנוע אמוראים" w:date="2026-10-05T16:41:31Z">
            <w:rPr>
              <w:rFonts w:hint="cs"/>
              <w:rtl/>
            </w:rPr>
          </w:rPrChange>
        </w:rPr>
        <w:t xml:space="preserve">ר</w:t>
      </w:r>
      <w:r>
        <w:rPr>
          <w:rStyle w:val="affc"/>
          <w:rtl/>
          <w:rPrChange w:id="9016" w:author="מנוע אמוראים" w:date="2026-10-05T16:41:31Z">
            <w:rPr>
              <w:rtl/>
            </w:rPr>
          </w:rPrChange>
        </w:rPr>
        <w:t xml:space="preserve">"</w:t>
      </w:r>
      <w:r>
        <w:rPr>
          <w:rStyle w:val="affc"/>
          <w:rFonts w:hint="cs"/>
          <w:rtl/>
          <w:rPrChange w:id="9017" w:author="מנוע אמוראים" w:date="2026-10-05T16:41:31Z">
            <w:rPr>
              <w:rFonts w:hint="cs"/>
              <w:rtl/>
            </w:rPr>
          </w:rPrChange>
        </w:rPr>
        <w:t xml:space="preserve">ח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>- ש</w:t>
      </w:r>
      <w:r w:rsidRPr="006F178A">
        <w:rPr>
          <w:rFonts w:hint="cs"/>
          <w:rtl/>
        </w:rPr>
        <w:t xml:space="preserve">קרוי </w:t>
      </w:r>
      <w:r>
        <w:rPr>
          <w:rFonts w:hint="cs"/>
          <w:rtl/>
        </w:rPr>
        <w:t>'</w:t>
      </w:r>
      <w:r w:rsidRPr="006F178A">
        <w:rPr>
          <w:rFonts w:hint="cs"/>
          <w:rtl/>
        </w:rPr>
        <w:t>מקרא קודש</w:t>
      </w:r>
      <w:r>
        <w:rPr>
          <w:rFonts w:hint="cs"/>
          <w:rtl/>
        </w:rPr>
        <w:t>'.</w:t>
      </w:r>
    </w:p>
    <w:p w14:paraId="4B9D0BB8" w14:textId="02BAF6FB" w:rsidR="00731582" w:rsidRDefault="000E437E" w:rsidP="0010357F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ג.</w:t>
      </w:r>
      <w:r w:rsidR="004C0AAB" w:rsidRPr="0087008C">
        <w:rPr>
          <w:rtl/>
        </w:rPr>
        <w:t xml:space="preserve"> </w:t>
      </w:r>
      <w:r w:rsidR="004C0AAB" w:rsidRPr="0087008C">
        <w:rPr>
          <w:rFonts w:hint="cs"/>
          <w:rtl/>
        </w:rPr>
        <w:t>ריה</w:t>
      </w:r>
      <w:r w:rsidR="004C0AAB" w:rsidRPr="0087008C">
        <w:rPr>
          <w:rtl/>
        </w:rPr>
        <w:t>"</w:t>
      </w:r>
      <w:r w:rsidR="004C0AAB" w:rsidRPr="0087008C">
        <w:rPr>
          <w:rFonts w:hint="cs"/>
          <w:rtl/>
        </w:rPr>
        <w:t>ג</w:t>
      </w:r>
      <w:r w:rsidR="00731582">
        <w:rPr>
          <w:rFonts w:hint="cs"/>
          <w:rtl/>
        </w:rPr>
        <w:t>:</w:t>
      </w:r>
    </w:p>
    <w:p w14:paraId="58D059E7" w14:textId="4DE7AB22" w:rsidR="004C0AAB" w:rsidRPr="006F178A" w:rsidRDefault="004C0AAB" w:rsidP="00557887">
      <w:pPr>
        <w:rPr>
          <w:rtl/>
        </w:rPr>
      </w:pPr>
      <w:r w:rsidRPr="00A824E4">
        <w:rPr>
          <w:rStyle w:val="af4"/>
          <w:rFonts w:hint="cs"/>
          <w:rtl/>
        </w:rPr>
        <w:t>'</w:t>
      </w:r>
      <w:r w:rsidRPr="00A824E4">
        <w:rPr>
          <w:rStyle w:val="af4"/>
          <w:rtl/>
        </w:rPr>
        <w:t>כל מלאכת עב</w:t>
      </w:r>
      <w:r w:rsidR="000E437E">
        <w:rPr>
          <w:rStyle w:val="af4"/>
          <w:rFonts w:hint="cs"/>
          <w:rtl/>
        </w:rPr>
        <w:t>ו</w:t>
      </w:r>
      <w:r w:rsidRPr="00A824E4">
        <w:rPr>
          <w:rStyle w:val="af4"/>
          <w:rtl/>
        </w:rPr>
        <w:t xml:space="preserve">דה </w:t>
      </w:r>
      <w:r w:rsidRPr="00397452">
        <w:rPr>
          <w:rStyle w:val="af4"/>
          <w:b/>
          <w:bCs/>
          <w:rtl/>
        </w:rPr>
        <w:t>לא תעשו</w:t>
      </w:r>
      <w:r w:rsidR="000E437E" w:rsidRPr="00397452">
        <w:rPr>
          <w:rStyle w:val="af4"/>
          <w:b/>
          <w:bCs/>
          <w:rtl/>
        </w:rPr>
        <w:t xml:space="preserve">, </w:t>
      </w:r>
      <w:r w:rsidR="000E437E" w:rsidRPr="00397452">
        <w:rPr>
          <w:rStyle w:val="af4"/>
          <w:rFonts w:hint="cs"/>
          <w:b/>
          <w:bCs/>
          <w:rtl/>
        </w:rPr>
        <w:t>שבעת</w:t>
      </w:r>
      <w:r w:rsidR="000E437E">
        <w:rPr>
          <w:rStyle w:val="af4"/>
          <w:rFonts w:hint="cs"/>
          <w:rtl/>
        </w:rPr>
        <w:t xml:space="preserve"> ימים</w:t>
      </w:r>
      <w:r w:rsidRPr="00A824E4">
        <w:rPr>
          <w:rStyle w:val="af4"/>
          <w:rFonts w:hint="cs"/>
          <w:rtl/>
        </w:rPr>
        <w:t>'</w:t>
      </w:r>
      <w:r w:rsidRPr="00A824E4">
        <w:rPr>
          <w:rStyle w:val="af4"/>
          <w:rtl/>
        </w:rPr>
        <w:t xml:space="preserve"> </w:t>
      </w:r>
      <w:r w:rsidR="000E437E" w:rsidRPr="00397452">
        <w:rPr>
          <w:rStyle w:val="affe"/>
          <w:rFonts w:hint="cs"/>
          <w:rtl/>
        </w:rPr>
        <w:t>האמור</w:t>
      </w:r>
      <w:r w:rsidR="000E437E" w:rsidRPr="00397452">
        <w:rPr>
          <w:rStyle w:val="affe"/>
          <w:rtl/>
        </w:rPr>
        <w:t xml:space="preserve"> בסוכות </w:t>
      </w:r>
      <w:r w:rsidR="000E437E">
        <w:rPr>
          <w:rStyle w:val="affe"/>
          <w:rFonts w:hint="cs"/>
          <w:rtl/>
        </w:rPr>
        <w:t>-</w:t>
      </w:r>
      <w:r w:rsidR="00557887">
        <w:rPr>
          <w:rFonts w:ascii="Fb Fontext" w:hAnsi="Fb Fontext" w:hint="cs"/>
          <w:rtl/>
        </w:rPr>
        <w:t xml:space="preserve"> </w:t>
      </w:r>
      <w:r w:rsidRPr="006F178A">
        <w:rPr>
          <w:rFonts w:ascii="Fb Fontext" w:hAnsi="Fb Fontext"/>
          <w:rtl/>
        </w:rPr>
        <w:t>לחו</w:t>
      </w:r>
      <w:r w:rsidRPr="006F178A">
        <w:rPr>
          <w:rFonts w:ascii="Fb Fontext" w:hAnsi="Fb Fontext" w:hint="cs"/>
          <w:rtl/>
        </w:rPr>
        <w:t>ה</w:t>
      </w:r>
      <w:r w:rsidRPr="006F178A">
        <w:rPr>
          <w:rFonts w:ascii="Fb Fontext" w:hAnsi="Fb Fontext"/>
          <w:rtl/>
        </w:rPr>
        <w:t>"</w:t>
      </w:r>
      <w:r w:rsidRPr="006F178A">
        <w:rPr>
          <w:rFonts w:ascii="Fb Fontext" w:hAnsi="Fb Fontext" w:hint="cs"/>
          <w:rtl/>
        </w:rPr>
        <w:t xml:space="preserve">מ </w:t>
      </w:r>
      <w:r w:rsidRPr="006F178A">
        <w:rPr>
          <w:rFonts w:ascii="Fb Fontext" w:hAnsi="Fb Fontext"/>
          <w:rtl/>
        </w:rPr>
        <w:t>שאסור במלאכה,</w:t>
      </w:r>
    </w:p>
    <w:p w14:paraId="00530755" w14:textId="2840D765" w:rsidR="00731582" w:rsidRDefault="0048586E" w:rsidP="0010357F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 xml:space="preserve">ד. </w:t>
      </w:r>
      <w:r w:rsidR="004C0AAB" w:rsidRPr="0087008C">
        <w:rPr>
          <w:rtl/>
        </w:rPr>
        <w:t>ר"</w:t>
      </w:r>
      <w:r w:rsidR="004C0AAB" w:rsidRPr="0087008C">
        <w:rPr>
          <w:rFonts w:hint="eastAsia"/>
          <w:rtl/>
        </w:rPr>
        <w:t>ע</w:t>
      </w:r>
      <w:r w:rsidR="00731582">
        <w:rPr>
          <w:rtl/>
        </w:rPr>
        <w:t>:</w:t>
      </w:r>
    </w:p>
    <w:p w14:paraId="0854F06D" w14:textId="62D77FE9" w:rsidR="0048586E" w:rsidRDefault="004C0AAB" w:rsidP="00A07C53">
      <w:pPr>
        <w:rPr>
          <w:rFonts w:ascii="Fb Fontext" w:hAnsi="Fb Fontext"/>
          <w:sz w:val="20"/>
          <w:rtl/>
        </w:rPr>
      </w:pPr>
      <w:r w:rsidRPr="002C641B">
        <w:rPr>
          <w:rStyle w:val="af4"/>
          <w:rFonts w:hint="cs"/>
          <w:rtl/>
        </w:rPr>
        <w:t>'</w:t>
      </w:r>
      <w:r w:rsidRPr="002C641B">
        <w:rPr>
          <w:rStyle w:val="af4"/>
          <w:rtl/>
        </w:rPr>
        <w:t>אלה מועדי ה</w:t>
      </w:r>
      <w:r>
        <w:rPr>
          <w:rStyle w:val="af4"/>
          <w:rtl/>
        </w:rPr>
        <w:t>'</w:t>
      </w:r>
      <w:r w:rsidRPr="002C641B">
        <w:rPr>
          <w:rStyle w:val="af4"/>
          <w:rtl/>
        </w:rPr>
        <w:t xml:space="preserve"> </w:t>
      </w:r>
      <w:r w:rsidR="0048586E" w:rsidRPr="00397452">
        <w:rPr>
          <w:rStyle w:val="af4"/>
          <w:rFonts w:hint="cs"/>
          <w:b/>
          <w:bCs/>
          <w:rtl/>
        </w:rPr>
        <w:t>מקראי</w:t>
      </w:r>
      <w:r w:rsidR="0048586E" w:rsidRPr="00397452">
        <w:rPr>
          <w:rStyle w:val="af4"/>
          <w:b/>
          <w:bCs/>
          <w:rtl/>
        </w:rPr>
        <w:t xml:space="preserve"> </w:t>
      </w:r>
      <w:r w:rsidR="0048586E" w:rsidRPr="00397452">
        <w:rPr>
          <w:rStyle w:val="af4"/>
          <w:rFonts w:hint="cs"/>
          <w:b/>
          <w:bCs/>
          <w:rtl/>
        </w:rPr>
        <w:t>קודש</w:t>
      </w:r>
      <w:r w:rsidR="0048586E" w:rsidRPr="002C641B">
        <w:rPr>
          <w:rStyle w:val="af4"/>
          <w:rtl/>
        </w:rPr>
        <w:t>'</w:t>
      </w:r>
      <w:r w:rsidR="0048586E">
        <w:rPr>
          <w:rFonts w:hint="cs"/>
          <w:rtl/>
        </w:rPr>
        <w:t xml:space="preserve"> </w:t>
      </w:r>
      <w:r w:rsidR="0048586E" w:rsidRPr="00397452">
        <w:rPr>
          <w:rStyle w:val="affe"/>
          <w:rFonts w:hint="cs"/>
          <w:rtl/>
        </w:rPr>
        <w:t>שאסור</w:t>
      </w:r>
      <w:r w:rsidR="0048586E" w:rsidRPr="00397452">
        <w:rPr>
          <w:rStyle w:val="affe"/>
          <w:rtl/>
        </w:rPr>
        <w:t xml:space="preserve"> </w:t>
      </w:r>
      <w:r w:rsidR="0048586E" w:rsidRPr="00397452">
        <w:rPr>
          <w:rStyle w:val="affe"/>
          <w:rFonts w:hint="cs"/>
          <w:rtl/>
        </w:rPr>
        <w:t>במלאכה</w:t>
      </w:r>
      <w:r w:rsidR="0048586E">
        <w:rPr>
          <w:rFonts w:hint="cs"/>
          <w:rtl/>
        </w:rPr>
        <w:t xml:space="preserve"> - ו</w:t>
      </w:r>
      <w:r>
        <w:rPr>
          <w:rFonts w:hint="cs"/>
          <w:rtl/>
        </w:rPr>
        <w:t>לא</w:t>
      </w:r>
      <w:r w:rsidRPr="006F178A">
        <w:rPr>
          <w:rFonts w:hint="cs"/>
          <w:rtl/>
        </w:rPr>
        <w:t xml:space="preserve"> </w:t>
      </w:r>
      <w:r w:rsidRPr="006F178A">
        <w:rPr>
          <w:rtl/>
        </w:rPr>
        <w:t xml:space="preserve">בראשון </w:t>
      </w:r>
      <w:r w:rsidR="0048586E">
        <w:rPr>
          <w:rFonts w:hint="cs"/>
          <w:rtl/>
        </w:rPr>
        <w:t>או בשמי</w:t>
      </w:r>
      <w:r w:rsidR="0048586E" w:rsidRPr="0048586E">
        <w:rPr>
          <w:rFonts w:hint="cs"/>
          <w:rtl/>
        </w:rPr>
        <w:t>ני</w:t>
      </w:r>
      <w:r w:rsidRPr="0048586E">
        <w:rPr>
          <w:rFonts w:hint="cs"/>
          <w:rtl/>
        </w:rPr>
        <w:t xml:space="preserve"> </w:t>
      </w:r>
      <w:r w:rsidRPr="00397452">
        <w:rPr>
          <w:rFonts w:hint="cs"/>
          <w:rtl/>
        </w:rPr>
        <w:t>ש</w:t>
      </w:r>
      <w:r w:rsidR="0048586E" w:rsidRPr="00397452">
        <w:rPr>
          <w:rFonts w:hint="cs"/>
          <w:rtl/>
        </w:rPr>
        <w:t>כבר</w:t>
      </w:r>
      <w:r w:rsidR="0048586E" w:rsidRPr="00397452">
        <w:rPr>
          <w:rtl/>
        </w:rPr>
        <w:t xml:space="preserve"> </w:t>
      </w:r>
      <w:r w:rsidRPr="00397452">
        <w:rPr>
          <w:rFonts w:hint="cs"/>
          <w:rtl/>
        </w:rPr>
        <w:t>נאמר</w:t>
      </w:r>
      <w:r w:rsidRPr="00397452">
        <w:rPr>
          <w:rtl/>
        </w:rPr>
        <w:t xml:space="preserve"> </w:t>
      </w:r>
      <w:r w:rsidRPr="00397452">
        <w:rPr>
          <w:rFonts w:hint="cs"/>
          <w:rtl/>
        </w:rPr>
        <w:t>בה</w:t>
      </w:r>
      <w:r w:rsidR="0048586E">
        <w:rPr>
          <w:rFonts w:hint="cs"/>
          <w:rtl/>
        </w:rPr>
        <w:t>ם</w:t>
      </w:r>
      <w:r w:rsidRPr="00397452">
        <w:rPr>
          <w:rtl/>
        </w:rPr>
        <w:t xml:space="preserve"> </w:t>
      </w:r>
      <w:r w:rsidRPr="0048586E">
        <w:rPr>
          <w:rStyle w:val="af4"/>
          <w:rFonts w:hint="cs"/>
          <w:rtl/>
        </w:rPr>
        <w:t>'שבתון'</w:t>
      </w:r>
      <w:r w:rsidRPr="00397452">
        <w:rPr>
          <w:rtl/>
        </w:rPr>
        <w:t xml:space="preserve"> </w:t>
      </w:r>
      <w:r w:rsidR="0048586E">
        <w:rPr>
          <w:rFonts w:hint="cs"/>
          <w:rtl/>
        </w:rPr>
        <w:t xml:space="preserve">- </w:t>
      </w:r>
      <w:r w:rsidRPr="00397452">
        <w:rPr>
          <w:rFonts w:hint="cs"/>
          <w:rtl/>
        </w:rPr>
        <w:t>אלא</w:t>
      </w:r>
      <w:r w:rsidRPr="00397452">
        <w:rPr>
          <w:rtl/>
        </w:rPr>
        <w:t xml:space="preserve"> </w:t>
      </w:r>
      <w:r w:rsidR="0048586E">
        <w:rPr>
          <w:rFonts w:ascii="Fb Fontext" w:hAnsi="Fb Fontext" w:hint="cs"/>
          <w:sz w:val="20"/>
          <w:rtl/>
        </w:rPr>
        <w:t>ל</w:t>
      </w:r>
      <w:r w:rsidRPr="006F178A">
        <w:rPr>
          <w:rFonts w:ascii="Fb Fontext" w:hAnsi="Fb Fontext" w:hint="cs"/>
          <w:sz w:val="20"/>
          <w:rtl/>
        </w:rPr>
        <w:t>חוה</w:t>
      </w:r>
      <w:r w:rsidRPr="006F178A">
        <w:rPr>
          <w:rFonts w:ascii="Fb Fontext" w:hAnsi="Fb Fontext"/>
          <w:sz w:val="20"/>
          <w:rtl/>
        </w:rPr>
        <w:t>"</w:t>
      </w:r>
      <w:r w:rsidRPr="006F178A">
        <w:rPr>
          <w:rFonts w:ascii="Fb Fontext" w:hAnsi="Fb Fontext" w:hint="cs"/>
          <w:sz w:val="20"/>
          <w:rtl/>
        </w:rPr>
        <w:t>מ</w:t>
      </w:r>
      <w:r w:rsidR="0048586E">
        <w:rPr>
          <w:rFonts w:ascii="Fb Fontext" w:hAnsi="Fb Fontext" w:hint="cs"/>
          <w:sz w:val="20"/>
          <w:rtl/>
        </w:rPr>
        <w:t>.</w:t>
      </w:r>
    </w:p>
    <w:p w14:paraId="003CA4C5" w14:textId="1E7E2352" w:rsidR="00731582" w:rsidRDefault="0048586E" w:rsidP="0010357F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ה</w:t>
      </w:r>
      <w:r w:rsidR="00731582">
        <w:rPr>
          <w:rFonts w:hint="cs"/>
          <w:rtl/>
        </w:rPr>
        <w:t>.</w:t>
      </w:r>
    </w:p>
    <w:p w14:paraId="3C061C4D" w14:textId="0C4CFAC2" w:rsidR="0048586E" w:rsidRDefault="004C0AAB" w:rsidP="00A07C53">
      <w:pPr>
        <w:rPr>
          <w:rtl/>
        </w:rPr>
      </w:pPr>
      <w:r w:rsidRPr="00397452">
        <w:rPr>
          <w:rStyle w:val="af4"/>
          <w:rtl/>
        </w:rPr>
        <w:t>ששת ימים</w:t>
      </w:r>
      <w:r w:rsidR="0048586E" w:rsidRPr="00397452">
        <w:rPr>
          <w:rStyle w:val="af4"/>
          <w:rFonts w:hint="cs"/>
          <w:rtl/>
        </w:rPr>
        <w:t>..</w:t>
      </w:r>
      <w:r w:rsidRPr="002C641B">
        <w:rPr>
          <w:rStyle w:val="af4"/>
          <w:rtl/>
        </w:rPr>
        <w:t xml:space="preserve"> מצות</w:t>
      </w:r>
      <w:r w:rsidR="0048586E">
        <w:rPr>
          <w:rStyle w:val="af4"/>
          <w:rFonts w:hint="cs"/>
          <w:rtl/>
        </w:rPr>
        <w:t>,</w:t>
      </w:r>
      <w:r w:rsidRPr="002C641B">
        <w:rPr>
          <w:rStyle w:val="af4"/>
          <w:rtl/>
        </w:rPr>
        <w:t xml:space="preserve"> </w:t>
      </w:r>
      <w:r w:rsidRPr="00397452">
        <w:rPr>
          <w:rStyle w:val="af4"/>
          <w:rtl/>
        </w:rPr>
        <w:t>וביום השביעי</w:t>
      </w:r>
      <w:r w:rsidRPr="002C641B">
        <w:rPr>
          <w:rStyle w:val="af4"/>
          <w:rtl/>
        </w:rPr>
        <w:t xml:space="preserve"> עצרת</w:t>
      </w:r>
      <w:r w:rsidR="0048586E">
        <w:rPr>
          <w:rStyle w:val="af4"/>
          <w:rFonts w:hint="cs"/>
          <w:rtl/>
        </w:rPr>
        <w:t>.. לא תעשה מלאכה'</w:t>
      </w:r>
      <w:r w:rsidRPr="00397452">
        <w:rPr>
          <w:rtl/>
        </w:rPr>
        <w:t xml:space="preserve"> </w:t>
      </w:r>
      <w:r w:rsidR="0048586E">
        <w:rPr>
          <w:rFonts w:hint="cs"/>
          <w:rtl/>
        </w:rPr>
        <w:t>-</w:t>
      </w:r>
    </w:p>
    <w:p w14:paraId="626391B4" w14:textId="6B4F0CC4" w:rsidR="004C0AAB" w:rsidRPr="007B69F0" w:rsidRDefault="004C0AAB" w:rsidP="00A07C53">
      <w:pPr>
        <w:rPr>
          <w:rFonts w:cs="Guttman Vilna"/>
          <w:b/>
          <w:bCs/>
          <w:spacing w:val="-4"/>
          <w:rtl/>
        </w:rPr>
      </w:pPr>
      <w:r w:rsidRPr="007B69F0">
        <w:rPr>
          <w:spacing w:val="-2"/>
          <w:rtl/>
        </w:rPr>
        <w:t>מה שביעי אף שש</w:t>
      </w:r>
      <w:r w:rsidR="00AC75D2" w:rsidRPr="007B69F0">
        <w:rPr>
          <w:rFonts w:hint="cs"/>
          <w:spacing w:val="-2"/>
          <w:rtl/>
        </w:rPr>
        <w:t>ה</w:t>
      </w:r>
      <w:r w:rsidRPr="007B69F0">
        <w:rPr>
          <w:spacing w:val="-2"/>
          <w:rtl/>
        </w:rPr>
        <w:t xml:space="preserve"> </w:t>
      </w:r>
      <w:r w:rsidR="00AC75D2" w:rsidRPr="007B69F0">
        <w:rPr>
          <w:rFonts w:hint="cs"/>
          <w:spacing w:val="-2"/>
          <w:rtl/>
        </w:rPr>
        <w:t>-</w:t>
      </w:r>
      <w:r w:rsidRPr="007B69F0">
        <w:rPr>
          <w:spacing w:val="-2"/>
          <w:rtl/>
        </w:rPr>
        <w:t xml:space="preserve"> עצורין</w:t>
      </w:r>
      <w:r w:rsidR="00AC75D2" w:rsidRPr="007B69F0">
        <w:rPr>
          <w:rFonts w:hint="cs"/>
          <w:spacing w:val="-2"/>
          <w:rtl/>
        </w:rPr>
        <w:t xml:space="preserve"> ממלאכה</w:t>
      </w:r>
      <w:r w:rsidRPr="007B69F0">
        <w:rPr>
          <w:spacing w:val="-2"/>
          <w:rtl/>
        </w:rPr>
        <w:t xml:space="preserve">, </w:t>
      </w:r>
      <w:r w:rsidR="00AC75D2" w:rsidRPr="007B69F0">
        <w:rPr>
          <w:rStyle w:val="af4"/>
          <w:rFonts w:hint="cs"/>
          <w:spacing w:val="-2"/>
          <w:rtl/>
        </w:rPr>
        <w:t>ו'</w:t>
      </w:r>
      <w:r w:rsidR="00397452" w:rsidRPr="007B69F0">
        <w:rPr>
          <w:rStyle w:val="af4"/>
          <w:rFonts w:hint="cs"/>
          <w:b/>
          <w:bCs/>
          <w:spacing w:val="-2"/>
          <w:rtl/>
        </w:rPr>
        <w:t>ה</w:t>
      </w:r>
      <w:r w:rsidR="00AC75D2" w:rsidRPr="007B69F0">
        <w:rPr>
          <w:rStyle w:val="af4"/>
          <w:rFonts w:hint="cs"/>
          <w:spacing w:val="-2"/>
          <w:rtl/>
        </w:rPr>
        <w:t>שביעי'</w:t>
      </w:r>
      <w:r w:rsidR="00AC75D2" w:rsidRPr="007B69F0">
        <w:rPr>
          <w:rFonts w:hint="cs"/>
          <w:spacing w:val="-2"/>
          <w:rtl/>
        </w:rPr>
        <w:t xml:space="preserve"> לומר - שרק </w:t>
      </w:r>
      <w:r w:rsidR="00AC75D2" w:rsidRPr="007B69F0">
        <w:rPr>
          <w:rFonts w:hint="cs"/>
          <w:spacing w:val="-4"/>
          <w:rtl/>
        </w:rPr>
        <w:t>הוא עצור</w:t>
      </w:r>
      <w:r w:rsidRPr="007B69F0">
        <w:rPr>
          <w:spacing w:val="-4"/>
          <w:rtl/>
        </w:rPr>
        <w:t xml:space="preserve"> </w:t>
      </w:r>
      <w:r w:rsidRPr="007B69F0">
        <w:rPr>
          <w:rFonts w:cs="PFT_Frank"/>
          <w:b/>
          <w:bCs/>
          <w:spacing w:val="-4"/>
          <w:szCs w:val="14"/>
          <w:rtl/>
        </w:rPr>
        <w:t>בכל</w:t>
      </w:r>
      <w:r w:rsidRPr="007B69F0">
        <w:rPr>
          <w:spacing w:val="-4"/>
          <w:rtl/>
        </w:rPr>
        <w:t xml:space="preserve"> מלאכה</w:t>
      </w:r>
      <w:r w:rsidR="00AC75D2" w:rsidRPr="007B69F0">
        <w:rPr>
          <w:rFonts w:hint="cs"/>
          <w:spacing w:val="-4"/>
          <w:rtl/>
        </w:rPr>
        <w:t xml:space="preserve">, </w:t>
      </w:r>
      <w:r w:rsidRPr="007B69F0">
        <w:rPr>
          <w:rFonts w:hint="cs"/>
          <w:spacing w:val="-4"/>
          <w:rtl/>
        </w:rPr>
        <w:t>ו</w:t>
      </w:r>
      <w:r w:rsidRPr="007B69F0">
        <w:rPr>
          <w:spacing w:val="-4"/>
          <w:rtl/>
        </w:rPr>
        <w:t>מסרן לחכמים,</w:t>
      </w:r>
      <w:r w:rsidRPr="007B69F0">
        <w:rPr>
          <w:rStyle w:val="affc"/>
          <w:spacing w:val="-4"/>
          <w:rtl/>
        </w:rPr>
        <w:t xml:space="preserve"> </w:t>
      </w:r>
      <w:r w:rsidRPr="007B69F0">
        <w:rPr>
          <w:spacing w:val="-4"/>
          <w:rtl/>
        </w:rPr>
        <w:t>איזה</w:t>
      </w:r>
      <w:r w:rsidR="00AC75D2" w:rsidRPr="007B69F0">
        <w:rPr>
          <w:rFonts w:hint="cs"/>
          <w:spacing w:val="-4"/>
          <w:rtl/>
        </w:rPr>
        <w:t xml:space="preserve"> </w:t>
      </w:r>
      <w:r w:rsidRPr="007B69F0">
        <w:rPr>
          <w:spacing w:val="-4"/>
          <w:rtl/>
        </w:rPr>
        <w:t xml:space="preserve">מלאכה </w:t>
      </w:r>
      <w:r w:rsidR="00AC75D2" w:rsidRPr="007B69F0">
        <w:rPr>
          <w:rFonts w:hint="cs"/>
          <w:spacing w:val="-4"/>
          <w:rtl/>
        </w:rPr>
        <w:t>להתיר</w:t>
      </w:r>
      <w:r w:rsidR="00AC75D2" w:rsidRPr="007B69F0">
        <w:rPr>
          <w:rStyle w:val="affe"/>
          <w:rFonts w:hint="cs"/>
          <w:spacing w:val="-4"/>
          <w:rtl/>
        </w:rPr>
        <w:t xml:space="preserve"> </w:t>
      </w:r>
      <w:r w:rsidR="007B69F0">
        <w:rPr>
          <w:rStyle w:val="affe"/>
          <w:rFonts w:hint="cs"/>
          <w:spacing w:val="-4"/>
          <w:rtl/>
        </w:rPr>
        <w:t>-</w:t>
      </w:r>
      <w:r w:rsidR="00AC75D2" w:rsidRPr="007B69F0">
        <w:rPr>
          <w:rStyle w:val="affe"/>
          <w:rFonts w:hint="cs"/>
          <w:spacing w:val="-4"/>
          <w:rtl/>
        </w:rPr>
        <w:t>אבד</w:t>
      </w:r>
      <w:r w:rsidRPr="007B69F0">
        <w:rPr>
          <w:spacing w:val="-4"/>
          <w:rtl/>
        </w:rPr>
        <w:t>.</w:t>
      </w:r>
    </w:p>
    <w:p w14:paraId="69BA2BFC" w14:textId="77777777" w:rsidR="00C0473D" w:rsidRDefault="004C0AAB" w:rsidP="00A07C53">
      <w:pPr>
        <w:pStyle w:val="affff0"/>
        <w:rPr>
          <w:spacing w:val="-4"/>
          <w:rtl/>
        </w:rPr>
      </w:pPr>
      <w:ins w:id="9819" w:author="מספור קטעי משנה" w:date="2026-10-06T06:45:17Z">
        <w:r>
          <w:rPr>
            <w:rStyle w:val="MisparKeta"/>
          </w:rPr>
          <w:t xml:space="preserve">א. </w:t>
        </w:r>
      </w:ins>
      <w:r w:rsidRPr="007B69F0">
        <w:rPr>
          <w:spacing w:val="-4"/>
          <w:rtl/>
        </w:rPr>
        <w:t>מותרי</w:t>
      </w:r>
      <w:r w:rsidR="00E778B9" w:rsidRPr="007B69F0">
        <w:rPr>
          <w:rFonts w:hint="cs"/>
          <w:spacing w:val="-4"/>
          <w:rtl/>
        </w:rPr>
        <w:t>ם</w:t>
      </w:r>
      <w:r w:rsidRPr="007B69F0">
        <w:rPr>
          <w:spacing w:val="-4"/>
          <w:rtl/>
        </w:rPr>
        <w:t xml:space="preserve"> בהספד ותענית</w:t>
      </w:r>
      <w:r w:rsidR="00E778B9" w:rsidRPr="007B69F0">
        <w:rPr>
          <w:rFonts w:hint="cs"/>
          <w:spacing w:val="-4"/>
          <w:rtl/>
        </w:rPr>
        <w:t>,</w:t>
      </w:r>
      <w:r w:rsidRPr="007B69F0">
        <w:rPr>
          <w:spacing w:val="-4"/>
          <w:rtl/>
        </w:rPr>
        <w:t xml:space="preserve"> שלא לקיים האומרי</w:t>
      </w:r>
      <w:r w:rsidR="00AC75D2" w:rsidRPr="007B69F0">
        <w:rPr>
          <w:rFonts w:hint="cs"/>
          <w:spacing w:val="-4"/>
          <w:rtl/>
        </w:rPr>
        <w:t>ם</w:t>
      </w:r>
      <w:r w:rsidRPr="007B69F0">
        <w:rPr>
          <w:spacing w:val="-4"/>
          <w:rtl/>
        </w:rPr>
        <w:t xml:space="preserve"> עצרת אחר השבת</w:t>
      </w:r>
      <w:r w:rsidR="00AC75D2" w:rsidRPr="007B69F0">
        <w:rPr>
          <w:rFonts w:hint="cs"/>
          <w:spacing w:val="-4"/>
          <w:rtl/>
        </w:rPr>
        <w:t>.</w:t>
      </w:r>
    </w:p>
    <w:p w14:paraId="0FD345F2" w14:textId="2C94F650" w:rsidR="00731582" w:rsidRDefault="004C0AAB" w:rsidP="0010357F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והך</w:t>
      </w:r>
      <w:r w:rsidR="00731582">
        <w:rPr>
          <w:rtl/>
        </w:rPr>
        <w:t>:</w:t>
      </w:r>
    </w:p>
    <w:p w14:paraId="72C7056A" w14:textId="3189D593" w:rsidR="004C0AAB" w:rsidRPr="005E6BC8" w:rsidRDefault="004C0AAB" w:rsidP="00A07C53">
      <w:pPr>
        <w:rPr>
          <w:rFonts w:cs="PFT_Frank"/>
          <w:b/>
          <w:bCs/>
          <w:szCs w:val="14"/>
          <w:rtl/>
        </w:rPr>
      </w:pPr>
      <w:r w:rsidRPr="006F178A">
        <w:rPr>
          <w:rtl/>
        </w:rPr>
        <w:t xml:space="preserve">מעשה </w:t>
      </w:r>
      <w:r w:rsidR="00E778B9">
        <w:rPr>
          <w:rFonts w:hint="cs"/>
          <w:rtl/>
        </w:rPr>
        <w:t>ש</w:t>
      </w:r>
      <w:r w:rsidR="00E778B9" w:rsidRPr="006F178A">
        <w:rPr>
          <w:rtl/>
        </w:rPr>
        <w:t>נ</w:t>
      </w:r>
      <w:r w:rsidR="00E778B9">
        <w:rPr>
          <w:rFonts w:hint="cs"/>
          <w:rtl/>
        </w:rPr>
        <w:t>ת</w:t>
      </w:r>
      <w:r w:rsidR="00E778B9" w:rsidRPr="006F178A">
        <w:rPr>
          <w:rtl/>
        </w:rPr>
        <w:t>כנסו ל</w:t>
      </w:r>
      <w:r w:rsidR="00E778B9">
        <w:rPr>
          <w:rFonts w:hint="cs"/>
          <w:rtl/>
        </w:rPr>
        <w:t>ה</w:t>
      </w:r>
      <w:r w:rsidR="00E778B9" w:rsidRPr="006F178A">
        <w:rPr>
          <w:rtl/>
        </w:rPr>
        <w:t>ספ</w:t>
      </w:r>
      <w:r w:rsidR="00E778B9">
        <w:rPr>
          <w:rFonts w:hint="cs"/>
          <w:rtl/>
        </w:rPr>
        <w:t>י</w:t>
      </w:r>
      <w:r w:rsidR="00E778B9" w:rsidRPr="006F178A">
        <w:rPr>
          <w:rtl/>
        </w:rPr>
        <w:t xml:space="preserve">ד </w:t>
      </w:r>
      <w:r w:rsidRPr="00397452">
        <w:rPr>
          <w:rStyle w:val="affc"/>
          <w:rtl/>
        </w:rPr>
        <w:t xml:space="preserve">אלכסא </w:t>
      </w:r>
      <w:r w:rsidRPr="006F178A">
        <w:rPr>
          <w:rtl/>
        </w:rPr>
        <w:t xml:space="preserve">בלוד, ולא הניחם </w:t>
      </w:r>
      <w:r w:rsidRPr="008A0BAE">
        <w:rPr>
          <w:rStyle w:val="affc"/>
          <w:rtl/>
        </w:rPr>
        <w:t>ר</w:t>
      </w:r>
      <w:r w:rsidR="00E778B9">
        <w:rPr>
          <w:rStyle w:val="affc"/>
          <w:rFonts w:hint="cs"/>
          <w:rtl/>
        </w:rPr>
        <w:t>"</w:t>
      </w:r>
      <w:r w:rsidRPr="008A0BAE">
        <w:rPr>
          <w:rStyle w:val="affc"/>
          <w:rtl/>
        </w:rPr>
        <w:t>ט</w:t>
      </w:r>
      <w:r w:rsidR="00E778B9">
        <w:rPr>
          <w:rFonts w:hint="cs"/>
          <w:rtl/>
        </w:rPr>
        <w:t xml:space="preserve"> </w:t>
      </w:r>
      <w:r w:rsidRPr="006F178A">
        <w:rPr>
          <w:rtl/>
        </w:rPr>
        <w:t>שיו</w:t>
      </w:r>
      <w:r w:rsidR="00711005">
        <w:rPr>
          <w:rFonts w:hint="cs"/>
          <w:rtl/>
        </w:rPr>
        <w:t>ם טבוח</w:t>
      </w:r>
      <w:r w:rsidRPr="006F178A">
        <w:rPr>
          <w:rtl/>
        </w:rPr>
        <w:t xml:space="preserve"> </w:t>
      </w:r>
      <w:r w:rsidR="00E778B9">
        <w:rPr>
          <w:rFonts w:hint="cs"/>
          <w:rtl/>
        </w:rPr>
        <w:t>ד</w:t>
      </w:r>
      <w:r w:rsidRPr="006F178A">
        <w:rPr>
          <w:rtl/>
        </w:rPr>
        <w:t>עצרת היה</w:t>
      </w:r>
      <w:r w:rsidR="00E778B9">
        <w:rPr>
          <w:rFonts w:hint="cs"/>
          <w:rtl/>
        </w:rPr>
        <w:t xml:space="preserve"> </w:t>
      </w:r>
      <w:r w:rsidR="00711005">
        <w:rPr>
          <w:rtl/>
        </w:rPr>
        <w:tab/>
      </w:r>
      <w:r w:rsidR="001E3674">
        <w:rPr>
          <w:rFonts w:hint="cs"/>
          <w:rtl/>
        </w:rPr>
        <w:t xml:space="preserve"> </w:t>
      </w:r>
      <w:r w:rsidR="00E778B9">
        <w:rPr>
          <w:rFonts w:hint="cs"/>
          <w:rtl/>
        </w:rPr>
        <w:t xml:space="preserve">- </w:t>
      </w:r>
      <w:r w:rsidRPr="00711005">
        <w:rPr>
          <w:rFonts w:hint="cs"/>
          <w:rtl/>
        </w:rPr>
        <w:t>הי</w:t>
      </w:r>
      <w:r w:rsidR="00711005" w:rsidRPr="00711005">
        <w:rPr>
          <w:rFonts w:hint="cs"/>
          <w:rtl/>
        </w:rPr>
        <w:t>ינו</w:t>
      </w:r>
      <w:r w:rsidRPr="006F178A">
        <w:rPr>
          <w:rFonts w:hint="cs"/>
          <w:rtl/>
        </w:rPr>
        <w:t xml:space="preserve"> </w:t>
      </w:r>
      <w:r w:rsidR="00711005" w:rsidRPr="00397452">
        <w:rPr>
          <w:rStyle w:val="affe"/>
          <w:rFonts w:hint="cs"/>
          <w:rtl/>
        </w:rPr>
        <w:t>למחרת</w:t>
      </w:r>
      <w:r w:rsidR="00711005">
        <w:rPr>
          <w:rFonts w:hint="cs"/>
          <w:rtl/>
        </w:rPr>
        <w:t xml:space="preserve"> </w:t>
      </w:r>
      <w:r w:rsidRPr="006F178A">
        <w:rPr>
          <w:rFonts w:hint="cs"/>
          <w:rtl/>
        </w:rPr>
        <w:t>יו</w:t>
      </w:r>
      <w:r w:rsidRPr="006F178A">
        <w:rPr>
          <w:rtl/>
        </w:rPr>
        <w:t>"</w:t>
      </w:r>
      <w:r>
        <w:rPr>
          <w:rFonts w:hint="cs"/>
          <w:rtl/>
        </w:rPr>
        <w:t xml:space="preserve">ט שחל </w:t>
      </w:r>
      <w:r w:rsidR="00711005" w:rsidRPr="005E6BC8">
        <w:rPr>
          <w:rFonts w:cs="PFT_Frank" w:hint="cs"/>
          <w:b/>
          <w:bCs/>
          <w:szCs w:val="14"/>
          <w:rtl/>
        </w:rPr>
        <w:t>אחר</w:t>
      </w:r>
      <w:r w:rsidR="00711005" w:rsidRPr="005E6BC8">
        <w:rPr>
          <w:rFonts w:cs="PFT_Frank"/>
          <w:b/>
          <w:bCs/>
          <w:szCs w:val="14"/>
          <w:rtl/>
        </w:rPr>
        <w:t xml:space="preserve"> </w:t>
      </w:r>
      <w:r w:rsidRPr="005E6BC8">
        <w:rPr>
          <w:rFonts w:cs="PFT_Frank" w:hint="cs"/>
          <w:b/>
          <w:bCs/>
          <w:szCs w:val="14"/>
          <w:rtl/>
        </w:rPr>
        <w:t>שבת</w:t>
      </w:r>
      <w:r w:rsidR="00711005" w:rsidRPr="005E6BC8">
        <w:rPr>
          <w:rFonts w:cs="PFT_Frank"/>
          <w:b/>
          <w:bCs/>
          <w:szCs w:val="14"/>
          <w:rtl/>
        </w:rPr>
        <w:t>.</w:t>
      </w:r>
    </w:p>
    <w:p w14:paraId="22CFCD27" w14:textId="5AE01898" w:rsidR="009F4C9E" w:rsidRPr="009F4C9E" w:rsidRDefault="00D67AD3" w:rsidP="00A07C53">
      <w:pPr>
        <w:pStyle w:val="afff1"/>
        <w:rPr>
          <w:rFonts w:ascii="Fb Fontext" w:hAnsi="Fb Fontext" w:cs="PFT_Frank"/>
          <w:b/>
          <w:sz w:val="14"/>
          <w:szCs w:val="12"/>
          <w:rtl/>
        </w:rPr>
      </w:pPr>
      <w:r>
        <w:rPr>
          <w:rFonts w:hint="cs"/>
          <w:rtl/>
        </w:rPr>
        <w:t>****</w:t>
      </w:r>
    </w:p>
    <w:p w14:paraId="5827A46C" w14:textId="77777777" w:rsidR="004C0AAB" w:rsidRPr="006F178A" w:rsidRDefault="004C0AAB" w:rsidP="00A7758B">
      <w:pPr>
        <w:pStyle w:val="afff3"/>
        <w:framePr w:wrap="around"/>
        <w:rPr>
          <w:rtl/>
        </w:rPr>
      </w:pPr>
      <w:r w:rsidRPr="006F178A">
        <w:rPr>
          <w:rFonts w:hint="cs"/>
          <w:rtl/>
        </w:rPr>
        <w:t>יח:</w:t>
      </w:r>
    </w:p>
    <w:p>
      <w:pPr>
        <w:pStyle w:val="MishnaBatzad"/>
        <w:rPr>
          <w:ins w:id="20103" w:author="קלוד" w:date="2026-10-06T10:08:30Z"/>
        </w:rPr>
      </w:pPr>
      <w:ins w:id="20102" w:author="קלוד" w:date="2026-10-06T10:08:30Z">
        <w:r>
          <w:t xml:space="preserve">משנה ה</w:t>
        </w:r>
      </w:ins>
    </w:p>
    <w:p w14:paraId="1F5E82F3" w14:textId="79BF8310" w:rsidR="004C0AAB" w:rsidRPr="006F178A" w:rsidRDefault="009F29FB" w:rsidP="00A07C53">
      <w:pPr>
        <w:pStyle w:val="afff8"/>
        <w:spacing w:before="120"/>
        <w:rPr>
          <w:rtl/>
        </w:rPr>
        <w:pPrChange w:id="90009" w:author="קלוד" w:date="2026-10-08T12:08:16Z">
          <w:pPr>
            <w:pStyle w:val="afff8"/>
          </w:pPr>
        </w:pPrChange>
      </w:pPr>
      <w:del w:id="41030" w:author="Claude" w:date="2026-10-07T09:24:48Z">
        <w:r>
          <w:rPr>
            <w:rStyle w:val="TanaimMishna"/>
            <w:rFonts w:hint="cs"/>
            <w:rtl/>
            <w:rPrChange w:id="20014" w:author="קלוד" w:date="2026-10-06T10:08:30Z">
              <w:rPr>
                <w:rStyle w:val="affc"/>
                <w:rFonts w:hint="cs"/>
                <w:rtl/>
              </w:rPr>
            </w:rPrChange>
          </w:rPr>
          <w:delText xml:space="preserve">א</w:delText>
        </w:r>
      </w:del>
      <w:del w:id="41031" w:author="Claude" w:date="2026-10-07T09:24:48Z">
        <w:r>
          <w:rPr>
            <w:rStyle w:val="TanaimMishna"/>
            <w:rtl/>
            <w:rPrChange w:id="20015" w:author="קלוד" w:date="2026-10-06T10:08:30Z">
              <w:rPr>
                <w:rStyle w:val="affc"/>
                <w:rtl/>
              </w:rPr>
            </w:rPrChange>
          </w:rPr>
          <w:delText xml:space="preserve">.</w:delText>
        </w:r>
      </w:del>
      <w:del w:id="41032" w:author="Claude" w:date="2026-10-07T09:24:48Z">
        <w:r>
          <w:rPr>
            <w:rFonts w:hint="cs"/>
            <w:rtl/>
          </w:rPr>
          <w:delText xml:space="preserve"> </w:delText>
        </w:r>
      </w:del>
      <w:r w:rsidR="004C0AAB" w:rsidRPr="006F178A">
        <w:rPr>
          <w:rtl/>
        </w:rPr>
        <w:t>נוטלין לידים</w:t>
      </w:r>
      <w:r w:rsidR="00711005">
        <w:rPr>
          <w:rFonts w:hint="cs"/>
          <w:rtl/>
        </w:rPr>
        <w:t xml:space="preserve"> -</w:t>
      </w:r>
      <w:r w:rsidR="004C0AAB" w:rsidRPr="006F178A">
        <w:rPr>
          <w:rtl/>
        </w:rPr>
        <w:t xml:space="preserve"> לחולין למעשר ולתרומה</w:t>
      </w:r>
      <w:r w:rsidR="00711005">
        <w:rPr>
          <w:rFonts w:hint="cs"/>
          <w:rtl/>
        </w:rPr>
        <w:t xml:space="preserve">, </w:t>
      </w:r>
      <w:r w:rsidR="00557887">
        <w:rPr>
          <w:rFonts w:hint="cs"/>
          <w:rtl/>
        </w:rPr>
        <w:t>ו</w:t>
      </w:r>
      <w:r w:rsidR="004C0AAB" w:rsidRPr="006F178A">
        <w:rPr>
          <w:rtl/>
        </w:rPr>
        <w:t>לקודש</w:t>
      </w:r>
      <w:r w:rsidR="00557887">
        <w:rPr>
          <w:rFonts w:hint="cs"/>
          <w:rtl/>
        </w:rPr>
        <w:t xml:space="preserve"> </w:t>
      </w:r>
      <w:r w:rsidR="004C0AAB" w:rsidRPr="006F178A">
        <w:rPr>
          <w:rtl/>
        </w:rPr>
        <w:t>מטביל</w:t>
      </w:r>
      <w:r w:rsidR="00557887">
        <w:rPr>
          <w:rFonts w:hint="cs"/>
          <w:rtl/>
        </w:rPr>
        <w:t>ין</w:t>
      </w:r>
    </w:p>
    <w:p w14:paraId="07D26EAF" w14:textId="06ADDF14" w:rsidR="004C0AAB" w:rsidRPr="006F178A" w:rsidRDefault="004C0AAB" w:rsidP="00A07C53">
      <w:pPr>
        <w:pStyle w:val="afff8"/>
        <w:ind w:firstLine="170"/>
        <w:jc w:val="center"/>
        <w:rPr>
          <w:rtl/>
        </w:rPr>
      </w:pPr>
      <w:r w:rsidRPr="006F178A">
        <w:rPr>
          <w:rtl/>
        </w:rPr>
        <w:t xml:space="preserve">ולחטאת </w:t>
      </w:r>
      <w:r w:rsidRPr="00397452">
        <w:rPr>
          <w:rStyle w:val="HesberMishna"/>
          <w:rtl/>
          <w:rPrChange w:id="20016" w:author="קלוד" w:date="2026-10-06T10:08:30Z">
            <w:rPr>
              <w:rStyle w:val="affe"/>
              <w:rtl/>
            </w:rPr>
          </w:rPrChange>
        </w:rPr>
        <w:t>אם נטמאו ידיו</w:t>
      </w:r>
      <w:r w:rsidRPr="006F178A">
        <w:rPr>
          <w:rtl/>
        </w:rPr>
        <w:t xml:space="preserve"> - נטמא גופו.</w:t>
      </w:r>
    </w:p>
    <w:p w14:paraId="2EECF136" w14:textId="077CBD77" w:rsidR="004C0AAB" w:rsidRPr="006F178A" w:rsidRDefault="009F29FB" w:rsidP="00A07C53">
      <w:pPr>
        <w:pStyle w:val="afff8"/>
        <w:rPr>
          <w:rtl/>
        </w:rPr>
      </w:pPr>
      <w:del w:id="41033" w:author="Claude" w:date="2026-10-07T09:24:48Z">
        <w:r>
          <w:rPr>
            <w:rStyle w:val="TanaimMishna"/>
            <w:rFonts w:hint="cs"/>
            <w:rtl/>
            <w:rPrChange w:id="20017" w:author="קלוד" w:date="2026-10-06T10:08:30Z">
              <w:rPr>
                <w:rStyle w:val="affc"/>
                <w:rFonts w:hint="cs"/>
                <w:rtl/>
              </w:rPr>
            </w:rPrChange>
          </w:rPr>
          <w:delText xml:space="preserve">ב</w:delText>
        </w:r>
      </w:del>
      <w:del w:id="41034" w:author="Claude" w:date="2026-10-07T09:24:48Z">
        <w:r>
          <w:rPr>
            <w:rStyle w:val="TanaimMishna"/>
            <w:rtl/>
            <w:rPrChange w:id="20018" w:author="קלוד" w:date="2026-10-06T10:08:30Z">
              <w:rPr>
                <w:rStyle w:val="affc"/>
                <w:rtl/>
              </w:rPr>
            </w:rPrChange>
          </w:rPr>
          <w:delText xml:space="preserve">.</w:delText>
        </w:r>
      </w:del>
      <w:del w:id="41035" w:author="Claude" w:date="2026-10-07T09:24:48Z">
        <w:r>
          <w:rPr>
            <w:rFonts w:hint="cs"/>
            <w:rtl/>
          </w:rPr>
          <w:delText xml:space="preserve"> </w:delText>
        </w:r>
      </w:del>
      <w:del w:id="41036" w:author="Claude" w:date="2026-10-07T09:24:48Z">
        <w:r>
          <w:rPr>
            <w:rtl/>
          </w:rPr>
          <w:delText xml:space="preserve">	</w:delText>
        </w:r>
      </w:del>
      <w:del w:id="41037" w:author="Claude" w:date="2026-10-07T09:24:48Z">
        <w:r>
          <w:rPr>
            <w:rtl/>
          </w:rPr>
          <w:delText xml:space="preserve">	</w:delText>
        </w:r>
      </w:del>
      <w:del w:id="41038" w:author="Claude" w:date="2026-10-07T09:24:48Z">
        <w:r>
          <w:rPr>
            <w:rtl/>
          </w:rPr>
          <w:delText xml:space="preserve">	</w:delText>
        </w:r>
      </w:del>
      <w:del w:id="41039" w:author="Claude" w:date="2026-10-07T09:24:48Z">
        <w:r>
          <w:rPr>
            <w:rFonts w:hint="cs"/>
            <w:rtl/>
          </w:rPr>
          <w:delText xml:space="preserve"> </w:delText>
        </w:r>
      </w:del>
      <w:r w:rsidR="004C0AAB" w:rsidRPr="006F178A">
        <w:rPr>
          <w:rtl/>
        </w:rPr>
        <w:t>טבל לחולין</w:t>
      </w:r>
      <w:r w:rsidR="00711005">
        <w:rPr>
          <w:rFonts w:hint="cs"/>
          <w:rtl/>
        </w:rPr>
        <w:t>,</w:t>
      </w:r>
      <w:r w:rsidR="004C0AAB" w:rsidRPr="006F178A">
        <w:rPr>
          <w:rtl/>
        </w:rPr>
        <w:t xml:space="preserve"> </w:t>
      </w:r>
      <w:r w:rsidR="00711005">
        <w:rPr>
          <w:rFonts w:hint="cs"/>
          <w:rtl/>
        </w:rPr>
        <w:t>ו</w:t>
      </w:r>
      <w:r w:rsidR="004C0AAB" w:rsidRPr="006F178A">
        <w:rPr>
          <w:rtl/>
        </w:rPr>
        <w:t xml:space="preserve">הוחזק </w:t>
      </w:r>
      <w:r w:rsidR="00711005" w:rsidRPr="00397452">
        <w:rPr>
          <w:rStyle w:val="HesberMishna"/>
          <w:rFonts w:hint="cs"/>
          <w:rtl/>
          <w:rPrChange w:id="20019" w:author="קלוד" w:date="2026-10-06T10:08:30Z">
            <w:rPr>
              <w:rStyle w:val="affe"/>
              <w:rFonts w:hint="cs"/>
              <w:rtl/>
            </w:rPr>
          </w:rPrChange>
        </w:rPr>
        <w:t>נתכוין</w:t>
      </w:r>
      <w:r w:rsidR="00711005" w:rsidRPr="00397452">
        <w:rPr>
          <w:rStyle w:val="HesberMishna"/>
          <w:rtl/>
          <w:rPrChange w:id="20020" w:author="קלוד" w:date="2026-10-06T10:08:30Z">
            <w:rPr>
              <w:rStyle w:val="affe"/>
              <w:rtl/>
            </w:rPr>
          </w:rPrChange>
        </w:rPr>
        <w:t xml:space="preserve"> </w:t>
      </w:r>
      <w:r w:rsidR="004C0AAB" w:rsidRPr="006F178A">
        <w:rPr>
          <w:rtl/>
        </w:rPr>
        <w:t>לחולין</w:t>
      </w:r>
      <w:r w:rsidR="00711005">
        <w:rPr>
          <w:rFonts w:hint="cs"/>
          <w:rtl/>
        </w:rPr>
        <w:t xml:space="preserve"> -</w:t>
      </w:r>
      <w:r w:rsidR="004C0AAB" w:rsidRPr="006F178A">
        <w:rPr>
          <w:rtl/>
        </w:rPr>
        <w:t xml:space="preserve"> אסור למעשר</w:t>
      </w:r>
      <w:r w:rsidR="00711005">
        <w:rPr>
          <w:rFonts w:hint="cs"/>
          <w:rtl/>
        </w:rPr>
        <w:t>,</w:t>
      </w:r>
    </w:p>
    <w:p w14:paraId="52EE82F3" w14:textId="3237A993" w:rsidR="004C0AAB" w:rsidRPr="006F178A" w:rsidRDefault="004C0AAB" w:rsidP="00A07C53">
      <w:pPr>
        <w:pStyle w:val="afff8"/>
        <w:ind w:firstLine="170"/>
        <w:jc w:val="center"/>
        <w:rPr>
          <w:rtl/>
        </w:rPr>
      </w:pPr>
      <w:r w:rsidRPr="006F178A">
        <w:rPr>
          <w:rtl/>
        </w:rPr>
        <w:t xml:space="preserve">טבל למעשר </w:t>
      </w:r>
      <w:r w:rsidR="00711005">
        <w:rPr>
          <w:rFonts w:hint="cs"/>
          <w:rtl/>
        </w:rPr>
        <w:t>ו</w:t>
      </w:r>
      <w:r w:rsidRPr="006F178A">
        <w:rPr>
          <w:rtl/>
        </w:rPr>
        <w:t>הוחזק למעשר</w:t>
      </w:r>
      <w:r w:rsidR="00711005">
        <w:rPr>
          <w:rFonts w:hint="cs"/>
          <w:rtl/>
        </w:rPr>
        <w:t xml:space="preserve"> -</w:t>
      </w:r>
      <w:r w:rsidRPr="006F178A">
        <w:rPr>
          <w:rtl/>
        </w:rPr>
        <w:t xml:space="preserve"> אסור לתרומה</w:t>
      </w:r>
      <w:r w:rsidR="00711005">
        <w:rPr>
          <w:rFonts w:hint="cs"/>
          <w:rtl/>
        </w:rPr>
        <w:t>,</w:t>
      </w:r>
    </w:p>
    <w:p w14:paraId="2322986B" w14:textId="5C60B5A0" w:rsidR="004C0AAB" w:rsidRPr="006F178A" w:rsidRDefault="004C0AAB" w:rsidP="00A07C53">
      <w:pPr>
        <w:pStyle w:val="afff8"/>
        <w:ind w:firstLine="170"/>
        <w:jc w:val="center"/>
        <w:rPr>
          <w:rtl/>
        </w:rPr>
      </w:pPr>
      <w:r w:rsidRPr="006F178A">
        <w:rPr>
          <w:rtl/>
        </w:rPr>
        <w:t xml:space="preserve">טבל לתרומה </w:t>
      </w:r>
      <w:r w:rsidR="00711005">
        <w:rPr>
          <w:rFonts w:hint="cs"/>
          <w:rtl/>
        </w:rPr>
        <w:t>ו</w:t>
      </w:r>
      <w:r w:rsidRPr="006F178A">
        <w:rPr>
          <w:rtl/>
        </w:rPr>
        <w:t>הוחזק לתרומה</w:t>
      </w:r>
      <w:r w:rsidR="00711005">
        <w:rPr>
          <w:rFonts w:hint="cs"/>
          <w:rtl/>
        </w:rPr>
        <w:t xml:space="preserve"> -</w:t>
      </w:r>
      <w:r w:rsidRPr="006F178A">
        <w:rPr>
          <w:rtl/>
        </w:rPr>
        <w:t xml:space="preserve"> אסור לקודש</w:t>
      </w:r>
      <w:r w:rsidR="00711005">
        <w:rPr>
          <w:rFonts w:hint="cs"/>
          <w:rtl/>
        </w:rPr>
        <w:t>,</w:t>
      </w:r>
    </w:p>
    <w:p w14:paraId="013E092E" w14:textId="4D9C47FC" w:rsidR="004C0AAB" w:rsidRPr="006F178A" w:rsidRDefault="004C0AAB" w:rsidP="00A07C53">
      <w:pPr>
        <w:pStyle w:val="afff8"/>
        <w:ind w:firstLine="170"/>
        <w:jc w:val="center"/>
        <w:rPr>
          <w:rtl/>
        </w:rPr>
      </w:pPr>
      <w:r w:rsidRPr="006F178A">
        <w:rPr>
          <w:rtl/>
        </w:rPr>
        <w:t xml:space="preserve">טבל לקודש </w:t>
      </w:r>
      <w:r w:rsidR="00711005">
        <w:rPr>
          <w:rFonts w:hint="cs"/>
          <w:rtl/>
        </w:rPr>
        <w:t>ו</w:t>
      </w:r>
      <w:r w:rsidRPr="006F178A">
        <w:rPr>
          <w:rtl/>
        </w:rPr>
        <w:t>הוחזק לקודש</w:t>
      </w:r>
      <w:r w:rsidR="00711005">
        <w:rPr>
          <w:rFonts w:hint="cs"/>
          <w:rtl/>
        </w:rPr>
        <w:t xml:space="preserve"> -</w:t>
      </w:r>
      <w:r w:rsidRPr="006F178A">
        <w:rPr>
          <w:rtl/>
        </w:rPr>
        <w:t xml:space="preserve"> אסור לחטאת</w:t>
      </w:r>
      <w:r w:rsidR="00711005">
        <w:rPr>
          <w:rFonts w:hint="cs"/>
          <w:rtl/>
        </w:rPr>
        <w:t>,</w:t>
      </w:r>
    </w:p>
    <w:p w14:paraId="43F2E80D" w14:textId="199F3471" w:rsidR="004C0AAB" w:rsidRPr="006F178A" w:rsidRDefault="004C0AAB" w:rsidP="00557887">
      <w:pPr>
        <w:pStyle w:val="afff8"/>
        <w:spacing w:after="60"/>
        <w:rPr>
          <w:rtl/>
        </w:rPr>
      </w:pPr>
      <w:r w:rsidRPr="006F178A">
        <w:rPr>
          <w:rtl/>
        </w:rPr>
        <w:t>טבל לחמור - מותר לקל, טבל ולא הוחזק - כאילו לא טבל.</w:t>
      </w:r>
    </w:p>
    <w:p w14:paraId="58BD195B" w14:textId="5204E9C8" w:rsidR="004C0AAB" w:rsidRPr="0053577F" w:rsidRDefault="009F29FB" w:rsidP="00A07C53">
      <w:pPr>
        <w:pStyle w:val="afff8"/>
        <w:jc w:val="center"/>
        <w:rPr>
          <w:spacing w:val="-2"/>
          <w:rtl/>
        </w:rPr>
      </w:pPr>
      <w:del w:id="41040" w:author="Claude" w:date="2026-10-07T09:24:48Z">
        <w:r>
          <w:rPr>
            <w:rStyle w:val="TanaimMishna"/>
            <w:rFonts w:hint="cs"/>
            <w:spacing w:val="-2"/>
            <w:rtl/>
            <w:rPrChange w:id="20021" w:author="קלוד" w:date="2026-10-06T10:08:30Z">
              <w:rPr>
                <w:rStyle w:val="affc"/>
                <w:rFonts w:hint="cs"/>
                <w:spacing w:val="-2"/>
                <w:rtl/>
              </w:rPr>
            </w:rPrChange>
          </w:rPr>
          <w:delText xml:space="preserve">ג</w:delText>
        </w:r>
      </w:del>
      <w:del w:id="41041" w:author="Claude" w:date="2026-10-07T09:24:48Z">
        <w:r>
          <w:rPr>
            <w:rStyle w:val="TanaimMishna"/>
            <w:spacing w:val="-2"/>
            <w:rtl/>
            <w:rPrChange w:id="20022" w:author="קלוד" w:date="2026-10-06T10:08:30Z">
              <w:rPr>
                <w:rStyle w:val="affc"/>
                <w:spacing w:val="-2"/>
                <w:rtl/>
              </w:rPr>
            </w:rPrChange>
          </w:rPr>
          <w:delText xml:space="preserve">.</w:delText>
        </w:r>
      </w:del>
      <w:del w:id="41042" w:author="Claude" w:date="2026-10-07T09:24:48Z">
        <w:r>
          <w:rPr>
            <w:rFonts w:hint="cs"/>
            <w:spacing w:val="-2"/>
            <w:rtl/>
          </w:rPr>
          <w:delText xml:space="preserve"> </w:delText>
        </w:r>
      </w:del>
      <w:r w:rsidR="004C0AAB" w:rsidRPr="0053577F">
        <w:rPr>
          <w:spacing w:val="-2"/>
          <w:rtl/>
        </w:rPr>
        <w:t>בגדי</w:t>
      </w:r>
      <w:r w:rsidRPr="0053577F">
        <w:rPr>
          <w:rFonts w:hint="cs"/>
          <w:spacing w:val="-2"/>
          <w:rtl/>
        </w:rPr>
        <w:t>,</w:t>
      </w:r>
      <w:r w:rsidR="004C0AAB" w:rsidRPr="0053577F">
        <w:rPr>
          <w:spacing w:val="-2"/>
          <w:rtl/>
        </w:rPr>
        <w:t xml:space="preserve"> עם הארץ</w:t>
      </w:r>
      <w:r w:rsidRPr="0053577F">
        <w:rPr>
          <w:rFonts w:hint="cs"/>
          <w:spacing w:val="-2"/>
          <w:rtl/>
        </w:rPr>
        <w:t xml:space="preserve">- </w:t>
      </w:r>
      <w:r w:rsidR="004C0AAB" w:rsidRPr="0053577F">
        <w:rPr>
          <w:spacing w:val="-2"/>
          <w:rtl/>
        </w:rPr>
        <w:t>מדרס לפרושין, פרושין</w:t>
      </w:r>
      <w:r w:rsidRPr="0053577F">
        <w:rPr>
          <w:rFonts w:hint="cs"/>
          <w:spacing w:val="-2"/>
          <w:rtl/>
        </w:rPr>
        <w:t>-</w:t>
      </w:r>
      <w:r w:rsidR="004C0AAB" w:rsidRPr="0053577F">
        <w:rPr>
          <w:spacing w:val="-2"/>
          <w:rtl/>
        </w:rPr>
        <w:t xml:space="preserve"> מדרס לאוכלי תרומה</w:t>
      </w:r>
    </w:p>
    <w:p w14:paraId="6982AD2B" w14:textId="3F778E1E" w:rsidR="004C0AAB" w:rsidRPr="006F178A" w:rsidRDefault="004C0AAB" w:rsidP="00A07C53">
      <w:pPr>
        <w:pStyle w:val="afff8"/>
        <w:jc w:val="center"/>
        <w:rPr>
          <w:rtl/>
        </w:rPr>
      </w:pPr>
      <w:r w:rsidRPr="006F178A">
        <w:rPr>
          <w:rtl/>
        </w:rPr>
        <w:t xml:space="preserve">אוכלי תרומה </w:t>
      </w:r>
      <w:r w:rsidR="00913423">
        <w:rPr>
          <w:rFonts w:hint="cs"/>
          <w:rtl/>
        </w:rPr>
        <w:t xml:space="preserve">- </w:t>
      </w:r>
      <w:r w:rsidRPr="006F178A">
        <w:rPr>
          <w:rtl/>
        </w:rPr>
        <w:t>מדרס לקודש, קודש</w:t>
      </w:r>
      <w:r w:rsidR="00913423">
        <w:rPr>
          <w:rFonts w:hint="cs"/>
          <w:rtl/>
        </w:rPr>
        <w:t xml:space="preserve"> -</w:t>
      </w:r>
      <w:r w:rsidRPr="006F178A">
        <w:rPr>
          <w:rtl/>
        </w:rPr>
        <w:t xml:space="preserve"> מדרס לחטאת</w:t>
      </w:r>
      <w:r w:rsidR="00913423">
        <w:rPr>
          <w:rFonts w:hint="cs"/>
          <w:rtl/>
        </w:rPr>
        <w:t>,</w:t>
      </w:r>
    </w:p>
    <w:p w14:paraId="553A4727" w14:textId="2A9C4751" w:rsidR="004C0AAB" w:rsidRPr="006F178A" w:rsidRDefault="004C0AAB" w:rsidP="00A07C53">
      <w:pPr>
        <w:pStyle w:val="afff8"/>
        <w:jc w:val="center"/>
        <w:rPr>
          <w:rtl/>
        </w:rPr>
      </w:pPr>
      <w:r w:rsidRPr="00557887">
        <w:rPr>
          <w:b/>
          <w:bCs/>
          <w:rtl/>
        </w:rPr>
        <w:t>יוס</w:t>
      </w:r>
      <w:r w:rsidR="00913423" w:rsidRPr="00557887">
        <w:rPr>
          <w:rFonts w:hint="cs"/>
          <w:b/>
          <w:bCs/>
          <w:rtl/>
        </w:rPr>
        <w:t>י</w:t>
      </w:r>
      <w:r w:rsidRPr="00557887">
        <w:rPr>
          <w:b/>
          <w:bCs/>
          <w:rtl/>
        </w:rPr>
        <w:t xml:space="preserve"> בן יועזר</w:t>
      </w:r>
      <w:r w:rsidR="00913423" w:rsidRPr="00557887">
        <w:rPr>
          <w:rFonts w:hint="cs"/>
          <w:b/>
          <w:bCs/>
          <w:rtl/>
        </w:rPr>
        <w:t>:</w:t>
      </w:r>
      <w:r w:rsidRPr="006F178A">
        <w:rPr>
          <w:rtl/>
        </w:rPr>
        <w:t xml:space="preserve"> חסיד שבכהונה, והיתה מטפחתו מדרס לקודש</w:t>
      </w:r>
      <w:r w:rsidR="00913423">
        <w:rPr>
          <w:rFonts w:hint="cs"/>
          <w:rtl/>
        </w:rPr>
        <w:t>,</w:t>
      </w:r>
    </w:p>
    <w:p w14:paraId="66268DF9" w14:textId="6D8589C4" w:rsidR="00697E8B" w:rsidRPr="00F47B68" w:rsidRDefault="004C0AAB" w:rsidP="00F47B68">
      <w:pPr>
        <w:pStyle w:val="afff8"/>
        <w:spacing w:after="60"/>
        <w:rPr>
          <w:spacing w:val="0"/>
        </w:rPr>
      </w:pPr>
      <w:r w:rsidRPr="00557887">
        <w:rPr>
          <w:b/>
          <w:bCs/>
          <w:rtl/>
        </w:rPr>
        <w:t>יוחנן בן גודגדא</w:t>
      </w:r>
      <w:r w:rsidR="00913423" w:rsidRPr="00557887">
        <w:rPr>
          <w:rFonts w:hint="cs"/>
          <w:b/>
          <w:bCs/>
          <w:rtl/>
        </w:rPr>
        <w:t>:</w:t>
      </w:r>
      <w:r w:rsidRPr="00557887">
        <w:rPr>
          <w:spacing w:val="0"/>
          <w:rtl/>
        </w:rPr>
        <w:t xml:space="preserve"> </w:t>
      </w:r>
      <w:r w:rsidRPr="00557887">
        <w:rPr>
          <w:rFonts w:hint="cs"/>
          <w:spacing w:val="0"/>
          <w:rtl/>
        </w:rPr>
        <w:t>אכל</w:t>
      </w:r>
      <w:r w:rsidRPr="00557887">
        <w:rPr>
          <w:spacing w:val="0"/>
          <w:rtl/>
        </w:rPr>
        <w:t xml:space="preserve"> על טהרת הקודש</w:t>
      </w:r>
      <w:r w:rsidRPr="00557887">
        <w:rPr>
          <w:rFonts w:hint="cs"/>
          <w:spacing w:val="0"/>
          <w:rtl/>
        </w:rPr>
        <w:t>,</w:t>
      </w:r>
      <w:r w:rsidRPr="00557887">
        <w:rPr>
          <w:spacing w:val="0"/>
          <w:rtl/>
        </w:rPr>
        <w:t xml:space="preserve"> ומטפחתו מדרס לחטאת.</w:t>
      </w:r>
    </w:p>
    <w:p w14:paraId="23D8D520" w14:textId="3935B547" w:rsidR="00731582" w:rsidRDefault="00913423" w:rsidP="0010357F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ויקשה</w:t>
      </w:r>
      <w:r w:rsidR="00731582">
        <w:rPr>
          <w:rtl/>
        </w:rPr>
        <w:t>:</w:t>
      </w:r>
    </w:p>
    <w:p w14:paraId="0AB46842" w14:textId="77777777" w:rsidR="00C0473D" w:rsidRDefault="00913423" w:rsidP="00A07C53">
      <w:pPr>
        <w:rPr>
          <w:rtl/>
        </w:rPr>
      </w:pPr>
      <w:r w:rsidRPr="00397452">
        <w:rPr>
          <w:rFonts w:hint="cs"/>
          <w:b/>
          <w:rtl/>
        </w:rPr>
        <w:t>ל</w:t>
      </w:r>
      <w:r w:rsidR="004C0AAB" w:rsidRPr="00397452">
        <w:rPr>
          <w:b/>
          <w:rtl/>
        </w:rPr>
        <w:t>חולין ומעשר</w:t>
      </w:r>
      <w:r w:rsidR="004C0AAB" w:rsidRPr="00913423">
        <w:rPr>
          <w:rtl/>
        </w:rPr>
        <w:t xml:space="preserve"> </w:t>
      </w:r>
      <w:r w:rsidRPr="00913423">
        <w:rPr>
          <w:rFonts w:hint="cs"/>
          <w:rtl/>
        </w:rPr>
        <w:t>צריך</w:t>
      </w:r>
      <w:r w:rsidRPr="00913423">
        <w:rPr>
          <w:rtl/>
        </w:rPr>
        <w:t xml:space="preserve"> </w:t>
      </w:r>
      <w:r w:rsidR="004C0AAB" w:rsidRPr="00913423">
        <w:rPr>
          <w:rtl/>
        </w:rPr>
        <w:t>נטילת ידים</w:t>
      </w:r>
      <w:r w:rsidRPr="00913423">
        <w:rPr>
          <w:rFonts w:hint="cs"/>
          <w:rtl/>
        </w:rPr>
        <w:t>?</w:t>
      </w:r>
    </w:p>
    <w:p w14:paraId="317AD7F3" w14:textId="263642FB" w:rsidR="00731582" w:rsidRDefault="00913423" w:rsidP="0010357F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מהך</w:t>
      </w:r>
      <w:r w:rsidR="00731582">
        <w:rPr>
          <w:rFonts w:hint="cs"/>
          <w:rtl/>
        </w:rPr>
        <w:t>:</w:t>
      </w:r>
    </w:p>
    <w:p w14:paraId="79132FC8" w14:textId="5074F228" w:rsidR="004C0AAB" w:rsidRPr="005E6BC8" w:rsidRDefault="004C0AAB" w:rsidP="00A07C53">
      <w:pPr>
        <w:rPr>
          <w:rStyle w:val="afffd"/>
          <w:rFonts w:ascii="Fb Fontext" w:hAnsi="Fb Fontext" w:cs="PFT_Frank"/>
          <w:szCs w:val="14"/>
          <w:rtl/>
        </w:rPr>
      </w:pPr>
      <w:r w:rsidRPr="006F178A">
        <w:rPr>
          <w:rtl/>
        </w:rPr>
        <w:t xml:space="preserve">תרומה וביכורים </w:t>
      </w:r>
      <w:r w:rsidRPr="00397452">
        <w:rPr>
          <w:rStyle w:val="affe"/>
          <w:rtl/>
        </w:rPr>
        <w:t>חייבין עליהן מיתה וחומש, ואסור</w:t>
      </w:r>
      <w:r w:rsidR="004258A6">
        <w:rPr>
          <w:rStyle w:val="affe"/>
          <w:rFonts w:hint="cs"/>
          <w:rtl/>
        </w:rPr>
        <w:t>ין</w:t>
      </w:r>
      <w:r w:rsidRPr="00397452">
        <w:rPr>
          <w:rStyle w:val="affe"/>
          <w:rtl/>
        </w:rPr>
        <w:t xml:space="preserve"> לזרים, והן נכסי כהן, ועולין באחד ומאה,</w:t>
      </w:r>
      <w:r w:rsidRPr="004258A6">
        <w:rPr>
          <w:rtl/>
        </w:rPr>
        <w:t xml:space="preserve"> </w:t>
      </w:r>
      <w:r w:rsidRPr="00397452">
        <w:rPr>
          <w:rStyle w:val="afffd"/>
          <w:rFonts w:ascii="Fb Fontext" w:hAnsi="Fb Fontext"/>
          <w:bCs w:val="0"/>
          <w:rtl/>
        </w:rPr>
        <w:t>וטעונין נטילת ידים</w:t>
      </w:r>
      <w:r w:rsidRPr="004258A6">
        <w:rPr>
          <w:rtl/>
        </w:rPr>
        <w:t xml:space="preserve"> </w:t>
      </w:r>
      <w:r w:rsidRPr="00397452">
        <w:rPr>
          <w:rStyle w:val="affe"/>
          <w:rtl/>
        </w:rPr>
        <w:t>והערב שמש</w:t>
      </w:r>
      <w:r w:rsidRPr="006F178A">
        <w:rPr>
          <w:rtl/>
        </w:rPr>
        <w:t>,</w:t>
      </w:r>
    </w:p>
    <w:p w14:paraId="701D10E0" w14:textId="1025498F" w:rsidR="004C0AAB" w:rsidRPr="006F178A" w:rsidRDefault="004C0AAB" w:rsidP="00A07C53">
      <w:pPr>
        <w:rPr>
          <w:rFonts w:cs="Guttman Vilna"/>
          <w:b/>
          <w:bCs/>
          <w:rtl/>
        </w:rPr>
      </w:pPr>
      <w:r w:rsidRPr="00397452">
        <w:rPr>
          <w:rStyle w:val="afffd"/>
          <w:rFonts w:ascii="Fb Fontext" w:hAnsi="Fb Fontext"/>
          <w:b/>
          <w:bCs w:val="0"/>
          <w:rtl/>
        </w:rPr>
        <w:t>מ</w:t>
      </w:r>
      <w:r w:rsidRPr="00397452">
        <w:rPr>
          <w:rStyle w:val="afffd"/>
          <w:rFonts w:ascii="Fb Fontext" w:hAnsi="Fb Fontext" w:hint="cs"/>
          <w:b/>
          <w:bCs w:val="0"/>
          <w:rtl/>
        </w:rPr>
        <w:t>שא</w:t>
      </w:r>
      <w:r w:rsidRPr="00397452">
        <w:rPr>
          <w:rStyle w:val="afffd"/>
          <w:rFonts w:ascii="Fb Fontext" w:hAnsi="Fb Fontext"/>
          <w:b/>
          <w:bCs w:val="0"/>
          <w:rtl/>
        </w:rPr>
        <w:t>"</w:t>
      </w:r>
      <w:r w:rsidRPr="00397452">
        <w:rPr>
          <w:rStyle w:val="afffd"/>
          <w:rFonts w:ascii="Fb Fontext" w:hAnsi="Fb Fontext" w:hint="cs"/>
          <w:b/>
          <w:bCs w:val="0"/>
          <w:rtl/>
        </w:rPr>
        <w:t>כ</w:t>
      </w:r>
      <w:r w:rsidRPr="00397452">
        <w:rPr>
          <w:rStyle w:val="afffd"/>
          <w:rFonts w:ascii="Fb Fontext" w:hAnsi="Fb Fontext"/>
          <w:b/>
          <w:bCs w:val="0"/>
          <w:rtl/>
        </w:rPr>
        <w:t xml:space="preserve"> במעשר </w:t>
      </w:r>
      <w:r w:rsidRPr="00397452">
        <w:rPr>
          <w:rStyle w:val="affe"/>
          <w:b/>
          <w:rtl/>
        </w:rPr>
        <w:t>וכ"</w:t>
      </w:r>
      <w:r w:rsidRPr="00397452">
        <w:rPr>
          <w:rStyle w:val="affe"/>
          <w:rFonts w:hint="cs"/>
          <w:rtl/>
        </w:rPr>
        <w:t>ש</w:t>
      </w:r>
      <w:r w:rsidRPr="00397452">
        <w:rPr>
          <w:rStyle w:val="affe"/>
          <w:rtl/>
        </w:rPr>
        <w:t xml:space="preserve"> חולין.</w:t>
      </w:r>
    </w:p>
    <w:p w14:paraId="3FCF6CFA" w14:textId="7379900B" w:rsidR="00731582" w:rsidRDefault="00AC4E19" w:rsidP="006D1BF2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בהו</w:t>
      </w:r>
      <w:r w:rsidRPr="0087008C">
        <w:rPr>
          <w:rtl/>
        </w:rPr>
        <w:t xml:space="preserve">"א </w:t>
      </w:r>
      <w:r w:rsidRPr="0087008C">
        <w:rPr>
          <w:rFonts w:hint="cs"/>
          <w:rtl/>
        </w:rPr>
        <w:t>מתרצים</w:t>
      </w:r>
      <w:r w:rsidR="00731582">
        <w:rPr>
          <w:rFonts w:hint="cs"/>
          <w:rtl/>
        </w:rPr>
        <w:t>:</w:t>
      </w:r>
    </w:p>
    <w:p w14:paraId="261D6015" w14:textId="50BB62F0" w:rsidR="004C0AAB" w:rsidRPr="006F178A" w:rsidRDefault="00AC4E19" w:rsidP="00A07C53">
      <w:pPr>
        <w:rPr>
          <w:rtl/>
        </w:rPr>
      </w:pPr>
      <w:r>
        <w:rPr>
          <w:rStyle w:val="affc"/>
          <w:rFonts w:hint="cs"/>
          <w:rtl/>
        </w:rPr>
        <w:t>מעשר</w:t>
      </w:r>
      <w:r w:rsidRPr="00397452">
        <w:rPr>
          <w:rStyle w:val="affc"/>
          <w:rtl/>
        </w:rPr>
        <w:t xml:space="preserve">: </w:t>
      </w:r>
      <w:r w:rsidR="004C0AAB" w:rsidRPr="005E6BC8">
        <w:rPr>
          <w:rFonts w:cs="PFT_Frank"/>
          <w:b/>
          <w:bCs/>
          <w:szCs w:val="14"/>
          <w:rtl/>
        </w:rPr>
        <w:t>הא</w:t>
      </w:r>
      <w:r w:rsidR="004C0AAB" w:rsidRPr="006F178A">
        <w:rPr>
          <w:rtl/>
        </w:rPr>
        <w:t xml:space="preserve"> </w:t>
      </w:r>
      <w:r w:rsidR="004C0AAB" w:rsidRPr="009A0A7F">
        <w:rPr>
          <w:rStyle w:val="affc"/>
          <w:rFonts w:hint="cs"/>
          <w:rtl/>
        </w:rPr>
        <w:t xml:space="preserve">ר''מ </w:t>
      </w:r>
      <w:r w:rsidR="00597B9F">
        <w:rPr>
          <w:rFonts w:hint="cs"/>
          <w:rtl/>
        </w:rPr>
        <w:t>שהטעון טבילה מד"ס מותר בחולין ומעשר,</w:t>
      </w:r>
      <w:r w:rsidR="004C0AAB">
        <w:rPr>
          <w:rtl/>
        </w:rPr>
        <w:t xml:space="preserve"> </w:t>
      </w:r>
      <w:r w:rsidR="00666F3D" w:rsidRPr="005E6BC8">
        <w:rPr>
          <w:rFonts w:cs="PFT_Frank"/>
          <w:b/>
          <w:bCs/>
          <w:szCs w:val="14"/>
          <w:rtl/>
        </w:rPr>
        <w:tab/>
      </w:r>
      <w:r w:rsidR="00666F3D" w:rsidRPr="005E6BC8">
        <w:rPr>
          <w:rFonts w:cs="PFT_Frank"/>
          <w:b/>
          <w:bCs/>
          <w:szCs w:val="14"/>
          <w:rtl/>
        </w:rPr>
        <w:tab/>
      </w:r>
      <w:r w:rsidR="00666F3D" w:rsidRPr="005E6BC8">
        <w:rPr>
          <w:rFonts w:cs="PFT_Frank"/>
          <w:b/>
          <w:bCs/>
          <w:szCs w:val="14"/>
          <w:rtl/>
        </w:rPr>
        <w:tab/>
      </w:r>
      <w:r w:rsidR="001E3674">
        <w:rPr>
          <w:rFonts w:cs="PFT_Frank" w:hint="cs"/>
          <w:b/>
          <w:bCs/>
          <w:szCs w:val="14"/>
          <w:rtl/>
        </w:rPr>
        <w:t xml:space="preserve"> </w:t>
      </w:r>
      <w:r w:rsidR="00666F3D" w:rsidRPr="005E6BC8">
        <w:rPr>
          <w:rFonts w:cs="PFT_Frank" w:hint="cs"/>
          <w:b/>
          <w:bCs/>
          <w:szCs w:val="14"/>
          <w:rtl/>
        </w:rPr>
        <w:t xml:space="preserve"> </w:t>
      </w:r>
      <w:r w:rsidR="004C0AAB" w:rsidRPr="005E6BC8">
        <w:rPr>
          <w:rFonts w:cs="PFT_Frank"/>
          <w:b/>
          <w:bCs/>
          <w:szCs w:val="14"/>
          <w:rtl/>
        </w:rPr>
        <w:t>והא</w:t>
      </w:r>
      <w:r w:rsidR="004C0AAB" w:rsidRPr="006F178A">
        <w:rPr>
          <w:rtl/>
        </w:rPr>
        <w:t xml:space="preserve"> </w:t>
      </w:r>
      <w:r w:rsidR="004C0AAB" w:rsidRPr="009A0A7F">
        <w:rPr>
          <w:rStyle w:val="affc"/>
          <w:rtl/>
        </w:rPr>
        <w:t>רבנן</w:t>
      </w:r>
      <w:r w:rsidR="004C0AAB">
        <w:rPr>
          <w:rFonts w:hint="cs"/>
          <w:rtl/>
        </w:rPr>
        <w:t xml:space="preserve"> </w:t>
      </w:r>
      <w:r w:rsidR="00597B9F">
        <w:rPr>
          <w:rFonts w:hint="cs"/>
          <w:rtl/>
        </w:rPr>
        <w:t>ש</w:t>
      </w:r>
      <w:r w:rsidR="004C0AAB">
        <w:rPr>
          <w:rFonts w:hint="cs"/>
          <w:rtl/>
        </w:rPr>
        <w:t>א</w:t>
      </w:r>
      <w:r w:rsidR="00666F3D">
        <w:rPr>
          <w:rFonts w:hint="cs"/>
          <w:rtl/>
        </w:rPr>
        <w:t>סור</w:t>
      </w:r>
      <w:r w:rsidR="00597B9F">
        <w:rPr>
          <w:rFonts w:hint="cs"/>
          <w:rtl/>
        </w:rPr>
        <w:t xml:space="preserve"> במעשר</w:t>
      </w:r>
      <w:r w:rsidR="004C0AAB">
        <w:rPr>
          <w:rFonts w:hint="cs"/>
          <w:rtl/>
        </w:rPr>
        <w:t>,</w:t>
      </w:r>
    </w:p>
    <w:p w14:paraId="6FEE8827" w14:textId="43672B65" w:rsidR="00666F3D" w:rsidRDefault="00597B9F" w:rsidP="00A07C53">
      <w:pPr>
        <w:rPr>
          <w:rtl/>
        </w:rPr>
      </w:pPr>
      <w:r>
        <w:rPr>
          <w:rStyle w:val="affc"/>
          <w:rFonts w:hint="cs"/>
          <w:rtl/>
        </w:rPr>
        <w:t>ו</w:t>
      </w:r>
      <w:r w:rsidR="004C0AAB" w:rsidRPr="00397452">
        <w:rPr>
          <w:rStyle w:val="affc"/>
          <w:rtl/>
        </w:rPr>
        <w:t>חולין</w:t>
      </w:r>
      <w:r>
        <w:rPr>
          <w:rStyle w:val="affc"/>
          <w:rFonts w:hint="cs"/>
          <w:rtl/>
        </w:rPr>
        <w:t>:</w:t>
      </w:r>
      <w:r w:rsidR="00666F3D">
        <w:rPr>
          <w:rStyle w:val="affc"/>
          <w:rFonts w:hint="cs"/>
          <w:rtl/>
        </w:rPr>
        <w:t xml:space="preserve"> </w:t>
      </w:r>
      <w:r w:rsidR="00666F3D" w:rsidRPr="005E6BC8">
        <w:rPr>
          <w:rFonts w:cs="PFT_Frank" w:hint="cs"/>
          <w:b/>
          <w:bCs/>
          <w:szCs w:val="14"/>
          <w:rtl/>
        </w:rPr>
        <w:t>הא</w:t>
      </w:r>
      <w:r w:rsidR="00666F3D">
        <w:rPr>
          <w:rFonts w:hint="cs"/>
          <w:rtl/>
        </w:rPr>
        <w:t xml:space="preserve"> באכילה</w:t>
      </w:r>
      <w:r w:rsidR="00A8075D">
        <w:rPr>
          <w:rFonts w:hint="cs"/>
          <w:rtl/>
        </w:rPr>
        <w:t xml:space="preserve"> </w:t>
      </w:r>
      <w:r w:rsidR="00A8075D" w:rsidRPr="00397452">
        <w:rPr>
          <w:rStyle w:val="affe"/>
          <w:rFonts w:hint="cs"/>
          <w:rtl/>
        </w:rPr>
        <w:t>אסור</w:t>
      </w:r>
      <w:r w:rsidR="00666F3D">
        <w:rPr>
          <w:rFonts w:hint="cs"/>
          <w:rtl/>
        </w:rPr>
        <w:t xml:space="preserve">, </w:t>
      </w:r>
      <w:r w:rsidR="00666F3D" w:rsidRPr="005E6BC8">
        <w:rPr>
          <w:rFonts w:cs="PFT_Frank" w:hint="cs"/>
          <w:b/>
          <w:bCs/>
          <w:szCs w:val="14"/>
          <w:rtl/>
        </w:rPr>
        <w:t>והא</w:t>
      </w:r>
      <w:r w:rsidR="00666F3D">
        <w:rPr>
          <w:rFonts w:hint="cs"/>
          <w:rtl/>
        </w:rPr>
        <w:t xml:space="preserve"> בנגיעה</w:t>
      </w:r>
      <w:r w:rsidR="00A8075D">
        <w:rPr>
          <w:rFonts w:hint="cs"/>
          <w:rtl/>
        </w:rPr>
        <w:t xml:space="preserve"> </w:t>
      </w:r>
      <w:r w:rsidR="00A8075D" w:rsidRPr="00397452">
        <w:rPr>
          <w:rStyle w:val="affe"/>
          <w:rFonts w:hint="cs"/>
          <w:rtl/>
        </w:rPr>
        <w:t>מותר</w:t>
      </w:r>
      <w:r w:rsidR="00B8456C">
        <w:rPr>
          <w:rFonts w:hint="cs"/>
          <w:rtl/>
        </w:rPr>
        <w:t>.</w:t>
      </w:r>
    </w:p>
    <w:p w14:paraId="42138187" w14:textId="72ECF561" w:rsidR="00731582" w:rsidRDefault="00666F3D" w:rsidP="0010357F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ודחו</w:t>
      </w:r>
      <w:r w:rsidR="00731582">
        <w:rPr>
          <w:rFonts w:hint="cs"/>
          <w:rtl/>
        </w:rPr>
        <w:t>:</w:t>
      </w:r>
    </w:p>
    <w:p w14:paraId="224F66EC" w14:textId="139479DB" w:rsidR="00666F3D" w:rsidRPr="00666F3D" w:rsidRDefault="00666F3D" w:rsidP="007B69F0">
      <w:pPr>
        <w:spacing w:after="60"/>
        <w:rPr>
          <w:rtl/>
        </w:rPr>
      </w:pPr>
      <w:r w:rsidRPr="00666F3D">
        <w:rPr>
          <w:rFonts w:hint="cs"/>
          <w:rtl/>
        </w:rPr>
        <w:t xml:space="preserve">שאפי' </w:t>
      </w:r>
      <w:r w:rsidRPr="00397452">
        <w:rPr>
          <w:rStyle w:val="affc"/>
          <w:rFonts w:hint="cs"/>
          <w:rtl/>
        </w:rPr>
        <w:t>רבנן</w:t>
      </w:r>
      <w:r w:rsidRPr="00666F3D">
        <w:rPr>
          <w:rFonts w:hint="cs"/>
          <w:rtl/>
        </w:rPr>
        <w:t xml:space="preserve"> מתירים נגיעה במעשר</w:t>
      </w:r>
      <w:r>
        <w:rPr>
          <w:rFonts w:hint="cs"/>
          <w:rtl/>
        </w:rPr>
        <w:t>,</w:t>
      </w:r>
      <w:r w:rsidRPr="00666F3D">
        <w:rPr>
          <w:rFonts w:hint="cs"/>
          <w:rtl/>
        </w:rPr>
        <w:t xml:space="preserve"> ואכילה בחולין</w:t>
      </w:r>
      <w:r w:rsidR="00B8456C">
        <w:rPr>
          <w:rFonts w:hint="cs"/>
          <w:rtl/>
        </w:rPr>
        <w:t>.</w:t>
      </w:r>
    </w:p>
    <w:p w14:paraId="65706001" w14:textId="007C18BC" w:rsidR="00731582" w:rsidRDefault="00666F3D" w:rsidP="0010357F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לכן</w:t>
      </w:r>
      <w:r w:rsidRPr="0087008C">
        <w:rPr>
          <w:rtl/>
        </w:rPr>
        <w:t xml:space="preserve"> </w:t>
      </w:r>
      <w:r w:rsidRPr="0087008C">
        <w:rPr>
          <w:rFonts w:hint="cs"/>
          <w:rtl/>
        </w:rPr>
        <w:t>למסקנא</w:t>
      </w:r>
      <w:r w:rsidR="00731582">
        <w:rPr>
          <w:rFonts w:hint="cs"/>
          <w:rtl/>
        </w:rPr>
        <w:t>:</w:t>
      </w:r>
    </w:p>
    <w:p w14:paraId="4FFBBF19" w14:textId="015CF003" w:rsidR="004C0AAB" w:rsidRPr="00D22086" w:rsidRDefault="00666F3D" w:rsidP="00A07C53">
      <w:pPr>
        <w:rPr>
          <w:spacing w:val="-2"/>
          <w:rtl/>
        </w:rPr>
      </w:pPr>
      <w:r w:rsidRPr="00D22086">
        <w:rPr>
          <w:rFonts w:cs="PFT_Frank" w:hint="cs"/>
          <w:b/>
          <w:bCs/>
          <w:spacing w:val="-2"/>
          <w:szCs w:val="14"/>
          <w:rtl/>
        </w:rPr>
        <w:t>הא</w:t>
      </w:r>
      <w:r w:rsidRPr="00D22086">
        <w:rPr>
          <w:rFonts w:hint="cs"/>
          <w:spacing w:val="-2"/>
          <w:rtl/>
        </w:rPr>
        <w:t xml:space="preserve"> </w:t>
      </w:r>
      <w:r w:rsidR="004C0AAB" w:rsidRPr="00D22086">
        <w:rPr>
          <w:rFonts w:hint="cs"/>
          <w:spacing w:val="-2"/>
          <w:rtl/>
        </w:rPr>
        <w:t>באכילת לחם</w:t>
      </w:r>
      <w:r w:rsidR="004C0AAB" w:rsidRPr="00D22086">
        <w:rPr>
          <w:rStyle w:val="affe"/>
          <w:spacing w:val="-2"/>
          <w:rtl/>
        </w:rPr>
        <w:t xml:space="preserve"> </w:t>
      </w:r>
      <w:r w:rsidRPr="00D22086">
        <w:rPr>
          <w:rStyle w:val="affe"/>
          <w:rFonts w:hint="cs"/>
          <w:spacing w:val="-2"/>
          <w:rtl/>
        </w:rPr>
        <w:t>תקנה</w:t>
      </w:r>
      <w:r w:rsidRPr="00D22086">
        <w:rPr>
          <w:rStyle w:val="affe"/>
          <w:spacing w:val="-2"/>
          <w:rtl/>
        </w:rPr>
        <w:t xml:space="preserve"> </w:t>
      </w:r>
      <w:r w:rsidRPr="00D22086">
        <w:rPr>
          <w:rStyle w:val="affe"/>
          <w:rFonts w:hint="cs"/>
          <w:spacing w:val="-2"/>
          <w:rtl/>
        </w:rPr>
        <w:t>מיוחדת</w:t>
      </w:r>
      <w:r w:rsidR="004C0AAB" w:rsidRPr="00D22086">
        <w:rPr>
          <w:rFonts w:hint="cs"/>
          <w:spacing w:val="-2"/>
          <w:rtl/>
        </w:rPr>
        <w:t xml:space="preserve">, </w:t>
      </w:r>
      <w:r w:rsidR="006D1BF2">
        <w:rPr>
          <w:spacing w:val="-2"/>
          <w:rtl/>
        </w:rPr>
        <w:tab/>
      </w:r>
      <w:r w:rsidR="006D1BF2">
        <w:rPr>
          <w:rFonts w:hint="cs"/>
          <w:spacing w:val="-2"/>
          <w:rtl/>
        </w:rPr>
        <w:t>ו</w:t>
      </w:r>
      <w:r w:rsidRPr="00D22086">
        <w:rPr>
          <w:rFonts w:cs="PFT_Frank" w:hint="cs"/>
          <w:b/>
          <w:bCs/>
          <w:spacing w:val="-2"/>
          <w:szCs w:val="14"/>
          <w:rtl/>
        </w:rPr>
        <w:t>הא</w:t>
      </w:r>
      <w:r w:rsidRPr="00D22086">
        <w:rPr>
          <w:rFonts w:hint="cs"/>
          <w:spacing w:val="-2"/>
          <w:rtl/>
        </w:rPr>
        <w:t xml:space="preserve"> </w:t>
      </w:r>
      <w:r w:rsidR="004C0AAB" w:rsidRPr="00D22086">
        <w:rPr>
          <w:rFonts w:hint="cs"/>
          <w:spacing w:val="-2"/>
          <w:rtl/>
        </w:rPr>
        <w:t>באכילת פירות</w:t>
      </w:r>
      <w:r w:rsidR="00B8456C" w:rsidRPr="00D22086">
        <w:rPr>
          <w:rFonts w:hint="cs"/>
          <w:spacing w:val="-2"/>
          <w:rtl/>
        </w:rPr>
        <w:t>,</w:t>
      </w:r>
    </w:p>
    <w:p w14:paraId="07DF0823" w14:textId="07D2EE54" w:rsidR="004C0AAB" w:rsidRDefault="004C0AAB" w:rsidP="0010357F">
      <w:pPr>
        <w:rPr>
          <w:rtl/>
        </w:rPr>
      </w:pPr>
      <w:r w:rsidRPr="006F178A">
        <w:rPr>
          <w:rFonts w:hint="cs"/>
          <w:rtl/>
        </w:rPr>
        <w:t xml:space="preserve">דנוטל לפירות </w:t>
      </w:r>
      <w:r w:rsidR="00B8456C">
        <w:rPr>
          <w:rFonts w:hint="cs"/>
          <w:rtl/>
        </w:rPr>
        <w:t>-</w:t>
      </w:r>
      <w:r w:rsidRPr="006F178A">
        <w:rPr>
          <w:rFonts w:hint="cs"/>
          <w:rtl/>
        </w:rPr>
        <w:t xml:space="preserve"> מגסי הרוח</w:t>
      </w:r>
      <w:r w:rsidR="008E0FA4" w:rsidRPr="00397452">
        <w:rPr>
          <w:rStyle w:val="affe"/>
          <w:rtl/>
        </w:rPr>
        <w:t xml:space="preserve"> </w:t>
      </w:r>
      <w:r w:rsidR="006D1BF2">
        <w:rPr>
          <w:rStyle w:val="affe"/>
          <w:rtl/>
        </w:rPr>
        <w:tab/>
      </w:r>
      <w:r w:rsidR="008E0FA4" w:rsidRPr="00397452">
        <w:rPr>
          <w:rStyle w:val="affe"/>
          <w:rtl/>
        </w:rPr>
        <w:t xml:space="preserve">[בחולין, </w:t>
      </w:r>
      <w:r w:rsidR="008E0FA4" w:rsidRPr="00397452">
        <w:rPr>
          <w:rStyle w:val="affe"/>
          <w:rFonts w:hint="cs"/>
          <w:b/>
          <w:bCs/>
          <w:rtl/>
        </w:rPr>
        <w:t>או</w:t>
      </w:r>
      <w:r>
        <w:rPr>
          <w:rStyle w:val="affe"/>
          <w:rtl/>
        </w:rPr>
        <w:t xml:space="preserve"> מעשר </w:t>
      </w:r>
      <w:r>
        <w:rPr>
          <w:rStyle w:val="affc"/>
          <w:rtl/>
          <w:rPrChange w:id="9018" w:author="מנוע אמוראים" w:date="2026-10-05T16:41:31Z">
            <w:rPr>
              <w:rStyle w:val="affe"/>
              <w:rtl/>
            </w:rPr>
          </w:rPrChange>
        </w:rPr>
        <w:t xml:space="preserve">לר"מ</w:t>
      </w:r>
      <w:r>
        <w:rPr>
          <w:rStyle w:val="affe"/>
          <w:rtl/>
        </w:rPr>
        <w:t xml:space="preserve">]</w:t>
      </w:r>
      <w:r w:rsidR="008E0FA4">
        <w:rPr>
          <w:rFonts w:hint="cs"/>
          <w:rtl/>
        </w:rPr>
        <w:t>.</w:t>
      </w:r>
    </w:p>
    <w:p w14:paraId="6BCF0159" w14:textId="77AAC26D" w:rsidR="004C0AAB" w:rsidRPr="006F178A" w:rsidRDefault="00D67AD3" w:rsidP="00A07C53">
      <w:pPr>
        <w:pStyle w:val="afff1"/>
        <w:rPr>
          <w:del w:id="90002" w:author="מנוע עיצוב" w:date="2026-10-08T11:01:28Z"/>
          <w:rtl/>
        </w:rPr>
      </w:pPr>
      <w:del w:id="90001" w:author="מנוע עיצוב" w:date="2026-10-08T11:01:28Z">
        <w:r>
          <w:rPr>
            <w:rFonts w:ascii="MS Mincho" w:hAnsi="MS Mincho" w:hint="cs"/>
            <w:rtl/>
          </w:rPr>
          <w:delText xml:space="preserve">****</w:delText>
        </w:r>
      </w:del>
    </w:p>
    <w:p w14:paraId="7F739842" w14:textId="77777777" w:rsidR="004C0AAB" w:rsidRPr="006F178A" w:rsidRDefault="004C0AAB" w:rsidP="00A7758B">
      <w:pPr>
        <w:pStyle w:val="afff3"/>
        <w:framePr w:wrap="around"/>
        <w:rPr>
          <w:rtl/>
        </w:rPr>
      </w:pPr>
      <w:r w:rsidRPr="006F178A">
        <w:rPr>
          <w:rFonts w:hint="cs"/>
          <w:rtl/>
        </w:rPr>
        <w:t>יט.</w:t>
      </w:r>
    </w:p>
    <w:p w14:paraId="665CCF67" w14:textId="05E78ABC" w:rsidR="00D16E93" w:rsidRDefault="00D16E93" w:rsidP="00A07C53">
      <w:pPr>
        <w:pStyle w:val="afffff"/>
        <w:rPr>
          <w:rtl/>
        </w:rPr>
      </w:pPr>
      <w:r>
        <w:rPr>
          <w:rFonts w:hint="cs"/>
          <w:rtl/>
        </w:rPr>
        <w:t>כוונה ב</w:t>
      </w:r>
      <w:r w:rsidR="00BA0CFD">
        <w:rPr>
          <w:rFonts w:hint="cs"/>
          <w:rtl/>
        </w:rPr>
        <w:t>נטילה ו</w:t>
      </w:r>
      <w:r>
        <w:rPr>
          <w:rFonts w:hint="cs"/>
          <w:rtl/>
        </w:rPr>
        <w:t>טבילה לחולין</w:t>
      </w:r>
    </w:p>
    <w:p w14:paraId="1CC8BB69" w14:textId="6E6D1952" w:rsidR="00731582" w:rsidRDefault="004C0AAB" w:rsidP="006D1BF2">
      <w:pPr>
        <w:pStyle w:val="36"/>
        <w:framePr w:wrap="notBeside"/>
        <w:rPr>
          <w:rtl/>
        </w:rPr>
      </w:pPr>
      <w:r w:rsidRPr="0087008C">
        <w:rPr>
          <w:rtl/>
        </w:rPr>
        <w:t>ת"ר</w:t>
      </w:r>
      <w:r w:rsidR="00731582">
        <w:rPr>
          <w:rtl/>
        </w:rPr>
        <w:t>:</w:t>
      </w:r>
    </w:p>
    <w:p w14:paraId="10A50F98" w14:textId="231FFA0E" w:rsidR="004C0AAB" w:rsidRPr="00D22086" w:rsidRDefault="004C0AAB" w:rsidP="00A07C53">
      <w:pPr>
        <w:rPr>
          <w:spacing w:val="-4"/>
          <w:rtl/>
        </w:rPr>
      </w:pPr>
      <w:r w:rsidRPr="00557887">
        <w:rPr>
          <w:rtl/>
        </w:rPr>
        <w:t>הנוטל ידיו</w:t>
      </w:r>
      <w:r w:rsidR="004912A4" w:rsidRPr="00D22086">
        <w:rPr>
          <w:rFonts w:ascii="Fb Fontext" w:hAnsi="Fb Fontext" w:hint="cs"/>
          <w:spacing w:val="-4"/>
          <w:rtl/>
        </w:rPr>
        <w:t xml:space="preserve"> </w:t>
      </w:r>
      <w:r w:rsidR="004912A4" w:rsidRPr="00D22086">
        <w:rPr>
          <w:rStyle w:val="affe"/>
          <w:rFonts w:hint="cs"/>
          <w:spacing w:val="-4"/>
          <w:rtl/>
        </w:rPr>
        <w:t>או</w:t>
      </w:r>
      <w:r w:rsidR="004912A4" w:rsidRPr="00D22086">
        <w:rPr>
          <w:rStyle w:val="affe"/>
          <w:spacing w:val="-4"/>
          <w:rtl/>
        </w:rPr>
        <w:t xml:space="preserve"> </w:t>
      </w:r>
      <w:r w:rsidR="004912A4" w:rsidRPr="00D22086">
        <w:rPr>
          <w:rStyle w:val="affe"/>
          <w:rFonts w:hint="cs"/>
          <w:spacing w:val="-4"/>
          <w:rtl/>
        </w:rPr>
        <w:t>מטבילם</w:t>
      </w:r>
      <w:r w:rsidR="004912A4" w:rsidRPr="00D22086">
        <w:rPr>
          <w:rStyle w:val="affe"/>
          <w:spacing w:val="-4"/>
          <w:rtl/>
        </w:rPr>
        <w:t>,</w:t>
      </w:r>
      <w:r w:rsidRPr="00D22086">
        <w:rPr>
          <w:rFonts w:ascii="Fb Fontext" w:hAnsi="Fb Fontext"/>
          <w:spacing w:val="-4"/>
          <w:rtl/>
        </w:rPr>
        <w:t xml:space="preserve"> </w:t>
      </w:r>
      <w:r w:rsidRPr="00557887">
        <w:rPr>
          <w:rtl/>
        </w:rPr>
        <w:t xml:space="preserve">נתכוון </w:t>
      </w:r>
      <w:r w:rsidR="004912A4" w:rsidRPr="00557887">
        <w:rPr>
          <w:rFonts w:hint="cs"/>
          <w:rtl/>
        </w:rPr>
        <w:t>-</w:t>
      </w:r>
      <w:r w:rsidR="004912A4" w:rsidRPr="00D22086">
        <w:rPr>
          <w:rFonts w:ascii="Fb Fontext" w:hAnsi="Fb Fontext"/>
          <w:spacing w:val="-4"/>
          <w:rtl/>
        </w:rPr>
        <w:t xml:space="preserve"> </w:t>
      </w:r>
      <w:r w:rsidRPr="00D22086">
        <w:rPr>
          <w:rFonts w:ascii="Fb Fontext" w:hAnsi="Fb Fontext"/>
          <w:spacing w:val="-4"/>
          <w:rtl/>
        </w:rPr>
        <w:t xml:space="preserve">טהורות, </w:t>
      </w:r>
      <w:r w:rsidRPr="00557887">
        <w:rPr>
          <w:rtl/>
        </w:rPr>
        <w:t>לא נתכוון</w:t>
      </w:r>
      <w:r w:rsidRPr="00D22086">
        <w:rPr>
          <w:rFonts w:ascii="Fb Fontext" w:hAnsi="Fb Fontext"/>
          <w:spacing w:val="-4"/>
          <w:rtl/>
        </w:rPr>
        <w:t xml:space="preserve"> </w:t>
      </w:r>
      <w:r w:rsidR="004912A4" w:rsidRPr="00D22086">
        <w:rPr>
          <w:rFonts w:ascii="Fb Fontext" w:hAnsi="Fb Fontext" w:hint="cs"/>
          <w:spacing w:val="-4"/>
          <w:rtl/>
        </w:rPr>
        <w:t>-</w:t>
      </w:r>
      <w:r w:rsidR="004912A4" w:rsidRPr="00D22086">
        <w:rPr>
          <w:rFonts w:ascii="Fb Fontext" w:hAnsi="Fb Fontext"/>
          <w:spacing w:val="-4"/>
          <w:rtl/>
        </w:rPr>
        <w:t xml:space="preserve"> </w:t>
      </w:r>
      <w:r w:rsidRPr="00D22086">
        <w:rPr>
          <w:rFonts w:ascii="Fb Fontext" w:hAnsi="Fb Fontext"/>
          <w:spacing w:val="-4"/>
          <w:rtl/>
        </w:rPr>
        <w:t>טמאות.</w:t>
      </w:r>
    </w:p>
    <w:p w14:paraId="01BE9BD9" w14:textId="1743DB5B" w:rsidR="00731582" w:rsidRDefault="004C0AAB" w:rsidP="006D1BF2">
      <w:pPr>
        <w:pStyle w:val="36"/>
        <w:framePr w:wrap="notBeside"/>
        <w:rPr>
          <w:rtl/>
        </w:rPr>
      </w:pPr>
      <w:r w:rsidRPr="0087008C">
        <w:rPr>
          <w:rtl/>
        </w:rPr>
        <w:t>וה</w:t>
      </w:r>
      <w:r w:rsidRPr="0087008C">
        <w:rPr>
          <w:rFonts w:hint="cs"/>
          <w:rtl/>
        </w:rPr>
        <w:t>ך</w:t>
      </w:r>
      <w:r w:rsidR="00731582">
        <w:rPr>
          <w:rtl/>
        </w:rPr>
        <w:t>:</w:t>
      </w:r>
    </w:p>
    <w:p w14:paraId="5B65053B" w14:textId="5BCA7A31" w:rsidR="004C0AAB" w:rsidRPr="006F178A" w:rsidRDefault="004912A4" w:rsidP="00A07C53">
      <w:pPr>
        <w:rPr>
          <w:rtl/>
        </w:rPr>
      </w:pPr>
      <w:r>
        <w:rPr>
          <w:rFonts w:ascii="Fb Fontext" w:hAnsi="Fb Fontext" w:hint="cs"/>
          <w:sz w:val="20"/>
          <w:rtl/>
        </w:rPr>
        <w:t>ד</w:t>
      </w:r>
      <w:r w:rsidR="004C0AAB" w:rsidRPr="006F178A">
        <w:rPr>
          <w:rFonts w:ascii="Fb Fontext" w:hAnsi="Fb Fontext"/>
          <w:sz w:val="20"/>
          <w:rtl/>
        </w:rPr>
        <w:t>טהורות</w:t>
      </w:r>
      <w:r w:rsidR="004C0AAB" w:rsidRPr="006F178A">
        <w:rPr>
          <w:rFonts w:ascii="Fb Fontext" w:hAnsi="Fb Fontext" w:hint="cs"/>
          <w:sz w:val="20"/>
          <w:rtl/>
        </w:rPr>
        <w:t xml:space="preserve"> </w:t>
      </w:r>
      <w:r>
        <w:rPr>
          <w:rFonts w:ascii="Fb Fontext" w:hAnsi="Fb Fontext" w:hint="cs"/>
          <w:sz w:val="20"/>
          <w:rtl/>
        </w:rPr>
        <w:t xml:space="preserve">- </w:t>
      </w:r>
      <w:r w:rsidR="004C0AAB" w:rsidRPr="006F178A">
        <w:rPr>
          <w:rFonts w:ascii="Fb Fontext" w:hAnsi="Fb Fontext" w:hint="cs"/>
          <w:sz w:val="20"/>
          <w:rtl/>
        </w:rPr>
        <w:t>לחולין</w:t>
      </w:r>
      <w:r>
        <w:rPr>
          <w:rFonts w:ascii="Fb Fontext" w:hAnsi="Fb Fontext" w:hint="cs"/>
          <w:sz w:val="20"/>
          <w:rtl/>
        </w:rPr>
        <w:t>,</w:t>
      </w:r>
      <w:r w:rsidR="004C0AAB" w:rsidRPr="006F178A">
        <w:rPr>
          <w:rFonts w:ascii="Fb Fontext" w:hAnsi="Fb Fontext" w:hint="cs"/>
          <w:sz w:val="20"/>
          <w:rtl/>
        </w:rPr>
        <w:t xml:space="preserve"> </w:t>
      </w:r>
      <w:r w:rsidRPr="005E6BC8">
        <w:rPr>
          <w:rFonts w:ascii="Fb Fontext" w:hAnsi="Fb Fontext" w:cs="PFT_Frank" w:hint="cs"/>
          <w:b/>
          <w:bCs/>
          <w:sz w:val="20"/>
          <w:szCs w:val="14"/>
          <w:rtl/>
        </w:rPr>
        <w:t>אבל</w:t>
      </w:r>
      <w:r w:rsidRPr="006F178A">
        <w:rPr>
          <w:rFonts w:ascii="Fb Fontext" w:hAnsi="Fb Fontext" w:hint="cs"/>
          <w:sz w:val="20"/>
          <w:rtl/>
        </w:rPr>
        <w:t xml:space="preserve"> </w:t>
      </w:r>
      <w:r w:rsidR="004C0AAB" w:rsidRPr="006F178A">
        <w:rPr>
          <w:rFonts w:ascii="Fb Fontext" w:hAnsi="Fb Fontext" w:hint="cs"/>
          <w:sz w:val="20"/>
          <w:rtl/>
        </w:rPr>
        <w:t xml:space="preserve">למעשר </w:t>
      </w:r>
      <w:r>
        <w:rPr>
          <w:rFonts w:hint="cs"/>
          <w:rtl/>
        </w:rPr>
        <w:t xml:space="preserve">צריך כוונה, </w:t>
      </w:r>
      <w:r w:rsidRPr="007F2C2A">
        <w:rPr>
          <w:rStyle w:val="affe"/>
          <w:rFonts w:hint="cs"/>
          <w:rtl/>
        </w:rPr>
        <w:t>וכ</w:t>
      </w:r>
      <w:r w:rsidRPr="007F2C2A">
        <w:rPr>
          <w:rStyle w:val="affe"/>
          <w:rtl/>
        </w:rPr>
        <w:t xml:space="preserve">"ש </w:t>
      </w:r>
      <w:r w:rsidRPr="007F2C2A">
        <w:rPr>
          <w:rStyle w:val="affe"/>
          <w:rFonts w:hint="cs"/>
          <w:rtl/>
        </w:rPr>
        <w:t>תרומה</w:t>
      </w:r>
      <w:r>
        <w:rPr>
          <w:rStyle w:val="affe"/>
          <w:rFonts w:hint="cs"/>
          <w:rtl/>
        </w:rPr>
        <w:t>.</w:t>
      </w:r>
    </w:p>
    <w:p w14:paraId="69CD9753" w14:textId="21100C0D" w:rsidR="00731582" w:rsidRDefault="004912A4" w:rsidP="006D1BF2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וראיה</w:t>
      </w:r>
      <w:r w:rsidR="00BA0CFD" w:rsidRPr="0087008C">
        <w:rPr>
          <w:rFonts w:hint="cs"/>
          <w:rtl/>
        </w:rPr>
        <w:t xml:space="preserve"> שא"צ</w:t>
      </w:r>
      <w:r w:rsidR="00731582">
        <w:rPr>
          <w:rtl/>
        </w:rPr>
        <w:t>:</w:t>
      </w:r>
    </w:p>
    <w:p w14:paraId="3BF5CC77" w14:textId="086D727B" w:rsidR="004C0AAB" w:rsidRPr="006F178A" w:rsidRDefault="004C0AAB" w:rsidP="00A07C53">
      <w:pPr>
        <w:rPr>
          <w:rtl/>
        </w:rPr>
      </w:pPr>
      <w:r w:rsidRPr="006F178A">
        <w:rPr>
          <w:rFonts w:ascii="Fb Fontext" w:hAnsi="Fb Fontext"/>
          <w:rtl/>
        </w:rPr>
        <w:t xml:space="preserve">גל שנתלש ובו </w:t>
      </w:r>
      <w:r w:rsidRPr="006F178A">
        <w:rPr>
          <w:rFonts w:ascii="Fb Fontext" w:hAnsi="Fb Fontext" w:hint="cs"/>
          <w:rtl/>
        </w:rPr>
        <w:t>מ'</w:t>
      </w:r>
      <w:r w:rsidRPr="006F178A">
        <w:rPr>
          <w:rFonts w:ascii="Fb Fontext" w:hAnsi="Fb Fontext"/>
          <w:rtl/>
        </w:rPr>
        <w:t xml:space="preserve"> סאה, ונפל על אדם וכלים טהורי</w:t>
      </w:r>
      <w:r w:rsidR="004912A4">
        <w:rPr>
          <w:rFonts w:ascii="Fb Fontext" w:hAnsi="Fb Fontext" w:hint="cs"/>
          <w:rtl/>
        </w:rPr>
        <w:t>ם -</w:t>
      </w:r>
      <w:r w:rsidR="00BA0CFD">
        <w:rPr>
          <w:rFonts w:ascii="Fb Fontext" w:hAnsi="Fb Fontext" w:hint="cs"/>
          <w:rtl/>
        </w:rPr>
        <w:t xml:space="preserve"> </w:t>
      </w:r>
      <w:r w:rsidR="004912A4">
        <w:rPr>
          <w:rFonts w:hint="cs"/>
          <w:rtl/>
        </w:rPr>
        <w:t>ו</w:t>
      </w:r>
      <w:r w:rsidRPr="007F2C2A">
        <w:rPr>
          <w:rtl/>
        </w:rPr>
        <w:t xml:space="preserve">'אדם' </w:t>
      </w:r>
      <w:r w:rsidRPr="004912A4">
        <w:rPr>
          <w:rtl/>
        </w:rPr>
        <w:t xml:space="preserve">דומיא </w:t>
      </w:r>
      <w:r w:rsidRPr="007F2C2A">
        <w:rPr>
          <w:rtl/>
        </w:rPr>
        <w:t xml:space="preserve">ד'כלים' </w:t>
      </w:r>
      <w:r w:rsidR="004912A4">
        <w:rPr>
          <w:rFonts w:hint="cs"/>
          <w:rtl/>
        </w:rPr>
        <w:t>ללא כוונה,</w:t>
      </w:r>
    </w:p>
    <w:p w14:paraId="3AB69C0F" w14:textId="62C75EED" w:rsidR="00731582" w:rsidRDefault="004C0AAB" w:rsidP="006D1BF2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וד</w:t>
      </w:r>
      <w:r w:rsidR="004912A4" w:rsidRPr="0087008C">
        <w:rPr>
          <w:rFonts w:hint="cs"/>
          <w:rtl/>
        </w:rPr>
        <w:t>ו</w:t>
      </w:r>
      <w:r w:rsidRPr="0087008C">
        <w:rPr>
          <w:rFonts w:hint="cs"/>
          <w:rtl/>
        </w:rPr>
        <w:t>חי</w:t>
      </w:r>
      <w:r w:rsidR="004912A4" w:rsidRPr="0087008C">
        <w:rPr>
          <w:rFonts w:hint="cs"/>
          <w:rtl/>
        </w:rPr>
        <w:t>ם</w:t>
      </w:r>
      <w:r w:rsidR="00731582">
        <w:rPr>
          <w:rFonts w:hint="cs"/>
          <w:rtl/>
        </w:rPr>
        <w:t>:</w:t>
      </w:r>
    </w:p>
    <w:p w14:paraId="5FB1C2AD" w14:textId="0F33364B" w:rsidR="004C0AAB" w:rsidRPr="00D7782B" w:rsidRDefault="004C0AAB" w:rsidP="00A07C53">
      <w:pPr>
        <w:rPr>
          <w:rtl/>
        </w:rPr>
      </w:pPr>
      <w:r w:rsidRPr="006F178A">
        <w:rPr>
          <w:rtl/>
        </w:rPr>
        <w:t xml:space="preserve">ביושב ומצפה </w:t>
      </w:r>
      <w:r w:rsidR="0062574F">
        <w:rPr>
          <w:rFonts w:hint="cs"/>
          <w:rtl/>
        </w:rPr>
        <w:t>-</w:t>
      </w:r>
      <w:r w:rsidRPr="006F178A">
        <w:rPr>
          <w:rtl/>
        </w:rPr>
        <w:t xml:space="preserve"> </w:t>
      </w:r>
      <w:r w:rsidRPr="00D7782B">
        <w:rPr>
          <w:rtl/>
        </w:rPr>
        <w:t>ו</w:t>
      </w:r>
      <w:r w:rsidRPr="007F2C2A">
        <w:rPr>
          <w:rtl/>
        </w:rPr>
        <w:t>'כלים'</w:t>
      </w:r>
      <w:r w:rsidRPr="00D7782B">
        <w:rPr>
          <w:rtl/>
        </w:rPr>
        <w:t xml:space="preserve"> דומיא </w:t>
      </w:r>
      <w:r w:rsidRPr="007F2C2A">
        <w:rPr>
          <w:rtl/>
        </w:rPr>
        <w:t>ד'אדם'</w:t>
      </w:r>
      <w:r w:rsidRPr="00D7782B">
        <w:rPr>
          <w:rFonts w:hint="cs"/>
          <w:rtl/>
        </w:rPr>
        <w:t xml:space="preserve"> </w:t>
      </w:r>
      <w:r w:rsidR="00C42219">
        <w:rPr>
          <w:rFonts w:hint="cs"/>
          <w:rtl/>
        </w:rPr>
        <w:t>ש</w:t>
      </w:r>
      <w:r w:rsidR="0062574F">
        <w:rPr>
          <w:rFonts w:hint="cs"/>
          <w:rtl/>
        </w:rPr>
        <w:t>מכוין,</w:t>
      </w:r>
    </w:p>
    <w:p w14:paraId="7C85D1AA" w14:textId="0ADB5BB9" w:rsidR="00731582" w:rsidRDefault="0062574F" w:rsidP="006D1BF2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והחידוש</w:t>
      </w:r>
      <w:r w:rsidR="00731582">
        <w:rPr>
          <w:rtl/>
        </w:rPr>
        <w:t>:</w:t>
      </w:r>
    </w:p>
    <w:p w14:paraId="003E5362" w14:textId="77777777" w:rsidR="00C0473D" w:rsidRDefault="0062574F" w:rsidP="00A07C53">
      <w:pPr>
        <w:rPr>
          <w:rStyle w:val="affe"/>
          <w:rtl/>
        </w:rPr>
      </w:pPr>
      <w:r>
        <w:rPr>
          <w:rFonts w:hint="cs"/>
          <w:rtl/>
        </w:rPr>
        <w:t>ש</w:t>
      </w:r>
      <w:r w:rsidR="004C0AAB" w:rsidRPr="006F178A">
        <w:rPr>
          <w:rFonts w:hint="cs"/>
          <w:rtl/>
        </w:rPr>
        <w:t xml:space="preserve">לא גזרי' </w:t>
      </w:r>
      <w:r>
        <w:rPr>
          <w:rFonts w:hint="cs"/>
          <w:rtl/>
        </w:rPr>
        <w:t>אטו</w:t>
      </w:r>
      <w:r w:rsidR="004C0AAB">
        <w:rPr>
          <w:rFonts w:hint="cs"/>
          <w:rtl/>
        </w:rPr>
        <w:t xml:space="preserve"> </w:t>
      </w:r>
      <w:r w:rsidRPr="007F2C2A">
        <w:rPr>
          <w:rStyle w:val="affc"/>
          <w:rFonts w:hint="cs"/>
          <w:rtl/>
        </w:rPr>
        <w:t>א</w:t>
      </w:r>
      <w:r w:rsidRPr="007F2C2A">
        <w:rPr>
          <w:rStyle w:val="affc"/>
          <w:rtl/>
        </w:rPr>
        <w:t xml:space="preserve">. </w:t>
      </w:r>
      <w:r w:rsidR="004C0AAB" w:rsidRPr="006F178A">
        <w:rPr>
          <w:rtl/>
        </w:rPr>
        <w:t>חרדלית</w:t>
      </w:r>
      <w:r>
        <w:rPr>
          <w:rFonts w:hint="cs"/>
          <w:rtl/>
        </w:rPr>
        <w:t>,</w:t>
      </w:r>
      <w:r w:rsidR="004C0AAB" w:rsidRPr="006F178A">
        <w:rPr>
          <w:rtl/>
        </w:rPr>
        <w:t xml:space="preserve"> </w:t>
      </w:r>
      <w:r w:rsidRPr="007F2C2A">
        <w:rPr>
          <w:rStyle w:val="affc"/>
          <w:rFonts w:hint="cs"/>
          <w:rtl/>
        </w:rPr>
        <w:t>ב</w:t>
      </w:r>
      <w:r w:rsidRPr="007F2C2A">
        <w:rPr>
          <w:rStyle w:val="affc"/>
          <w:rtl/>
        </w:rPr>
        <w:t xml:space="preserve">. </w:t>
      </w:r>
      <w:r w:rsidR="004C0AAB" w:rsidRPr="006F178A">
        <w:rPr>
          <w:rtl/>
        </w:rPr>
        <w:t>כיפין</w:t>
      </w:r>
      <w:r w:rsidRPr="0062574F">
        <w:rPr>
          <w:rFonts w:hint="cs"/>
          <w:rtl/>
        </w:rPr>
        <w:t xml:space="preserve"> </w:t>
      </w:r>
      <w:r w:rsidRPr="007F2C2A">
        <w:rPr>
          <w:rStyle w:val="affe"/>
          <w:rFonts w:hint="cs"/>
          <w:rtl/>
        </w:rPr>
        <w:t>אין</w:t>
      </w:r>
      <w:r w:rsidRPr="007F2C2A">
        <w:rPr>
          <w:rStyle w:val="affe"/>
          <w:rtl/>
        </w:rPr>
        <w:t xml:space="preserve"> </w:t>
      </w:r>
      <w:r w:rsidRPr="007F2C2A">
        <w:rPr>
          <w:rStyle w:val="affe"/>
          <w:rFonts w:hint="cs"/>
          <w:rtl/>
        </w:rPr>
        <w:t>מטבילין</w:t>
      </w:r>
      <w:r w:rsidRPr="007F2C2A">
        <w:rPr>
          <w:rStyle w:val="affe"/>
          <w:rtl/>
        </w:rPr>
        <w:t xml:space="preserve"> </w:t>
      </w:r>
      <w:r w:rsidRPr="007F2C2A">
        <w:rPr>
          <w:rStyle w:val="affe"/>
          <w:rFonts w:hint="cs"/>
          <w:rtl/>
        </w:rPr>
        <w:t>באויר</w:t>
      </w:r>
      <w:r w:rsidR="004C0AAB" w:rsidRPr="007F2C2A">
        <w:rPr>
          <w:rStyle w:val="affe"/>
          <w:rtl/>
        </w:rPr>
        <w:t>,</w:t>
      </w:r>
    </w:p>
    <w:p w14:paraId="2A410291" w14:textId="461073FC" w:rsidR="00731582" w:rsidRDefault="004C0AAB" w:rsidP="006D1BF2">
      <w:pPr>
        <w:pStyle w:val="36"/>
        <w:framePr w:wrap="notBeside"/>
        <w:rPr>
          <w:rtl/>
        </w:rPr>
      </w:pPr>
      <w:r w:rsidRPr="0087008C">
        <w:rPr>
          <w:rtl/>
        </w:rPr>
        <w:t xml:space="preserve">אלא </w:t>
      </w:r>
      <w:r w:rsidR="0062574F" w:rsidRPr="0087008C">
        <w:rPr>
          <w:rFonts w:hint="cs"/>
          <w:rtl/>
        </w:rPr>
        <w:t>ראיה</w:t>
      </w:r>
      <w:r w:rsidR="00731582">
        <w:rPr>
          <w:rFonts w:hint="cs"/>
          <w:rtl/>
        </w:rPr>
        <w:t>:</w:t>
      </w:r>
    </w:p>
    <w:p w14:paraId="78746BDA" w14:textId="34C9514F" w:rsidR="004C0AAB" w:rsidRPr="00D22086" w:rsidRDefault="0062574F" w:rsidP="00A07C53">
      <w:pPr>
        <w:rPr>
          <w:spacing w:val="-4"/>
          <w:rtl/>
        </w:rPr>
      </w:pPr>
      <w:r w:rsidRPr="00D22086">
        <w:rPr>
          <w:rFonts w:ascii="Fb Fontext" w:hAnsi="Fb Fontext" w:hint="cs"/>
          <w:spacing w:val="-4"/>
          <w:rtl/>
        </w:rPr>
        <w:t>מ</w:t>
      </w:r>
      <w:r w:rsidR="004C0AAB" w:rsidRPr="00D22086">
        <w:rPr>
          <w:rFonts w:ascii="Fb Fontext" w:hAnsi="Fb Fontext"/>
          <w:spacing w:val="-4"/>
          <w:rtl/>
        </w:rPr>
        <w:t xml:space="preserve">פירות שנפלו </w:t>
      </w:r>
      <w:r w:rsidR="004C0AAB" w:rsidRPr="00D22086">
        <w:rPr>
          <w:rFonts w:ascii="Fb Fontext" w:hAnsi="Fb Fontext" w:hint="cs"/>
          <w:spacing w:val="-4"/>
          <w:rtl/>
        </w:rPr>
        <w:t>ל</w:t>
      </w:r>
      <w:r w:rsidR="004C0AAB" w:rsidRPr="00D22086">
        <w:rPr>
          <w:rFonts w:ascii="Fb Fontext" w:hAnsi="Fb Fontext"/>
          <w:spacing w:val="-4"/>
          <w:rtl/>
        </w:rPr>
        <w:t>מים, ופשט ידיו ונטל</w:t>
      </w:r>
      <w:r w:rsidRPr="00D22086">
        <w:rPr>
          <w:rFonts w:ascii="Fb Fontext" w:hAnsi="Fb Fontext" w:hint="cs"/>
          <w:spacing w:val="-4"/>
          <w:rtl/>
        </w:rPr>
        <w:t>ם</w:t>
      </w:r>
      <w:r w:rsidR="004C0AAB" w:rsidRPr="00D22086">
        <w:rPr>
          <w:rFonts w:ascii="Fb Fontext" w:hAnsi="Fb Fontext"/>
          <w:spacing w:val="-4"/>
          <w:rtl/>
        </w:rPr>
        <w:t xml:space="preserve"> </w:t>
      </w:r>
      <w:r w:rsidRPr="00D22086">
        <w:rPr>
          <w:rFonts w:ascii="Fb Fontext" w:hAnsi="Fb Fontext" w:hint="cs"/>
          <w:spacing w:val="-4"/>
          <w:rtl/>
        </w:rPr>
        <w:t>-</w:t>
      </w:r>
      <w:r w:rsidR="004C0AAB" w:rsidRPr="00D22086">
        <w:rPr>
          <w:rFonts w:ascii="Fb Fontext" w:hAnsi="Fb Fontext"/>
          <w:spacing w:val="-4"/>
          <w:rtl/>
        </w:rPr>
        <w:t xml:space="preserve"> </w:t>
      </w:r>
      <w:r w:rsidRPr="00D22086">
        <w:rPr>
          <w:rFonts w:ascii="Fb Fontext" w:hAnsi="Fb Fontext" w:hint="cs"/>
          <w:spacing w:val="-4"/>
          <w:rtl/>
        </w:rPr>
        <w:t>ידיו נטהרו.</w:t>
      </w:r>
    </w:p>
    <w:p w14:paraId="3EB4B796" w14:textId="5BDFB732" w:rsidR="00731582" w:rsidRDefault="0062574F" w:rsidP="006D1BF2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ויקשה מ</w:t>
      </w:r>
      <w:r w:rsidR="0057500E" w:rsidRPr="0087008C">
        <w:rPr>
          <w:rFonts w:hint="cs"/>
          <w:rtl/>
        </w:rPr>
        <w:t>המ</w:t>
      </w:r>
      <w:r w:rsidRPr="0087008C">
        <w:rPr>
          <w:rFonts w:hint="cs"/>
          <w:rtl/>
        </w:rPr>
        <w:t>שנ</w:t>
      </w:r>
      <w:r w:rsidR="0057500E" w:rsidRPr="0087008C">
        <w:rPr>
          <w:rFonts w:hint="cs"/>
          <w:rtl/>
        </w:rPr>
        <w:t>ה</w:t>
      </w:r>
      <w:r w:rsidR="00731582">
        <w:rPr>
          <w:rtl/>
        </w:rPr>
        <w:t>:</w:t>
      </w:r>
    </w:p>
    <w:p w14:paraId="235B906D" w14:textId="77777777" w:rsidR="00C0473D" w:rsidRDefault="004C0AAB" w:rsidP="00A07C53">
      <w:pPr>
        <w:rPr>
          <w:rtl/>
        </w:rPr>
      </w:pPr>
      <w:r w:rsidRPr="00D16E93">
        <w:rPr>
          <w:rtl/>
        </w:rPr>
        <w:t>הטובל</w:t>
      </w:r>
      <w:r w:rsidR="00D16E93">
        <w:rPr>
          <w:rFonts w:hint="cs"/>
          <w:rtl/>
        </w:rPr>
        <w:t xml:space="preserve"> לחולין</w:t>
      </w:r>
      <w:r w:rsidR="0057500E">
        <w:rPr>
          <w:rFonts w:hint="cs"/>
          <w:rtl/>
        </w:rPr>
        <w:t xml:space="preserve"> </w:t>
      </w:r>
      <w:r w:rsidRPr="005E6BC8">
        <w:rPr>
          <w:rFonts w:cs="PFT_Frank"/>
          <w:b/>
          <w:bCs/>
          <w:szCs w:val="14"/>
          <w:rtl/>
        </w:rPr>
        <w:t>והוחזק</w:t>
      </w:r>
      <w:r w:rsidRPr="006F178A">
        <w:rPr>
          <w:rtl/>
        </w:rPr>
        <w:t xml:space="preserve"> לחולין</w:t>
      </w:r>
      <w:r w:rsidR="00D16E93">
        <w:rPr>
          <w:rFonts w:hint="cs"/>
          <w:rtl/>
        </w:rPr>
        <w:t>,</w:t>
      </w:r>
    </w:p>
    <w:p w14:paraId="66711585" w14:textId="721178FE" w:rsidR="00731582" w:rsidRDefault="00D16E93" w:rsidP="006D1BF2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ודוחים</w:t>
      </w:r>
      <w:r w:rsidR="00731582">
        <w:rPr>
          <w:rFonts w:hint="cs"/>
          <w:rtl/>
        </w:rPr>
        <w:t>:</w:t>
      </w:r>
    </w:p>
    <w:p w14:paraId="40090825" w14:textId="35F3D64D" w:rsidR="0057500E" w:rsidRDefault="004C0AAB" w:rsidP="00A07C53">
      <w:pPr>
        <w:rPr>
          <w:rtl/>
        </w:rPr>
      </w:pPr>
      <w:r w:rsidRPr="005E6BC8">
        <w:rPr>
          <w:rFonts w:cs="PFT_Frank" w:hint="cs"/>
          <w:b/>
          <w:bCs/>
          <w:szCs w:val="14"/>
          <w:rtl/>
        </w:rPr>
        <w:t>א</w:t>
      </w:r>
      <w:r w:rsidR="0057500E" w:rsidRPr="005E6BC8">
        <w:rPr>
          <w:rFonts w:cs="PFT_Frank" w:hint="cs"/>
          <w:b/>
          <w:bCs/>
          <w:szCs w:val="14"/>
          <w:rtl/>
        </w:rPr>
        <w:t>ע</w:t>
      </w:r>
      <w:r w:rsidR="0057500E" w:rsidRPr="005E6BC8">
        <w:rPr>
          <w:rFonts w:cs="PFT_Frank"/>
          <w:b/>
          <w:bCs/>
          <w:szCs w:val="14"/>
          <w:rtl/>
        </w:rPr>
        <w:t>"</w:t>
      </w:r>
      <w:r w:rsidR="0057500E" w:rsidRPr="005E6BC8">
        <w:rPr>
          <w:rFonts w:cs="PFT_Frank" w:hint="cs"/>
          <w:b/>
          <w:bCs/>
          <w:szCs w:val="14"/>
          <w:rtl/>
        </w:rPr>
        <w:t>פ</w:t>
      </w:r>
      <w:r>
        <w:rPr>
          <w:rFonts w:hint="cs"/>
          <w:rtl/>
        </w:rPr>
        <w:t xml:space="preserve"> </w:t>
      </w:r>
      <w:r w:rsidRPr="006F178A">
        <w:rPr>
          <w:rFonts w:hint="cs"/>
          <w:rtl/>
        </w:rPr>
        <w:t>שהוחזק</w:t>
      </w:r>
      <w:r w:rsidR="0057500E" w:rsidRPr="007F2C2A">
        <w:rPr>
          <w:rStyle w:val="affe"/>
          <w:rtl/>
        </w:rPr>
        <w:t xml:space="preserve"> אסור במעשר,</w:t>
      </w:r>
    </w:p>
    <w:p w14:paraId="6FB2D31D" w14:textId="274BD014" w:rsidR="00731582" w:rsidRDefault="0057500E" w:rsidP="006D1BF2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ויקשה</w:t>
      </w:r>
      <w:r w:rsidR="00731582">
        <w:rPr>
          <w:rFonts w:hint="cs"/>
          <w:rtl/>
        </w:rPr>
        <w:t>:</w:t>
      </w:r>
    </w:p>
    <w:p w14:paraId="151106EF" w14:textId="77777777" w:rsidR="00C0473D" w:rsidRDefault="004C0AAB" w:rsidP="00A07C53">
      <w:pPr>
        <w:rPr>
          <w:rFonts w:ascii="Fb Fontext" w:hAnsi="Fb Fontext"/>
          <w:rtl/>
        </w:rPr>
      </w:pPr>
      <w:r w:rsidRPr="007F2C2A">
        <w:rPr>
          <w:rtl/>
        </w:rPr>
        <w:t>טבל</w:t>
      </w:r>
      <w:r w:rsidRPr="006F178A">
        <w:rPr>
          <w:rFonts w:ascii="Fb Fontext" w:hAnsi="Fb Fontext"/>
          <w:rtl/>
        </w:rPr>
        <w:t xml:space="preserve"> ולא הוחזק</w:t>
      </w:r>
      <w:r w:rsidR="0057500E">
        <w:rPr>
          <w:rFonts w:ascii="Fb Fontext" w:hAnsi="Fb Fontext" w:hint="cs"/>
          <w:rtl/>
        </w:rPr>
        <w:t>,</w:t>
      </w:r>
      <w:r w:rsidRPr="006F178A">
        <w:rPr>
          <w:rFonts w:ascii="Fb Fontext" w:hAnsi="Fb Fontext"/>
          <w:rtl/>
        </w:rPr>
        <w:t xml:space="preserve"> כאילו לא טבל</w:t>
      </w:r>
      <w:r w:rsidR="0057500E">
        <w:rPr>
          <w:rFonts w:ascii="Fb Fontext" w:hAnsi="Fb Fontext" w:hint="cs"/>
          <w:rtl/>
        </w:rPr>
        <w:t>,</w:t>
      </w:r>
    </w:p>
    <w:p w14:paraId="2A41A0FF" w14:textId="0AC079E5" w:rsidR="00731582" w:rsidRDefault="00D16E93" w:rsidP="006D1BF2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ודוחים</w:t>
      </w:r>
      <w:r w:rsidR="00731582">
        <w:rPr>
          <w:rtl/>
        </w:rPr>
        <w:t>:</w:t>
      </w:r>
    </w:p>
    <w:p w14:paraId="1B5FD51E" w14:textId="3A5A0369" w:rsidR="004C0AAB" w:rsidRPr="006F178A" w:rsidRDefault="004C0AAB" w:rsidP="00A07C53">
      <w:pPr>
        <w:rPr>
          <w:rtl/>
        </w:rPr>
      </w:pPr>
      <w:r w:rsidRPr="006F178A">
        <w:rPr>
          <w:rFonts w:ascii="Fb Fontext" w:hAnsi="Fb Fontext"/>
          <w:rtl/>
        </w:rPr>
        <w:t xml:space="preserve">למעשר, </w:t>
      </w:r>
      <w:r w:rsidRPr="005E6BC8">
        <w:rPr>
          <w:rFonts w:ascii="Fb Fontext" w:hAnsi="Fb Fontext" w:cs="PFT_Frank"/>
          <w:b/>
          <w:bCs/>
          <w:szCs w:val="14"/>
          <w:rtl/>
        </w:rPr>
        <w:t>אבל</w:t>
      </w:r>
      <w:r w:rsidRPr="006F178A">
        <w:rPr>
          <w:rFonts w:ascii="Fb Fontext" w:hAnsi="Fb Fontext"/>
          <w:rtl/>
        </w:rPr>
        <w:t xml:space="preserve"> לחולין</w:t>
      </w:r>
      <w:r w:rsidR="0057500E">
        <w:rPr>
          <w:rFonts w:hint="cs"/>
          <w:rtl/>
        </w:rPr>
        <w:t xml:space="preserve"> טבל, </w:t>
      </w:r>
      <w:r w:rsidR="0057500E" w:rsidRPr="005E6BC8">
        <w:rPr>
          <w:rFonts w:cs="PFT_Frank" w:hint="cs"/>
          <w:b/>
          <w:bCs/>
          <w:szCs w:val="14"/>
          <w:rtl/>
        </w:rPr>
        <w:t>ותנ</w:t>
      </w:r>
      <w:r w:rsidR="0057500E" w:rsidRPr="005E6BC8">
        <w:rPr>
          <w:rFonts w:cs="PFT_Frank"/>
          <w:b/>
          <w:bCs/>
          <w:szCs w:val="14"/>
          <w:rtl/>
        </w:rPr>
        <w:t>"ה.</w:t>
      </w:r>
    </w:p>
    <w:p w14:paraId="295F235D" w14:textId="0FF228EF" w:rsidR="004C0AAB" w:rsidRPr="006F178A" w:rsidRDefault="00D67AD3" w:rsidP="00A07C53">
      <w:pPr>
        <w:pStyle w:val="afffff"/>
        <w:rPr>
          <w:rtl/>
        </w:rPr>
        <w:pPrChange w:id="90003" w:author="קלוד" w:date="2026-10-08T12:07:40Z">
          <w:pPr>
            <w:pStyle w:val="afff1"/>
          </w:pPr>
        </w:pPrChange>
      </w:pPr>
      <w:del w:id="90001" w:author="קלוד" w:date="2026-10-08T12:07:40Z">
        <w:r>
          <w:rPr>
            <w:rFonts w:ascii="MS Mincho" w:hAnsi="MS Mincho" w:hint="cs"/>
            <w:rtl/>
          </w:rPr>
          <w:delText xml:space="preserve">****</w:delText>
        </w:r>
      </w:del>
      <w:ins w:id="90002" w:author="קלוד" w:date="2026-10-08T12:07:40Z">
        <w:r>
          <w:rPr>
            <w:color w:val="7B3F00"/>
          </w:rPr>
          <w:t xml:space="preserve">טבל בחזקת טהור</w:t>
        </w:r>
      </w:ins>
    </w:p>
    <w:p w14:paraId="101D3C3B" w14:textId="2DC1D41D" w:rsidR="00731582" w:rsidRDefault="004C0AAB" w:rsidP="006D1BF2">
      <w:pPr>
        <w:pStyle w:val="36"/>
        <w:framePr w:wrap="notBeside"/>
        <w:rPr>
          <w:rtl/>
        </w:rPr>
      </w:pPr>
      <w:r w:rsidRPr="0087008C">
        <w:rPr>
          <w:rtl/>
        </w:rPr>
        <w:t>ר"</w:t>
      </w:r>
      <w:r w:rsidRPr="0087008C">
        <w:rPr>
          <w:rFonts w:hint="eastAsia"/>
          <w:rtl/>
        </w:rPr>
        <w:t>א</w:t>
      </w:r>
      <w:r w:rsidR="00731582">
        <w:rPr>
          <w:rtl/>
        </w:rPr>
        <w:t>:</w:t>
      </w:r>
    </w:p>
    <w:p w14:paraId="41DC7CCE" w14:textId="32CA25E9" w:rsidR="004C0AAB" w:rsidRPr="006F178A" w:rsidRDefault="004C0AAB" w:rsidP="00A07C53">
      <w:pPr>
        <w:rPr>
          <w:rtl/>
        </w:rPr>
      </w:pPr>
      <w:r w:rsidRPr="006F178A">
        <w:rPr>
          <w:rFonts w:ascii="Fb Fontext" w:hAnsi="Fb Fontext"/>
          <w:rtl/>
        </w:rPr>
        <w:t>טבל ועלה - מחזיק עצמו לכל מה שירצה</w:t>
      </w:r>
      <w:r w:rsidR="00D16E93">
        <w:rPr>
          <w:rFonts w:ascii="Fb Fontext" w:hAnsi="Fb Fontext" w:hint="cs"/>
          <w:rtl/>
        </w:rPr>
        <w:t xml:space="preserve">, </w:t>
      </w:r>
      <w:r w:rsidR="00D16E93" w:rsidRPr="007F2C2A">
        <w:rPr>
          <w:rStyle w:val="affe"/>
          <w:rFonts w:hint="cs"/>
          <w:rtl/>
        </w:rPr>
        <w:t>בעודו</w:t>
      </w:r>
      <w:r w:rsidR="00D16E93" w:rsidRPr="007F2C2A">
        <w:rPr>
          <w:rStyle w:val="affe"/>
          <w:rtl/>
        </w:rPr>
        <w:t xml:space="preserve"> </w:t>
      </w:r>
      <w:r w:rsidR="00D16E93" w:rsidRPr="007F2C2A">
        <w:rPr>
          <w:rStyle w:val="affe"/>
          <w:rFonts w:hint="cs"/>
          <w:rtl/>
        </w:rPr>
        <w:t>לח</w:t>
      </w:r>
      <w:r w:rsidR="00D16E93" w:rsidRPr="007F2C2A">
        <w:rPr>
          <w:rStyle w:val="affe"/>
          <w:rtl/>
        </w:rPr>
        <w:t>.</w:t>
      </w:r>
    </w:p>
    <w:p w14:paraId="25855165" w14:textId="308B11C6" w:rsidR="00731582" w:rsidRDefault="004C0AAB" w:rsidP="006D1BF2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והך</w:t>
      </w:r>
      <w:r w:rsidR="00731582">
        <w:rPr>
          <w:rtl/>
        </w:rPr>
        <w:t>:</w:t>
      </w:r>
    </w:p>
    <w:p w14:paraId="44C009C8" w14:textId="77777777" w:rsidR="00C0473D" w:rsidRDefault="004C0AAB" w:rsidP="00A07C53">
      <w:pPr>
        <w:rPr>
          <w:rtl/>
        </w:rPr>
      </w:pPr>
      <w:r w:rsidRPr="006F178A">
        <w:rPr>
          <w:rFonts w:hint="cs"/>
          <w:rtl/>
        </w:rPr>
        <w:t>ד</w:t>
      </w:r>
      <w:r w:rsidR="00D16E93">
        <w:rPr>
          <w:rFonts w:hint="cs"/>
          <w:rtl/>
        </w:rPr>
        <w:t xml:space="preserve">דוקא </w:t>
      </w:r>
      <w:r w:rsidRPr="006F178A">
        <w:rPr>
          <w:rtl/>
        </w:rPr>
        <w:t xml:space="preserve">רגלו אחת במים, הוחזק </w:t>
      </w:r>
      <w:r>
        <w:rPr>
          <w:rFonts w:hint="cs"/>
          <w:rtl/>
        </w:rPr>
        <w:t>ל</w:t>
      </w:r>
      <w:r w:rsidRPr="006F178A">
        <w:rPr>
          <w:rtl/>
        </w:rPr>
        <w:t>קל - מחז</w:t>
      </w:r>
      <w:r w:rsidR="00D16E93">
        <w:rPr>
          <w:rFonts w:hint="cs"/>
          <w:rtl/>
        </w:rPr>
        <w:t>י</w:t>
      </w:r>
      <w:r w:rsidRPr="006F178A">
        <w:rPr>
          <w:rtl/>
        </w:rPr>
        <w:t xml:space="preserve">ק </w:t>
      </w:r>
      <w:r>
        <w:rPr>
          <w:rFonts w:hint="cs"/>
          <w:rtl/>
        </w:rPr>
        <w:t>ל</w:t>
      </w:r>
      <w:r w:rsidRPr="006F178A">
        <w:rPr>
          <w:rtl/>
        </w:rPr>
        <w:t>חמור,</w:t>
      </w:r>
    </w:p>
    <w:p w14:paraId="6ABD9424" w14:textId="4943AFE7" w:rsidR="00731582" w:rsidRDefault="00731582" w:rsidP="006D1BF2">
      <w:pPr>
        <w:pStyle w:val="36"/>
        <w:framePr w:wrap="notBeside"/>
        <w:rPr>
          <w:rtl/>
        </w:rPr>
      </w:pPr>
      <w:r>
        <w:rPr>
          <w:rFonts w:hint="cs"/>
          <w:rtl/>
        </w:rPr>
        <w:t>-</w:t>
      </w:r>
    </w:p>
    <w:p w14:paraId="76449212" w14:textId="06905946" w:rsidR="004C0AAB" w:rsidRDefault="00D16E93" w:rsidP="00A07C53">
      <w:pPr>
        <w:rPr>
          <w:rtl/>
        </w:rPr>
      </w:pPr>
      <w:r>
        <w:rPr>
          <w:rFonts w:hint="cs"/>
          <w:rtl/>
        </w:rPr>
        <w:t>דכשעלה לגמרי,</w:t>
      </w:r>
      <w:r w:rsidR="004C0AAB">
        <w:rPr>
          <w:rFonts w:hint="cs"/>
          <w:rtl/>
        </w:rPr>
        <w:t xml:space="preserve"> </w:t>
      </w:r>
      <w:r w:rsidR="004C0AAB" w:rsidRPr="006F178A">
        <w:rPr>
          <w:rFonts w:hint="cs"/>
          <w:rtl/>
        </w:rPr>
        <w:t xml:space="preserve">אינו מחזיק </w:t>
      </w:r>
      <w:r>
        <w:rPr>
          <w:rFonts w:hint="cs"/>
          <w:rtl/>
        </w:rPr>
        <w:t xml:space="preserve">א"ע </w:t>
      </w:r>
      <w:r w:rsidR="00210A52">
        <w:rPr>
          <w:rFonts w:hint="cs"/>
          <w:rtl/>
        </w:rPr>
        <w:t>אלא א"כ לא הוחזק.</w:t>
      </w:r>
    </w:p>
    <w:p w14:paraId="58D98F41" w14:textId="3D522CB1" w:rsidR="00731582" w:rsidRDefault="00210A52" w:rsidP="006D1BF2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והסביר</w:t>
      </w:r>
      <w:r w:rsidRPr="0087008C">
        <w:rPr>
          <w:rtl/>
        </w:rPr>
        <w:t xml:space="preserve"> </w:t>
      </w:r>
      <w:r w:rsidRPr="0087008C">
        <w:rPr>
          <w:rFonts w:hint="cs"/>
          <w:rtl/>
        </w:rPr>
        <w:t>ר</w:t>
      </w:r>
      <w:r w:rsidRPr="0087008C">
        <w:rPr>
          <w:rtl/>
        </w:rPr>
        <w:t>"פ</w:t>
      </w:r>
      <w:r w:rsidR="00731582">
        <w:rPr>
          <w:rtl/>
        </w:rPr>
        <w:t>:</w:t>
      </w:r>
    </w:p>
    <w:p w14:paraId="4FB8D89D" w14:textId="77777777" w:rsidR="00C0473D" w:rsidRDefault="004C0AAB" w:rsidP="00A07C53">
      <w:pPr>
        <w:rPr>
          <w:spacing w:val="-2"/>
          <w:rtl/>
        </w:rPr>
      </w:pPr>
      <w:r w:rsidRPr="00D22086">
        <w:rPr>
          <w:spacing w:val="-2"/>
          <w:rtl/>
        </w:rPr>
        <w:t xml:space="preserve">'רגלו במים' </w:t>
      </w:r>
      <w:r w:rsidR="00210A52" w:rsidRPr="00D22086">
        <w:rPr>
          <w:rFonts w:hint="cs"/>
          <w:spacing w:val="-2"/>
          <w:rtl/>
        </w:rPr>
        <w:t xml:space="preserve">- </w:t>
      </w:r>
      <w:r w:rsidRPr="00D22086">
        <w:rPr>
          <w:rStyle w:val="affc"/>
          <w:rFonts w:hint="cs"/>
          <w:spacing w:val="-2"/>
          <w:rtl/>
        </w:rPr>
        <w:t>כ</w:t>
      </w:r>
      <w:r w:rsidRPr="00D22086">
        <w:rPr>
          <w:rStyle w:val="affc"/>
          <w:spacing w:val="-2"/>
          <w:rtl/>
        </w:rPr>
        <w:t>ר"י</w:t>
      </w:r>
      <w:r w:rsidR="00C36691" w:rsidRPr="00D22086">
        <w:rPr>
          <w:rFonts w:hint="cs"/>
          <w:spacing w:val="-2"/>
          <w:rtl/>
        </w:rPr>
        <w:t>,</w:t>
      </w:r>
      <w:r w:rsidR="001E3674" w:rsidRPr="00D22086">
        <w:rPr>
          <w:rStyle w:val="affc"/>
          <w:rFonts w:hint="cs"/>
          <w:spacing w:val="-2"/>
          <w:rtl/>
        </w:rPr>
        <w:t xml:space="preserve"> </w:t>
      </w:r>
      <w:r w:rsidR="00C36691" w:rsidRPr="00D22086">
        <w:rPr>
          <w:rStyle w:val="affc"/>
          <w:rFonts w:hint="cs"/>
          <w:spacing w:val="-2"/>
          <w:rtl/>
        </w:rPr>
        <w:t xml:space="preserve"> </w:t>
      </w:r>
      <w:r w:rsidRPr="00D22086">
        <w:rPr>
          <w:rStyle w:val="affc"/>
          <w:spacing w:val="-2"/>
          <w:rtl/>
        </w:rPr>
        <w:t>דתנן:</w:t>
      </w:r>
      <w:r w:rsidRPr="00D22086">
        <w:rPr>
          <w:spacing w:val="-2"/>
          <w:rtl/>
        </w:rPr>
        <w:t xml:space="preserve"> מקוה </w:t>
      </w:r>
      <w:r w:rsidRPr="00D22086">
        <w:rPr>
          <w:rFonts w:hint="cs"/>
          <w:spacing w:val="-2"/>
          <w:rtl/>
        </w:rPr>
        <w:t>מ'</w:t>
      </w:r>
      <w:r w:rsidRPr="00D22086">
        <w:rPr>
          <w:spacing w:val="-2"/>
          <w:rtl/>
        </w:rPr>
        <w:t xml:space="preserve"> סאה מכוונות,</w:t>
      </w:r>
    </w:p>
    <w:p w14:paraId="655814C5" w14:textId="164427D5" w:rsidR="004C0AAB" w:rsidRPr="006F178A" w:rsidRDefault="004C0AAB" w:rsidP="006D1BF2">
      <w:pPr>
        <w:rPr>
          <w:rtl/>
        </w:rPr>
      </w:pPr>
      <w:r w:rsidRPr="006F178A">
        <w:rPr>
          <w:rtl/>
        </w:rPr>
        <w:t>וירדו שנים וטבלו זא</w:t>
      </w:r>
      <w:r w:rsidR="00C36691">
        <w:rPr>
          <w:rFonts w:hint="cs"/>
          <w:rtl/>
        </w:rPr>
        <w:t>"</w:t>
      </w:r>
      <w:r w:rsidRPr="006F178A">
        <w:rPr>
          <w:rtl/>
        </w:rPr>
        <w:t>ז</w:t>
      </w:r>
      <w:r w:rsidR="001E3674">
        <w:rPr>
          <w:rtl/>
        </w:rPr>
        <w:t xml:space="preserve"> </w:t>
      </w:r>
      <w:r w:rsidRPr="006F178A">
        <w:rPr>
          <w:rtl/>
        </w:rPr>
        <w:t>- ראשון טהור ושני טמא</w:t>
      </w:r>
      <w:r w:rsidR="00C36691">
        <w:rPr>
          <w:rFonts w:hint="cs"/>
          <w:rtl/>
        </w:rPr>
        <w:t>,</w:t>
      </w:r>
    </w:p>
    <w:p w14:paraId="624ED136" w14:textId="75195D51" w:rsidR="00731582" w:rsidRDefault="004C0AAB" w:rsidP="00A47761">
      <w:pPr>
        <w:pStyle w:val="36"/>
        <w:framePr w:wrap="notBeside"/>
        <w:rPr>
          <w:rtl/>
        </w:rPr>
      </w:pPr>
      <w:r w:rsidRPr="0087008C">
        <w:rPr>
          <w:rFonts w:hint="eastAsia"/>
          <w:rtl/>
        </w:rPr>
        <w:t>ר</w:t>
      </w:r>
      <w:r w:rsidRPr="0087008C">
        <w:rPr>
          <w:rtl/>
        </w:rPr>
        <w:t>"</w:t>
      </w:r>
      <w:r w:rsidRPr="0087008C">
        <w:rPr>
          <w:rFonts w:hint="eastAsia"/>
          <w:rtl/>
        </w:rPr>
        <w:t>י</w:t>
      </w:r>
      <w:r w:rsidR="00731582">
        <w:rPr>
          <w:rtl/>
        </w:rPr>
        <w:t>:</w:t>
      </w:r>
    </w:p>
    <w:p w14:paraId="7F21B9E1" w14:textId="2D599FA9" w:rsidR="004C0AAB" w:rsidRPr="006F178A" w:rsidRDefault="004C0AAB" w:rsidP="00A47761">
      <w:pPr>
        <w:spacing w:after="60"/>
        <w:rPr>
          <w:rtl/>
        </w:rPr>
      </w:pPr>
      <w:r w:rsidRPr="006F178A">
        <w:rPr>
          <w:rtl/>
        </w:rPr>
        <w:t xml:space="preserve">אם </w:t>
      </w:r>
      <w:r w:rsidR="00C36691">
        <w:rPr>
          <w:rFonts w:hint="cs"/>
          <w:rtl/>
        </w:rPr>
        <w:t>'</w:t>
      </w:r>
      <w:r w:rsidRPr="006F178A">
        <w:rPr>
          <w:rtl/>
        </w:rPr>
        <w:t>רגליו של ראשון במים</w:t>
      </w:r>
      <w:r w:rsidR="00C36691">
        <w:rPr>
          <w:rFonts w:hint="cs"/>
          <w:rtl/>
        </w:rPr>
        <w:t>'</w:t>
      </w:r>
      <w:r w:rsidRPr="006F178A">
        <w:rPr>
          <w:rtl/>
        </w:rPr>
        <w:t xml:space="preserve"> - שני טהור.</w:t>
      </w:r>
    </w:p>
    <w:p w14:paraId="6010393F" w14:textId="390950E5" w:rsidR="00731582" w:rsidRDefault="004C0AAB" w:rsidP="006D1BF2">
      <w:pPr>
        <w:pStyle w:val="36"/>
        <w:framePr w:wrap="notBeside"/>
        <w:rPr>
          <w:rtl/>
        </w:rPr>
      </w:pPr>
      <w:r w:rsidRPr="0087008C">
        <w:rPr>
          <w:rFonts w:hint="eastAsia"/>
          <w:rtl/>
        </w:rPr>
        <w:t>רב</w:t>
      </w:r>
      <w:r w:rsidRPr="0087008C">
        <w:rPr>
          <w:rtl/>
        </w:rPr>
        <w:t>"</w:t>
      </w:r>
      <w:r w:rsidRPr="0087008C">
        <w:rPr>
          <w:rFonts w:hint="eastAsia"/>
          <w:rtl/>
        </w:rPr>
        <w:t>א</w:t>
      </w:r>
      <w:r w:rsidRPr="0087008C">
        <w:rPr>
          <w:rtl/>
        </w:rPr>
        <w:t>:</w:t>
      </w:r>
      <w:r w:rsidR="00A47761" w:rsidRPr="0087008C">
        <w:rPr>
          <w:rFonts w:hint="cs"/>
          <w:rtl/>
        </w:rPr>
        <w:t xml:space="preserve"> חלקו</w:t>
      </w:r>
      <w:r w:rsidR="00731582">
        <w:rPr>
          <w:rFonts w:hint="cs"/>
          <w:rtl/>
        </w:rPr>
        <w:t>:</w:t>
      </w:r>
    </w:p>
    <w:p w14:paraId="4BE4F7A8" w14:textId="04BCF503" w:rsidR="004C0AAB" w:rsidRPr="00D22086" w:rsidRDefault="004C0AAB" w:rsidP="00A07C53">
      <w:pPr>
        <w:rPr>
          <w:spacing w:val="-4"/>
          <w:rtl/>
        </w:rPr>
      </w:pPr>
      <w:r w:rsidRPr="00557887">
        <w:rPr>
          <w:rtl/>
        </w:rPr>
        <w:t xml:space="preserve">במעלות, </w:t>
      </w:r>
      <w:r w:rsidR="004B43BA" w:rsidRPr="00557887">
        <w:rPr>
          <w:rFonts w:hint="cs"/>
          <w:rtl/>
        </w:rPr>
        <w:t xml:space="preserve">אבל </w:t>
      </w:r>
      <w:r w:rsidRPr="00557887">
        <w:rPr>
          <w:rtl/>
        </w:rPr>
        <w:t>מטומאה לטהרה</w:t>
      </w:r>
      <w:r w:rsidRPr="00D22086">
        <w:rPr>
          <w:spacing w:val="-4"/>
          <w:rtl/>
        </w:rPr>
        <w:t xml:space="preserve"> </w:t>
      </w:r>
      <w:r w:rsidRPr="00D22086">
        <w:rPr>
          <w:rStyle w:val="affc"/>
          <w:rFonts w:hint="cs"/>
          <w:spacing w:val="-4"/>
          <w:rtl/>
        </w:rPr>
        <w:t>לכו</w:t>
      </w:r>
      <w:r w:rsidRPr="00D22086">
        <w:rPr>
          <w:rStyle w:val="affc"/>
          <w:spacing w:val="-4"/>
          <w:rtl/>
        </w:rPr>
        <w:t>"</w:t>
      </w:r>
      <w:r w:rsidRPr="00D22086">
        <w:rPr>
          <w:rStyle w:val="affc"/>
          <w:rFonts w:hint="cs"/>
          <w:spacing w:val="-4"/>
          <w:rtl/>
        </w:rPr>
        <w:t>ע</w:t>
      </w:r>
      <w:r w:rsidRPr="00D22086">
        <w:rPr>
          <w:rFonts w:hint="cs"/>
          <w:spacing w:val="-4"/>
          <w:rtl/>
        </w:rPr>
        <w:t xml:space="preserve"> טמא </w:t>
      </w:r>
      <w:r w:rsidR="004B43BA" w:rsidRPr="00D22086">
        <w:rPr>
          <w:rFonts w:hint="cs"/>
          <w:spacing w:val="-4"/>
          <w:rtl/>
        </w:rPr>
        <w:t>-</w:t>
      </w:r>
      <w:r w:rsidR="004B43BA" w:rsidRPr="00D22086">
        <w:rPr>
          <w:rStyle w:val="affc"/>
          <w:spacing w:val="-4"/>
          <w:rtl/>
        </w:rPr>
        <w:t xml:space="preserve"> </w:t>
      </w:r>
      <w:r w:rsidR="004B43BA" w:rsidRPr="00D22086">
        <w:rPr>
          <w:rStyle w:val="affc"/>
          <w:rFonts w:hint="cs"/>
          <w:spacing w:val="-4"/>
          <w:rtl/>
        </w:rPr>
        <w:t>כר</w:t>
      </w:r>
      <w:r w:rsidR="004B43BA" w:rsidRPr="00D22086">
        <w:rPr>
          <w:rStyle w:val="affc"/>
          <w:spacing w:val="-4"/>
          <w:rtl/>
        </w:rPr>
        <w:t>"פ</w:t>
      </w:r>
      <w:r w:rsidR="004B43BA" w:rsidRPr="00D22086">
        <w:rPr>
          <w:rStyle w:val="affc"/>
          <w:rFonts w:hint="cs"/>
          <w:spacing w:val="-4"/>
          <w:rtl/>
        </w:rPr>
        <w:t>,</w:t>
      </w:r>
    </w:p>
    <w:p w14:paraId="32D248EB" w14:textId="53B6164B" w:rsidR="00731582" w:rsidRDefault="004C0AAB" w:rsidP="006D1BF2">
      <w:pPr>
        <w:pStyle w:val="36"/>
        <w:framePr w:wrap="notBeside"/>
        <w:rPr>
          <w:rtl/>
        </w:rPr>
      </w:pPr>
      <w:r w:rsidRPr="0087008C">
        <w:rPr>
          <w:rFonts w:hint="eastAsia"/>
          <w:rtl/>
        </w:rPr>
        <w:t>א</w:t>
      </w:r>
      <w:r w:rsidRPr="0087008C">
        <w:rPr>
          <w:rtl/>
        </w:rPr>
        <w:t>"</w:t>
      </w:r>
      <w:r w:rsidRPr="0087008C">
        <w:rPr>
          <w:rFonts w:hint="eastAsia"/>
          <w:rtl/>
        </w:rPr>
        <w:t>ד</w:t>
      </w:r>
      <w:r w:rsidRPr="0087008C">
        <w:rPr>
          <w:rtl/>
        </w:rPr>
        <w:t xml:space="preserve"> </w:t>
      </w:r>
      <w:r w:rsidRPr="0087008C">
        <w:rPr>
          <w:rFonts w:hint="eastAsia"/>
          <w:rtl/>
        </w:rPr>
        <w:t>רב</w:t>
      </w:r>
      <w:r w:rsidRPr="0087008C">
        <w:rPr>
          <w:rtl/>
        </w:rPr>
        <w:t>"</w:t>
      </w:r>
      <w:r w:rsidRPr="0087008C">
        <w:rPr>
          <w:rFonts w:hint="eastAsia"/>
          <w:rtl/>
        </w:rPr>
        <w:t>א</w:t>
      </w:r>
      <w:r w:rsidRPr="0087008C">
        <w:rPr>
          <w:rtl/>
        </w:rPr>
        <w:t>:</w:t>
      </w:r>
      <w:r w:rsidR="00A47761" w:rsidRPr="0087008C">
        <w:rPr>
          <w:rFonts w:hint="cs"/>
          <w:rtl/>
        </w:rPr>
        <w:t xml:space="preserve"> חלקו</w:t>
      </w:r>
      <w:r w:rsidR="00731582">
        <w:rPr>
          <w:rFonts w:hint="cs"/>
          <w:rtl/>
        </w:rPr>
        <w:t>:</w:t>
      </w:r>
    </w:p>
    <w:p w14:paraId="29FDB8E1" w14:textId="697118D3" w:rsidR="004C0AAB" w:rsidRPr="006F178A" w:rsidRDefault="004C0AAB" w:rsidP="00A07C53">
      <w:pPr>
        <w:rPr>
          <w:rtl/>
        </w:rPr>
      </w:pPr>
      <w:r w:rsidRPr="006F178A">
        <w:rPr>
          <w:rtl/>
        </w:rPr>
        <w:t xml:space="preserve">מטומאה לטהרה, </w:t>
      </w:r>
      <w:r w:rsidR="004B43BA">
        <w:rPr>
          <w:rFonts w:hint="cs"/>
          <w:rtl/>
        </w:rPr>
        <w:t xml:space="preserve">אבל </w:t>
      </w:r>
      <w:r w:rsidRPr="006F178A">
        <w:rPr>
          <w:rtl/>
        </w:rPr>
        <w:t xml:space="preserve">במעלות </w:t>
      </w:r>
      <w:r w:rsidRPr="006C69E7">
        <w:rPr>
          <w:rStyle w:val="affc"/>
          <w:rFonts w:hint="cs"/>
          <w:rtl/>
        </w:rPr>
        <w:t>לכו</w:t>
      </w:r>
      <w:r w:rsidRPr="006C69E7">
        <w:rPr>
          <w:rStyle w:val="affc"/>
          <w:rtl/>
        </w:rPr>
        <w:t>"</w:t>
      </w:r>
      <w:r w:rsidRPr="006C69E7">
        <w:rPr>
          <w:rStyle w:val="affc"/>
          <w:rFonts w:hint="cs"/>
          <w:rtl/>
        </w:rPr>
        <w:t>ע</w:t>
      </w:r>
      <w:r>
        <w:rPr>
          <w:rFonts w:hint="cs"/>
          <w:rtl/>
        </w:rPr>
        <w:t xml:space="preserve"> </w:t>
      </w:r>
      <w:r w:rsidRPr="006F178A">
        <w:rPr>
          <w:rFonts w:hint="cs"/>
          <w:rtl/>
        </w:rPr>
        <w:t xml:space="preserve">טהור </w:t>
      </w:r>
      <w:r w:rsidR="004B43BA">
        <w:rPr>
          <w:rFonts w:hint="cs"/>
          <w:rtl/>
        </w:rPr>
        <w:t>-</w:t>
      </w:r>
      <w:r w:rsidR="004B43BA" w:rsidRPr="007F2C2A">
        <w:rPr>
          <w:rStyle w:val="affc"/>
          <w:rtl/>
        </w:rPr>
        <w:t xml:space="preserve"> לא </w:t>
      </w:r>
      <w:r w:rsidR="004B43BA" w:rsidRPr="007F2C2A">
        <w:rPr>
          <w:rStyle w:val="affc"/>
          <w:rFonts w:hint="cs"/>
          <w:rtl/>
        </w:rPr>
        <w:t>כר</w:t>
      </w:r>
      <w:r w:rsidR="004B43BA" w:rsidRPr="007F2C2A">
        <w:rPr>
          <w:rStyle w:val="affc"/>
          <w:rtl/>
        </w:rPr>
        <w:t>"פ</w:t>
      </w:r>
      <w:r w:rsidR="004B43BA">
        <w:rPr>
          <w:rFonts w:hint="cs"/>
          <w:rtl/>
        </w:rPr>
        <w:t>.</w:t>
      </w:r>
    </w:p>
    <w:p w14:paraId="7C567E28" w14:textId="19D70E80" w:rsidR="00731582" w:rsidRDefault="004C0AAB" w:rsidP="006D1BF2">
      <w:pPr>
        <w:pStyle w:val="36"/>
        <w:framePr w:wrap="notBeside"/>
        <w:rPr>
          <w:rtl/>
        </w:rPr>
      </w:pPr>
      <w:r w:rsidRPr="0087008C">
        <w:rPr>
          <w:rtl/>
        </w:rPr>
        <w:t xml:space="preserve">עולא </w:t>
      </w:r>
      <w:r w:rsidRPr="0087008C">
        <w:rPr>
          <w:rFonts w:hint="eastAsia"/>
          <w:rtl/>
        </w:rPr>
        <w:t>מרי</w:t>
      </w:r>
      <w:r w:rsidRPr="0087008C">
        <w:rPr>
          <w:rtl/>
        </w:rPr>
        <w:t>"</w:t>
      </w:r>
      <w:r w:rsidRPr="0087008C">
        <w:rPr>
          <w:rFonts w:hint="eastAsia"/>
          <w:rtl/>
        </w:rPr>
        <w:t>ו</w:t>
      </w:r>
      <w:r w:rsidR="00731582">
        <w:rPr>
          <w:rtl/>
        </w:rPr>
        <w:t>:</w:t>
      </w:r>
    </w:p>
    <w:p w14:paraId="7592C515" w14:textId="48443949" w:rsidR="004C0AAB" w:rsidRPr="00D22086" w:rsidRDefault="004C0AAB" w:rsidP="00A07C53">
      <w:pPr>
        <w:rPr>
          <w:rFonts w:ascii="Fb Fontext" w:hAnsi="Fb Fontext"/>
          <w:spacing w:val="-4"/>
          <w:rtl/>
        </w:rPr>
      </w:pPr>
      <w:r w:rsidRPr="00D22086">
        <w:rPr>
          <w:rFonts w:ascii="Fb Fontext" w:hAnsi="Fb Fontext"/>
          <w:spacing w:val="-4"/>
          <w:rtl/>
        </w:rPr>
        <w:t>להטביל מחטין בראש ראשון</w:t>
      </w:r>
      <w:r w:rsidR="004B43BA" w:rsidRPr="00D22086">
        <w:rPr>
          <w:rFonts w:ascii="Fb Fontext" w:hAnsi="Fb Fontext" w:hint="cs"/>
          <w:spacing w:val="-4"/>
          <w:rtl/>
        </w:rPr>
        <w:t xml:space="preserve"> </w:t>
      </w:r>
      <w:r w:rsidR="004B43BA" w:rsidRPr="00D22086">
        <w:rPr>
          <w:rStyle w:val="affc"/>
          <w:spacing w:val="-4"/>
          <w:rtl/>
        </w:rPr>
        <w:t>לר"</w:t>
      </w:r>
      <w:r w:rsidR="004B43BA" w:rsidRPr="00D22086">
        <w:rPr>
          <w:rStyle w:val="affc"/>
          <w:rFonts w:hint="cs"/>
          <w:spacing w:val="-4"/>
          <w:rtl/>
        </w:rPr>
        <w:t>י</w:t>
      </w:r>
      <w:r w:rsidR="004B43BA" w:rsidRPr="00D22086">
        <w:rPr>
          <w:rFonts w:ascii="Fb Fontext" w:hAnsi="Fb Fontext" w:hint="cs"/>
          <w:spacing w:val="-4"/>
          <w:rtl/>
        </w:rPr>
        <w:t>,</w:t>
      </w:r>
      <w:r w:rsidRPr="00D22086">
        <w:rPr>
          <w:rFonts w:ascii="Fb Fontext" w:hAnsi="Fb Fontext" w:hint="cs"/>
          <w:spacing w:val="-4"/>
          <w:rtl/>
        </w:rPr>
        <w:t xml:space="preserve"> </w:t>
      </w:r>
      <w:r w:rsidR="004B43BA" w:rsidRPr="00D22086">
        <w:rPr>
          <w:rStyle w:val="affe"/>
          <w:rFonts w:hint="cs"/>
          <w:spacing w:val="-4"/>
          <w:rtl/>
        </w:rPr>
        <w:t>אי</w:t>
      </w:r>
      <w:r w:rsidR="004B43BA" w:rsidRPr="00D22086">
        <w:rPr>
          <w:rStyle w:val="affe"/>
          <w:spacing w:val="-4"/>
          <w:rtl/>
        </w:rPr>
        <w:t xml:space="preserve"> </w:t>
      </w:r>
      <w:r w:rsidR="004B43BA" w:rsidRPr="00D22086">
        <w:rPr>
          <w:rStyle w:val="affe"/>
          <w:rFonts w:hint="cs"/>
          <w:spacing w:val="-4"/>
          <w:rtl/>
        </w:rPr>
        <w:t>ס</w:t>
      </w:r>
      <w:r w:rsidR="004B43BA" w:rsidRPr="00D22086">
        <w:rPr>
          <w:rStyle w:val="affe"/>
          <w:spacing w:val="-4"/>
          <w:rtl/>
        </w:rPr>
        <w:t xml:space="preserve">"ל </w:t>
      </w:r>
      <w:r w:rsidR="00941939" w:rsidRPr="00D22086">
        <w:rPr>
          <w:rStyle w:val="affe"/>
          <w:rFonts w:hint="cs"/>
          <w:spacing w:val="-4"/>
          <w:rtl/>
        </w:rPr>
        <w:t xml:space="preserve">גם </w:t>
      </w:r>
      <w:r w:rsidRPr="00D22086">
        <w:rPr>
          <w:rStyle w:val="affe"/>
          <w:rFonts w:hint="cs"/>
          <w:spacing w:val="-4"/>
          <w:rtl/>
        </w:rPr>
        <w:t>גוד</w:t>
      </w:r>
      <w:r w:rsidRPr="00D22086">
        <w:rPr>
          <w:rStyle w:val="affe"/>
          <w:spacing w:val="-4"/>
          <w:rtl/>
        </w:rPr>
        <w:t xml:space="preserve"> אסיק,</w:t>
      </w:r>
    </w:p>
    <w:p w14:paraId="3F02DA02" w14:textId="3595FE60" w:rsidR="00731582" w:rsidRDefault="004C0AAB" w:rsidP="006D1BF2">
      <w:pPr>
        <w:pStyle w:val="36"/>
        <w:framePr w:wrap="notBeside"/>
        <w:rPr>
          <w:rtl/>
        </w:rPr>
      </w:pPr>
      <w:r w:rsidRPr="0087008C">
        <w:rPr>
          <w:rFonts w:hint="eastAsia"/>
          <w:rtl/>
        </w:rPr>
        <w:t>א</w:t>
      </w:r>
      <w:r w:rsidRPr="0087008C">
        <w:rPr>
          <w:rtl/>
        </w:rPr>
        <w:t>"</w:t>
      </w:r>
      <w:r w:rsidRPr="0087008C">
        <w:rPr>
          <w:rFonts w:hint="eastAsia"/>
          <w:rtl/>
        </w:rPr>
        <w:t>ל</w:t>
      </w:r>
      <w:r w:rsidR="004B43BA" w:rsidRPr="0087008C">
        <w:rPr>
          <w:rFonts w:hint="cs"/>
          <w:rtl/>
        </w:rPr>
        <w:t xml:space="preserve"> שנינו</w:t>
      </w:r>
      <w:r w:rsidR="00731582">
        <w:rPr>
          <w:rtl/>
        </w:rPr>
        <w:t>:</w:t>
      </w:r>
    </w:p>
    <w:p w14:paraId="7AD0AC8D" w14:textId="1D32C02A" w:rsidR="00941939" w:rsidRDefault="00941939" w:rsidP="00A07C53">
      <w:pPr>
        <w:rPr>
          <w:rtl/>
        </w:rPr>
      </w:pPr>
      <w:r>
        <w:rPr>
          <w:rFonts w:hint="cs"/>
          <w:rtl/>
        </w:rPr>
        <w:t xml:space="preserve">גומה </w:t>
      </w:r>
      <w:r w:rsidR="004C0AAB" w:rsidRPr="00392931">
        <w:rPr>
          <w:rtl/>
        </w:rPr>
        <w:t>עליונה ותחתונה</w:t>
      </w:r>
      <w:r>
        <w:rPr>
          <w:rFonts w:hint="cs"/>
          <w:rtl/>
        </w:rPr>
        <w:t>, כ"א</w:t>
      </w:r>
      <w:r w:rsidR="004C0AAB" w:rsidRPr="00392931">
        <w:rPr>
          <w:rFonts w:hint="cs"/>
          <w:rtl/>
        </w:rPr>
        <w:t xml:space="preserve"> כ' </w:t>
      </w:r>
      <w:r w:rsidR="004C0AAB" w:rsidRPr="00392931">
        <w:rPr>
          <w:rtl/>
        </w:rPr>
        <w:t xml:space="preserve">סאה, ואמצעית </w:t>
      </w:r>
      <w:r w:rsidR="004C0AAB" w:rsidRPr="00392931">
        <w:rPr>
          <w:rFonts w:hint="cs"/>
          <w:rtl/>
        </w:rPr>
        <w:t>מ'</w:t>
      </w:r>
      <w:r w:rsidR="004C0AAB" w:rsidRPr="00392931">
        <w:rPr>
          <w:rtl/>
        </w:rPr>
        <w:t xml:space="preserve"> </w:t>
      </w:r>
      <w:r w:rsidR="004C0AAB" w:rsidRPr="00D22086">
        <w:rPr>
          <w:spacing w:val="-2"/>
          <w:rtl/>
        </w:rPr>
        <w:t xml:space="preserve">סאה, </w:t>
      </w:r>
      <w:r w:rsidR="004C0AAB" w:rsidRPr="00557887">
        <w:rPr>
          <w:rtl/>
        </w:rPr>
        <w:t>וחרדלית של גשמים ביניהן</w:t>
      </w:r>
      <w:r w:rsidRPr="00557887">
        <w:rPr>
          <w:rFonts w:hint="cs"/>
          <w:rtl/>
        </w:rPr>
        <w:t>,</w:t>
      </w:r>
      <w:r w:rsidRPr="00D22086">
        <w:rPr>
          <w:rFonts w:hint="cs"/>
          <w:spacing w:val="-2"/>
          <w:rtl/>
        </w:rPr>
        <w:t xml:space="preserve"> </w:t>
      </w:r>
      <w:r w:rsidR="004C0AAB" w:rsidRPr="00D22086">
        <w:rPr>
          <w:rStyle w:val="affc"/>
          <w:rFonts w:hint="eastAsia"/>
          <w:spacing w:val="-2"/>
          <w:rtl/>
        </w:rPr>
        <w:t>ר</w:t>
      </w:r>
      <w:r w:rsidR="004C0AAB" w:rsidRPr="00D22086">
        <w:rPr>
          <w:rStyle w:val="affc"/>
          <w:spacing w:val="-2"/>
          <w:rtl/>
        </w:rPr>
        <w:t>"</w:t>
      </w:r>
      <w:r w:rsidR="004C0AAB" w:rsidRPr="00D22086">
        <w:rPr>
          <w:rStyle w:val="affc"/>
          <w:rFonts w:hint="eastAsia"/>
          <w:spacing w:val="-2"/>
          <w:rtl/>
        </w:rPr>
        <w:t>י</w:t>
      </w:r>
      <w:r w:rsidRPr="00D22086">
        <w:rPr>
          <w:rStyle w:val="affc"/>
          <w:rFonts w:hint="cs"/>
          <w:spacing w:val="-2"/>
          <w:rtl/>
        </w:rPr>
        <w:t xml:space="preserve"> מ</w:t>
      </w:r>
      <w:r w:rsidR="004C0AAB" w:rsidRPr="00D22086">
        <w:rPr>
          <w:rStyle w:val="affc"/>
          <w:rFonts w:hint="cs"/>
          <w:spacing w:val="-2"/>
          <w:rtl/>
        </w:rPr>
        <w:t>ר''מ</w:t>
      </w:r>
      <w:r w:rsidRPr="00D22086">
        <w:rPr>
          <w:rStyle w:val="affc"/>
          <w:rFonts w:hint="cs"/>
          <w:spacing w:val="-2"/>
          <w:rtl/>
        </w:rPr>
        <w:t>:</w:t>
      </w:r>
      <w:r w:rsidR="004C0AAB" w:rsidRPr="00D22086">
        <w:rPr>
          <w:rStyle w:val="affc"/>
          <w:rFonts w:hint="cs"/>
          <w:spacing w:val="-2"/>
          <w:rtl/>
        </w:rPr>
        <w:t xml:space="preserve"> </w:t>
      </w:r>
      <w:r w:rsidR="004C0AAB" w:rsidRPr="00D22086">
        <w:rPr>
          <w:spacing w:val="-2"/>
          <w:rtl/>
        </w:rPr>
        <w:t>מטביל בעליונה</w:t>
      </w:r>
      <w:r w:rsidRPr="00D22086">
        <w:rPr>
          <w:rFonts w:hint="cs"/>
          <w:spacing w:val="-2"/>
          <w:rtl/>
        </w:rPr>
        <w:t>,</w:t>
      </w:r>
    </w:p>
    <w:p w14:paraId="1C2FAAB0" w14:textId="51284DAD" w:rsidR="00731582" w:rsidRDefault="00941939" w:rsidP="006D1BF2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והקשה</w:t>
      </w:r>
      <w:r w:rsidR="00C42219" w:rsidRPr="0087008C">
        <w:rPr>
          <w:rFonts w:hint="cs"/>
          <w:rtl/>
        </w:rPr>
        <w:t>ו</w:t>
      </w:r>
      <w:r w:rsidR="004C0AAB" w:rsidRPr="0087008C">
        <w:rPr>
          <w:rtl/>
        </w:rPr>
        <w:t xml:space="preserve"> </w:t>
      </w:r>
      <w:r w:rsidRPr="0087008C">
        <w:rPr>
          <w:rFonts w:hint="cs"/>
          <w:rtl/>
        </w:rPr>
        <w:t>מאחרת</w:t>
      </w:r>
      <w:r w:rsidR="00731582">
        <w:rPr>
          <w:rFonts w:hint="cs"/>
          <w:rtl/>
        </w:rPr>
        <w:t>:</w:t>
      </w:r>
    </w:p>
    <w:p w14:paraId="0C4AD7AF" w14:textId="6B7254E4" w:rsidR="004C0AAB" w:rsidRPr="00D22086" w:rsidRDefault="004C0AAB" w:rsidP="00A07C53">
      <w:pPr>
        <w:rPr>
          <w:rStyle w:val="affe"/>
          <w:spacing w:val="-4"/>
          <w:rtl/>
        </w:rPr>
      </w:pPr>
      <w:r w:rsidRPr="00D22086">
        <w:rPr>
          <w:rStyle w:val="affc"/>
          <w:spacing w:val="-4"/>
          <w:rtl/>
        </w:rPr>
        <w:t xml:space="preserve">אני </w:t>
      </w:r>
      <w:r>
        <w:rPr>
          <w:rStyle w:val="affe"/>
          <w:rFonts w:hint="cs"/>
          <w:spacing w:val="-4"/>
          <w:rtl/>
        </w:rPr>
        <w:t xml:space="preserve">[</w:t>
      </w:r>
      <w:r>
        <w:rPr>
          <w:rStyle w:val="affc"/>
          <w:rFonts w:hint="cs"/>
          <w:spacing w:val="-4"/>
          <w:rtl/>
          <w:rPrChange w:id="9019" w:author="מנוע אמוראים" w:date="2026-10-05T16:41:31Z">
            <w:rPr>
              <w:rStyle w:val="affe"/>
              <w:rFonts w:hint="cs"/>
              <w:spacing w:val="-4"/>
              <w:rtl/>
            </w:rPr>
          </w:rPrChange>
        </w:rPr>
        <w:t xml:space="preserve">ר"י</w:t>
      </w:r>
      <w:r>
        <w:rPr>
          <w:rStyle w:val="affe"/>
          <w:rFonts w:hint="cs"/>
          <w:spacing w:val="-4"/>
          <w:rtl/>
        </w:rPr>
        <w:t xml:space="preserve">]</w:t>
      </w:r>
      <w:r w:rsidR="00941939" w:rsidRPr="00D22086">
        <w:rPr>
          <w:rStyle w:val="affc"/>
          <w:rFonts w:hint="cs"/>
          <w:spacing w:val="-4"/>
          <w:rtl/>
        </w:rPr>
        <w:t xml:space="preserve"> </w:t>
      </w:r>
      <w:r w:rsidRPr="00D22086">
        <w:rPr>
          <w:rStyle w:val="affc"/>
          <w:spacing w:val="-4"/>
          <w:rtl/>
        </w:rPr>
        <w:t xml:space="preserve">אומר: </w:t>
      </w:r>
      <w:r w:rsidRPr="00D22086">
        <w:rPr>
          <w:spacing w:val="-4"/>
          <w:rtl/>
        </w:rPr>
        <w:t>בתחתונה</w:t>
      </w:r>
      <w:r w:rsidR="00941939" w:rsidRPr="00D22086">
        <w:rPr>
          <w:rFonts w:hint="cs"/>
          <w:spacing w:val="-4"/>
          <w:rtl/>
        </w:rPr>
        <w:t xml:space="preserve"> </w:t>
      </w:r>
      <w:r w:rsidR="00941939" w:rsidRPr="00D22086">
        <w:rPr>
          <w:rStyle w:val="affe"/>
          <w:rFonts w:hint="cs"/>
          <w:spacing w:val="-4"/>
          <w:rtl/>
        </w:rPr>
        <w:t>אחית</w:t>
      </w:r>
      <w:r w:rsidRPr="00D22086">
        <w:rPr>
          <w:rStyle w:val="affe"/>
          <w:spacing w:val="-4"/>
          <w:rtl/>
        </w:rPr>
        <w:t xml:space="preserve"> </w:t>
      </w:r>
      <w:r w:rsidR="00941939" w:rsidRPr="00D22086">
        <w:rPr>
          <w:rFonts w:hint="cs"/>
          <w:spacing w:val="-4"/>
          <w:rtl/>
        </w:rPr>
        <w:t>ולא בעליונה</w:t>
      </w:r>
      <w:r w:rsidRPr="00D22086">
        <w:rPr>
          <w:spacing w:val="-4"/>
          <w:rtl/>
        </w:rPr>
        <w:t xml:space="preserve"> </w:t>
      </w:r>
      <w:r w:rsidRPr="00D22086">
        <w:rPr>
          <w:rStyle w:val="affe"/>
          <w:spacing w:val="-4"/>
          <w:rtl/>
        </w:rPr>
        <w:t>אסיק</w:t>
      </w:r>
      <w:r w:rsidR="00941939" w:rsidRPr="00D22086">
        <w:rPr>
          <w:rStyle w:val="affe"/>
          <w:rFonts w:hint="cs"/>
          <w:spacing w:val="-4"/>
          <w:rtl/>
        </w:rPr>
        <w:t>,</w:t>
      </w:r>
    </w:p>
    <w:p w14:paraId="6E84C45D" w14:textId="27C5219A" w:rsidR="00731582" w:rsidRDefault="004C0AAB" w:rsidP="006D1BF2">
      <w:pPr>
        <w:pStyle w:val="36"/>
        <w:framePr w:wrap="notBeside"/>
        <w:rPr>
          <w:rtl/>
        </w:rPr>
      </w:pPr>
      <w:r w:rsidRPr="0087008C">
        <w:rPr>
          <w:rtl/>
        </w:rPr>
        <w:t>א"ל</w:t>
      </w:r>
      <w:r w:rsidR="00941939" w:rsidRPr="0087008C">
        <w:rPr>
          <w:rFonts w:hint="cs"/>
          <w:rtl/>
        </w:rPr>
        <w:t xml:space="preserve"> רי"ו</w:t>
      </w:r>
      <w:r w:rsidR="00731582">
        <w:rPr>
          <w:rtl/>
        </w:rPr>
        <w:t>:</w:t>
      </w:r>
    </w:p>
    <w:p w14:paraId="1E60FE9E" w14:textId="6BB3DF27" w:rsidR="00557887" w:rsidRPr="006F178A" w:rsidRDefault="004C0AAB" w:rsidP="00557887">
      <w:pPr>
        <w:rPr>
          <w:rtl/>
        </w:rPr>
      </w:pPr>
      <w:r w:rsidRPr="006F178A">
        <w:rPr>
          <w:rtl/>
        </w:rPr>
        <w:t xml:space="preserve">אי תניא - </w:t>
      </w:r>
      <w:r w:rsidRPr="005E6BC8">
        <w:rPr>
          <w:rFonts w:cs="PFT_Frank"/>
          <w:b/>
          <w:bCs/>
          <w:szCs w:val="14"/>
          <w:rtl/>
        </w:rPr>
        <w:t>תניא</w:t>
      </w:r>
      <w:r w:rsidRPr="006F178A">
        <w:rPr>
          <w:rtl/>
        </w:rPr>
        <w:t>.</w:t>
      </w:r>
    </w:p>
    <w:p w14:paraId="4ABDF5B6" w14:textId="77777777" w:rsidR="004C0AAB" w:rsidRPr="006F178A" w:rsidRDefault="004C0AAB" w:rsidP="00A7758B">
      <w:pPr>
        <w:pStyle w:val="afff3"/>
        <w:framePr w:wrap="around"/>
        <w:rPr>
          <w:rtl/>
        </w:rPr>
      </w:pPr>
      <w:r w:rsidRPr="006F178A">
        <w:rPr>
          <w:rFonts w:hint="cs"/>
          <w:rtl/>
        </w:rPr>
        <w:t>יט:</w:t>
      </w:r>
    </w:p>
    <w:p w14:paraId="74882DEA" w14:textId="0BAD7FE9" w:rsidR="004C0AAB" w:rsidRPr="002B60C6" w:rsidRDefault="004C0AAB" w:rsidP="00A07C53">
      <w:pPr>
        <w:pStyle w:val="affff0"/>
        <w:rPr>
          <w:rtl/>
        </w:rPr>
      </w:pPr>
      <w:ins w:id="9821" w:author="מספור קטעי משנה" w:date="2026-10-06T06:45:17Z">
        <w:r>
          <w:rPr>
            <w:rStyle w:val="MisparKeta"/>
          </w:rPr>
          <w:t xml:space="preserve">א. </w:t>
        </w:r>
      </w:ins>
      <w:r w:rsidRPr="002B60C6">
        <w:rPr>
          <w:rtl/>
        </w:rPr>
        <w:t xml:space="preserve">הטובל לחולין והוחזק לחולין </w:t>
      </w:r>
      <w:r w:rsidR="004470EA">
        <w:rPr>
          <w:rtl/>
        </w:rPr>
        <w:t>–</w:t>
      </w:r>
      <w:r w:rsidR="004470EA">
        <w:rPr>
          <w:rFonts w:hint="cs"/>
          <w:rtl/>
        </w:rPr>
        <w:t xml:space="preserve"> אסור </w:t>
      </w:r>
      <w:r w:rsidR="00606879">
        <w:rPr>
          <w:rFonts w:hint="cs"/>
          <w:rtl/>
        </w:rPr>
        <w:t>למעשר</w:t>
      </w:r>
      <w:r w:rsidRPr="002B60C6">
        <w:rPr>
          <w:rtl/>
        </w:rPr>
        <w:t>.</w:t>
      </w:r>
    </w:p>
    <w:p w14:paraId="554919FB" w14:textId="4276F55D" w:rsidR="00606879" w:rsidRDefault="004C0AAB" w:rsidP="00A07C53">
      <w:pPr>
        <w:rPr>
          <w:rFonts w:ascii="Fb Fontext" w:hAnsi="Fb Fontext"/>
          <w:rtl/>
        </w:rPr>
      </w:pPr>
      <w:r w:rsidRPr="007F2C2A">
        <w:rPr>
          <w:rStyle w:val="affc"/>
          <w:rFonts w:hint="cs"/>
          <w:rtl/>
        </w:rPr>
        <w:t>רישא</w:t>
      </w:r>
      <w:r w:rsidRPr="007F2C2A">
        <w:rPr>
          <w:rStyle w:val="affc"/>
          <w:rtl/>
        </w:rPr>
        <w:t xml:space="preserve">: </w:t>
      </w:r>
      <w:r w:rsidRPr="00606879">
        <w:rPr>
          <w:rStyle w:val="affc"/>
          <w:rFonts w:hint="cs"/>
          <w:rtl/>
        </w:rPr>
        <w:t>רבנן</w:t>
      </w:r>
      <w:r w:rsidR="00606879">
        <w:rPr>
          <w:rFonts w:ascii="Fb Fontext" w:hAnsi="Fb Fontext" w:hint="cs"/>
          <w:rtl/>
        </w:rPr>
        <w:t>,</w:t>
      </w:r>
      <w:r w:rsidRPr="006C69E7">
        <w:rPr>
          <w:rFonts w:ascii="Fb Fontext" w:hAnsi="Fb Fontext" w:hint="cs"/>
          <w:rtl/>
        </w:rPr>
        <w:t xml:space="preserve"> </w:t>
      </w:r>
      <w:r w:rsidR="00606879">
        <w:rPr>
          <w:rFonts w:ascii="Fb Fontext" w:hAnsi="Fb Fontext" w:hint="cs"/>
          <w:rtl/>
        </w:rPr>
        <w:t xml:space="preserve">חולין </w:t>
      </w:r>
      <w:r w:rsidRPr="006C69E7">
        <w:rPr>
          <w:rFonts w:ascii="Fb Fontext" w:hAnsi="Fb Fontext"/>
          <w:rtl/>
        </w:rPr>
        <w:t>ש</w:t>
      </w:r>
      <w:r>
        <w:rPr>
          <w:rFonts w:ascii="Fb Fontext" w:hAnsi="Fb Fontext" w:hint="cs"/>
          <w:rtl/>
        </w:rPr>
        <w:t>ונה ממעשר</w:t>
      </w:r>
      <w:r w:rsidR="00606879">
        <w:rPr>
          <w:rFonts w:ascii="Fb Fontext" w:hAnsi="Fb Fontext" w:hint="cs"/>
          <w:rtl/>
        </w:rPr>
        <w:t>,</w:t>
      </w:r>
      <w:r w:rsidR="00606879" w:rsidRPr="005E6BC8">
        <w:rPr>
          <w:rFonts w:ascii="Fb Fontext" w:hAnsi="Fb Fontext" w:cs="PFT_Frank" w:hint="cs"/>
          <w:b/>
          <w:bCs/>
          <w:szCs w:val="14"/>
          <w:rtl/>
        </w:rPr>
        <w:t xml:space="preserve"> </w:t>
      </w:r>
      <w:r w:rsidR="00606879" w:rsidRPr="005E6BC8">
        <w:rPr>
          <w:rFonts w:ascii="Fb Fontext" w:hAnsi="Fb Fontext" w:cs="PFT_Frank"/>
          <w:b/>
          <w:bCs/>
          <w:szCs w:val="14"/>
          <w:rtl/>
        </w:rPr>
        <w:tab/>
      </w:r>
      <w:r w:rsidR="001E3674">
        <w:rPr>
          <w:rFonts w:ascii="Fb Fontext" w:hAnsi="Fb Fontext" w:cs="PFT_Frank" w:hint="cs"/>
          <w:b/>
          <w:bCs/>
          <w:szCs w:val="14"/>
          <w:rtl/>
        </w:rPr>
        <w:t xml:space="preserve"> </w:t>
      </w:r>
      <w:r w:rsidRPr="007F2C2A">
        <w:rPr>
          <w:rStyle w:val="affc"/>
          <w:rtl/>
        </w:rPr>
        <w:t>סיפא:</w:t>
      </w:r>
      <w:r w:rsidRPr="006F178A">
        <w:rPr>
          <w:rFonts w:ascii="Fb Fontext" w:hAnsi="Fb Fontext"/>
          <w:rtl/>
        </w:rPr>
        <w:t xml:space="preserve"> </w:t>
      </w:r>
      <w:r w:rsidR="00606879" w:rsidRPr="008A0BAE">
        <w:rPr>
          <w:rStyle w:val="affc"/>
          <w:rFonts w:hint="eastAsia"/>
          <w:rtl/>
        </w:rPr>
        <w:t>ר</w:t>
      </w:r>
      <w:r w:rsidR="00606879" w:rsidRPr="008A0BAE">
        <w:rPr>
          <w:rStyle w:val="affc"/>
          <w:rtl/>
        </w:rPr>
        <w:t>"</w:t>
      </w:r>
      <w:r w:rsidR="00606879" w:rsidRPr="008A0BAE">
        <w:rPr>
          <w:rStyle w:val="affc"/>
          <w:rFonts w:hint="eastAsia"/>
          <w:rtl/>
        </w:rPr>
        <w:t>מ</w:t>
      </w:r>
      <w:r w:rsidR="00606879" w:rsidRPr="006F178A">
        <w:rPr>
          <w:rFonts w:ascii="Fb Fontext" w:hAnsi="Fb Fontext" w:hint="cs"/>
          <w:rtl/>
        </w:rPr>
        <w:t xml:space="preserve"> חולין </w:t>
      </w:r>
      <w:r w:rsidR="00606879">
        <w:rPr>
          <w:rFonts w:ascii="Fb Fontext" w:hAnsi="Fb Fontext" w:hint="cs"/>
          <w:rtl/>
        </w:rPr>
        <w:t>כ</w:t>
      </w:r>
      <w:r w:rsidR="00606879" w:rsidRPr="006F178A">
        <w:rPr>
          <w:rFonts w:ascii="Fb Fontext" w:hAnsi="Fb Fontext" w:hint="cs"/>
          <w:rtl/>
        </w:rPr>
        <w:t>מעשר</w:t>
      </w:r>
      <w:r w:rsidR="00606879">
        <w:rPr>
          <w:rFonts w:ascii="Fb Fontext" w:hAnsi="Fb Fontext" w:hint="cs"/>
          <w:rtl/>
        </w:rPr>
        <w:t xml:space="preserve"> -</w:t>
      </w:r>
    </w:p>
    <w:p w14:paraId="18863549" w14:textId="77777777" w:rsidR="00C0473D" w:rsidRDefault="00606879" w:rsidP="00A07C53">
      <w:pPr>
        <w:rPr>
          <w:rFonts w:ascii="Fb Fontext" w:hAnsi="Fb Fontext"/>
          <w:spacing w:val="-2"/>
          <w:rtl/>
        </w:rPr>
      </w:pPr>
      <w:r w:rsidRPr="00D22086">
        <w:rPr>
          <w:rFonts w:ascii="Fb Fontext" w:hAnsi="Fb Fontext" w:hint="cs"/>
          <w:spacing w:val="-2"/>
          <w:rtl/>
        </w:rPr>
        <w:t>'</w:t>
      </w:r>
      <w:r w:rsidR="004C0AAB" w:rsidRPr="00D22086">
        <w:rPr>
          <w:rFonts w:ascii="Fb Fontext" w:hAnsi="Fb Fontext"/>
          <w:spacing w:val="-2"/>
          <w:rtl/>
        </w:rPr>
        <w:t>בגדי ע</w:t>
      </w:r>
      <w:r w:rsidRPr="00D22086">
        <w:rPr>
          <w:rFonts w:ascii="Fb Fontext" w:hAnsi="Fb Fontext" w:hint="cs"/>
          <w:spacing w:val="-2"/>
          <w:rtl/>
        </w:rPr>
        <w:t xml:space="preserve">"ה- </w:t>
      </w:r>
      <w:r w:rsidR="004C0AAB" w:rsidRPr="00D22086">
        <w:rPr>
          <w:rFonts w:ascii="Fb Fontext" w:hAnsi="Fb Fontext"/>
          <w:spacing w:val="-2"/>
          <w:rtl/>
        </w:rPr>
        <w:t>מדרס לפרושין</w:t>
      </w:r>
      <w:r w:rsidRPr="00D22086">
        <w:rPr>
          <w:rFonts w:ascii="Fb Fontext" w:hAnsi="Fb Fontext" w:hint="cs"/>
          <w:spacing w:val="-2"/>
          <w:rtl/>
        </w:rPr>
        <w:t xml:space="preserve">, </w:t>
      </w:r>
      <w:r w:rsidR="004C0AAB" w:rsidRPr="00D22086">
        <w:rPr>
          <w:rFonts w:ascii="Fb Fontext" w:hAnsi="Fb Fontext"/>
          <w:spacing w:val="-2"/>
          <w:rtl/>
        </w:rPr>
        <w:t>פרושין</w:t>
      </w:r>
      <w:r w:rsidRPr="00D22086">
        <w:rPr>
          <w:rFonts w:ascii="Fb Fontext" w:hAnsi="Fb Fontext" w:hint="cs"/>
          <w:spacing w:val="-2"/>
          <w:rtl/>
        </w:rPr>
        <w:t xml:space="preserve">- </w:t>
      </w:r>
      <w:r w:rsidR="004C0AAB" w:rsidRPr="00D22086">
        <w:rPr>
          <w:rFonts w:ascii="Fb Fontext" w:hAnsi="Fb Fontext"/>
          <w:spacing w:val="-2"/>
          <w:rtl/>
        </w:rPr>
        <w:t>מדרס לתרומה</w:t>
      </w:r>
      <w:r w:rsidRPr="00D22086">
        <w:rPr>
          <w:rFonts w:ascii="Fb Fontext" w:hAnsi="Fb Fontext" w:hint="cs"/>
          <w:spacing w:val="-2"/>
          <w:rtl/>
        </w:rPr>
        <w:t>'</w:t>
      </w:r>
      <w:r w:rsidRPr="00D22086">
        <w:rPr>
          <w:rStyle w:val="affe"/>
          <w:spacing w:val="-2"/>
          <w:rtl/>
        </w:rPr>
        <w:t xml:space="preserve"> ולא למעשר</w:t>
      </w:r>
      <w:r w:rsidR="004C0AAB" w:rsidRPr="00D22086">
        <w:rPr>
          <w:rStyle w:val="affe"/>
          <w:spacing w:val="-2"/>
          <w:rtl/>
        </w:rPr>
        <w:t>.</w:t>
      </w:r>
    </w:p>
    <w:p w14:paraId="7A89F11A" w14:textId="015AEEC2" w:rsidR="00731582" w:rsidRDefault="004C0AAB" w:rsidP="007B69F0">
      <w:pPr>
        <w:pStyle w:val="36"/>
        <w:framePr w:wrap="notBeside"/>
        <w:rPr>
          <w:rtl/>
        </w:rPr>
      </w:pPr>
      <w:r w:rsidRPr="0087008C">
        <w:rPr>
          <w:rFonts w:hint="eastAsia"/>
          <w:rtl/>
        </w:rPr>
        <w:t>ראב</w:t>
      </w:r>
      <w:r w:rsidRPr="0087008C">
        <w:rPr>
          <w:rtl/>
        </w:rPr>
        <w:t>"</w:t>
      </w:r>
      <w:r w:rsidRPr="0087008C">
        <w:rPr>
          <w:rFonts w:hint="eastAsia"/>
          <w:rtl/>
        </w:rPr>
        <w:t>א</w:t>
      </w:r>
      <w:r w:rsidR="00731582">
        <w:rPr>
          <w:rFonts w:hint="cs"/>
          <w:rtl/>
        </w:rPr>
        <w:t>:</w:t>
      </w:r>
    </w:p>
    <w:p w14:paraId="02D1BE73" w14:textId="766E24E2" w:rsidR="004C0AAB" w:rsidRPr="006F178A" w:rsidRDefault="00606879" w:rsidP="00A07C53">
      <w:pPr>
        <w:rPr>
          <w:rtl/>
        </w:rPr>
      </w:pPr>
      <w:r>
        <w:rPr>
          <w:rFonts w:ascii="Fb Fontext" w:hAnsi="Fb Fontext" w:hint="cs"/>
          <w:rtl/>
        </w:rPr>
        <w:t>גורס</w:t>
      </w:r>
      <w:r w:rsidRPr="006C69E7">
        <w:rPr>
          <w:rFonts w:ascii="Fb Fontext" w:hAnsi="Fb Fontext"/>
          <w:rtl/>
        </w:rPr>
        <w:t xml:space="preserve"> </w:t>
      </w:r>
      <w:r w:rsidR="004C0AAB" w:rsidRPr="006C69E7">
        <w:rPr>
          <w:rFonts w:ascii="Fb Fontext" w:hAnsi="Fb Fontext"/>
          <w:rtl/>
        </w:rPr>
        <w:t>בסיפא חמש מעלות</w:t>
      </w:r>
      <w:r w:rsidR="00562DB3" w:rsidRPr="007F2C2A">
        <w:rPr>
          <w:rStyle w:val="affe"/>
          <w:rtl/>
        </w:rPr>
        <w:t xml:space="preserve"> </w:t>
      </w:r>
      <w:r w:rsidR="00562DB3">
        <w:rPr>
          <w:rStyle w:val="affe"/>
          <w:rFonts w:hint="cs"/>
          <w:rtl/>
        </w:rPr>
        <w:t>מוסיף</w:t>
      </w:r>
      <w:r w:rsidR="00562DB3" w:rsidRPr="007F2C2A">
        <w:rPr>
          <w:rStyle w:val="affe"/>
          <w:rtl/>
        </w:rPr>
        <w:t xml:space="preserve"> מעשר</w:t>
      </w:r>
      <w:r w:rsidR="004C0AAB" w:rsidRPr="007F2C2A">
        <w:rPr>
          <w:rStyle w:val="affe"/>
          <w:rtl/>
        </w:rPr>
        <w:t>,</w:t>
      </w:r>
      <w:r w:rsidR="004C0AAB" w:rsidRPr="006C69E7">
        <w:rPr>
          <w:rFonts w:ascii="Fb Fontext" w:hAnsi="Fb Fontext"/>
          <w:rtl/>
        </w:rPr>
        <w:t xml:space="preserve"> </w:t>
      </w:r>
      <w:r w:rsidR="00562DB3">
        <w:rPr>
          <w:rFonts w:ascii="Fb Fontext" w:hAnsi="Fb Fontext" w:hint="cs"/>
          <w:rtl/>
        </w:rPr>
        <w:t>וכולה</w:t>
      </w:r>
      <w:r w:rsidR="004C0AAB" w:rsidRPr="006C69E7">
        <w:rPr>
          <w:rFonts w:ascii="Fb Fontext" w:hAnsi="Fb Fontext"/>
          <w:rtl/>
        </w:rPr>
        <w:t xml:space="preserve"> </w:t>
      </w:r>
      <w:r w:rsidR="004C0AAB" w:rsidRPr="006C69E7">
        <w:rPr>
          <w:rStyle w:val="affc"/>
          <w:rtl/>
        </w:rPr>
        <w:t>כרבנן</w:t>
      </w:r>
      <w:r w:rsidR="004C0AAB" w:rsidRPr="006C69E7">
        <w:rPr>
          <w:rFonts w:ascii="Fb Fontext" w:hAnsi="Fb Fontext"/>
          <w:rtl/>
        </w:rPr>
        <w:t>.</w:t>
      </w:r>
    </w:p>
    <w:p w14:paraId="4383EAD7" w14:textId="56BCD7D4" w:rsidR="004C0AAB" w:rsidRPr="006F178A" w:rsidRDefault="00D67AD3" w:rsidP="00A07C53">
      <w:pPr>
        <w:pStyle w:val="afff1"/>
        <w:rPr>
          <w:rtl/>
        </w:rPr>
      </w:pPr>
      <w:r>
        <w:rPr>
          <w:rFonts w:ascii="MS Mincho" w:hAnsi="MS Mincho" w:hint="cs"/>
          <w:rtl/>
        </w:rPr>
        <w:t>****</w:t>
      </w:r>
    </w:p>
    <w:p w14:paraId="36D50244" w14:textId="77777777" w:rsidR="004C0AAB" w:rsidRPr="006F178A" w:rsidRDefault="004C0AAB" w:rsidP="00A7758B">
      <w:pPr>
        <w:pStyle w:val="afff3"/>
        <w:framePr w:wrap="around"/>
        <w:rPr>
          <w:rtl/>
        </w:rPr>
      </w:pPr>
      <w:r w:rsidRPr="006F178A">
        <w:rPr>
          <w:rFonts w:hint="cs"/>
          <w:rtl/>
        </w:rPr>
        <w:t>כ.</w:t>
      </w:r>
    </w:p>
    <w:p w14:paraId="4DD5A3CF" w14:textId="75031630" w:rsidR="00731582" w:rsidRDefault="004C0AAB" w:rsidP="00557887">
      <w:pPr>
        <w:pStyle w:val="36"/>
        <w:framePr w:wrap="notBeside"/>
        <w:rPr>
          <w:rtl/>
        </w:rPr>
      </w:pPr>
      <w:r w:rsidRPr="00557887">
        <w:rPr>
          <w:rtl/>
        </w:rPr>
        <w:t>ר</w:t>
      </w:r>
      <w:r w:rsidR="00562DB3" w:rsidRPr="00557887">
        <w:rPr>
          <w:rFonts w:hint="cs"/>
          <w:rtl/>
        </w:rPr>
        <w:t>"</w:t>
      </w:r>
      <w:r w:rsidRPr="00557887">
        <w:rPr>
          <w:rtl/>
        </w:rPr>
        <w:t>מ</w:t>
      </w:r>
      <w:r w:rsidR="00731582">
        <w:rPr>
          <w:rtl/>
        </w:rPr>
        <w:t>:</w:t>
      </w:r>
    </w:p>
    <w:p w14:paraId="24C4B21D" w14:textId="18F36E28" w:rsidR="004C0AAB" w:rsidRPr="006F178A" w:rsidRDefault="004C0AAB" w:rsidP="00A07C53">
      <w:pPr>
        <w:rPr>
          <w:rtl/>
        </w:rPr>
      </w:pPr>
      <w:r w:rsidRPr="006F178A">
        <w:rPr>
          <w:rFonts w:ascii="Fb Fontext" w:hAnsi="Fb Fontext"/>
          <w:rtl/>
        </w:rPr>
        <w:t xml:space="preserve">חולין שנעשו </w:t>
      </w:r>
      <w:r w:rsidR="00562DB3">
        <w:rPr>
          <w:rFonts w:ascii="Fb Fontext" w:hAnsi="Fb Fontext" w:hint="cs"/>
          <w:rtl/>
        </w:rPr>
        <w:t xml:space="preserve">על </w:t>
      </w:r>
      <w:r w:rsidRPr="006F178A">
        <w:rPr>
          <w:rFonts w:ascii="Fb Fontext" w:hAnsi="Fb Fontext"/>
          <w:rtl/>
        </w:rPr>
        <w:t xml:space="preserve">טהרת הקודש </w:t>
      </w:r>
      <w:r w:rsidR="00562DB3">
        <w:rPr>
          <w:rFonts w:ascii="Fb Fontext" w:hAnsi="Fb Fontext" w:hint="cs"/>
          <w:rtl/>
        </w:rPr>
        <w:t xml:space="preserve">- </w:t>
      </w:r>
      <w:r w:rsidRPr="005E6BC8">
        <w:rPr>
          <w:rFonts w:ascii="Fb Fontext" w:hAnsi="Fb Fontext" w:cs="PFT_Frank"/>
          <w:b/>
          <w:bCs/>
          <w:szCs w:val="14"/>
          <w:rtl/>
        </w:rPr>
        <w:t>כקודש</w:t>
      </w:r>
      <w:r w:rsidRPr="006F178A">
        <w:rPr>
          <w:rFonts w:ascii="Fb Fontext" w:hAnsi="Fb Fontext"/>
          <w:rtl/>
        </w:rPr>
        <w:t>.</w:t>
      </w:r>
    </w:p>
    <w:p w14:paraId="73B5C690" w14:textId="7DC2627B" w:rsidR="00731582" w:rsidRDefault="00BF547E" w:rsidP="006D1BF2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אין</w:t>
      </w:r>
      <w:r w:rsidRPr="0087008C">
        <w:rPr>
          <w:rtl/>
        </w:rPr>
        <w:t xml:space="preserve"> </w:t>
      </w:r>
      <w:r w:rsidRPr="0087008C">
        <w:rPr>
          <w:rFonts w:hint="cs"/>
          <w:rtl/>
        </w:rPr>
        <w:t>להוכיח</w:t>
      </w:r>
      <w:r w:rsidR="00731582">
        <w:rPr>
          <w:rFonts w:hint="cs"/>
          <w:rtl/>
        </w:rPr>
        <w:t>:</w:t>
      </w:r>
    </w:p>
    <w:p w14:paraId="5BD00814" w14:textId="17FA2DA5" w:rsidR="00B47119" w:rsidRDefault="00BF547E" w:rsidP="00A07C53">
      <w:pPr>
        <w:rPr>
          <w:rtl/>
        </w:rPr>
      </w:pPr>
      <w:r>
        <w:rPr>
          <w:rFonts w:hint="cs"/>
          <w:rtl/>
        </w:rPr>
        <w:t xml:space="preserve">מדלא שנה </w:t>
      </w:r>
      <w:r w:rsidR="00B47119">
        <w:rPr>
          <w:rFonts w:hint="cs"/>
          <w:rtl/>
        </w:rPr>
        <w:t>'</w:t>
      </w:r>
      <w:r>
        <w:rPr>
          <w:rFonts w:hint="cs"/>
          <w:rtl/>
        </w:rPr>
        <w:t>מעלה</w:t>
      </w:r>
      <w:r w:rsidR="00B47119">
        <w:rPr>
          <w:rFonts w:hint="cs"/>
          <w:rtl/>
        </w:rPr>
        <w:t>'</w:t>
      </w:r>
      <w:r>
        <w:rPr>
          <w:rFonts w:hint="cs"/>
          <w:rtl/>
        </w:rPr>
        <w:t xml:space="preserve"> כזו </w:t>
      </w:r>
      <w:r w:rsidR="00B47119" w:rsidRPr="007F2C2A">
        <w:rPr>
          <w:rStyle w:val="affe"/>
          <w:rFonts w:hint="cs"/>
          <w:rtl/>
        </w:rPr>
        <w:t>בפנ</w:t>
      </w:r>
      <w:r w:rsidR="00B47119" w:rsidRPr="007F2C2A">
        <w:rPr>
          <w:rStyle w:val="affe"/>
          <w:rtl/>
        </w:rPr>
        <w:t>"ע</w:t>
      </w:r>
      <w:r w:rsidR="00B47119">
        <w:rPr>
          <w:rStyle w:val="affe"/>
          <w:rFonts w:hint="cs"/>
          <w:rtl/>
        </w:rPr>
        <w:t>,</w:t>
      </w:r>
    </w:p>
    <w:p w14:paraId="606C29AA" w14:textId="0E1BF0C0" w:rsidR="00731582" w:rsidRDefault="00731582" w:rsidP="006D1BF2">
      <w:pPr>
        <w:pStyle w:val="36"/>
        <w:framePr w:wrap="notBeside"/>
        <w:rPr>
          <w:rtl/>
        </w:rPr>
      </w:pPr>
      <w:r>
        <w:rPr>
          <w:rFonts w:hint="cs"/>
          <w:rtl/>
        </w:rPr>
        <w:t>-</w:t>
      </w:r>
    </w:p>
    <w:p w14:paraId="204AD556" w14:textId="1F8F8849" w:rsidR="00BF547E" w:rsidRPr="00B47119" w:rsidRDefault="00BF547E" w:rsidP="00A07C53">
      <w:pPr>
        <w:rPr>
          <w:rtl/>
        </w:rPr>
      </w:pPr>
      <w:r>
        <w:rPr>
          <w:rFonts w:hint="cs"/>
          <w:rtl/>
        </w:rPr>
        <w:t xml:space="preserve">שמא </w:t>
      </w:r>
      <w:r w:rsidRPr="005E6BC8">
        <w:rPr>
          <w:rFonts w:cs="PFT_Frank" w:hint="cs"/>
          <w:b/>
          <w:bCs/>
          <w:szCs w:val="14"/>
          <w:rtl/>
        </w:rPr>
        <w:t>כחולין</w:t>
      </w:r>
      <w:r>
        <w:rPr>
          <w:rFonts w:hint="cs"/>
          <w:rtl/>
        </w:rPr>
        <w:t xml:space="preserve"> </w:t>
      </w:r>
      <w:r w:rsidRPr="007F2C2A">
        <w:rPr>
          <w:rStyle w:val="affc"/>
          <w:rFonts w:hint="cs"/>
          <w:rtl/>
        </w:rPr>
        <w:t>כת</w:t>
      </w:r>
      <w:r w:rsidRPr="007F2C2A">
        <w:rPr>
          <w:rStyle w:val="affc"/>
          <w:rtl/>
        </w:rPr>
        <w:t>"ק</w:t>
      </w:r>
      <w:r>
        <w:rPr>
          <w:rStyle w:val="affc"/>
          <w:rFonts w:hint="cs"/>
          <w:rtl/>
        </w:rPr>
        <w:t xml:space="preserve">, </w:t>
      </w:r>
      <w:r w:rsidRPr="007F2C2A">
        <w:rPr>
          <w:rFonts w:hint="cs"/>
          <w:rtl/>
        </w:rPr>
        <w:t>או</w:t>
      </w:r>
      <w:r w:rsidRPr="007F2C2A">
        <w:rPr>
          <w:rtl/>
        </w:rPr>
        <w:t xml:space="preserve"> </w:t>
      </w:r>
      <w:r w:rsidRPr="005E6BC8">
        <w:rPr>
          <w:rFonts w:cs="PFT_Frank" w:hint="cs"/>
          <w:bCs/>
          <w:szCs w:val="14"/>
          <w:rtl/>
        </w:rPr>
        <w:t>כתרומה</w:t>
      </w:r>
      <w:r>
        <w:rPr>
          <w:rStyle w:val="affc"/>
          <w:rFonts w:hint="cs"/>
          <w:rtl/>
        </w:rPr>
        <w:t xml:space="preserve"> וכראב"צ,</w:t>
      </w:r>
      <w:r w:rsidR="00B47119">
        <w:rPr>
          <w:rStyle w:val="affc"/>
          <w:rFonts w:hint="cs"/>
          <w:rtl/>
        </w:rPr>
        <w:t xml:space="preserve"> </w:t>
      </w:r>
      <w:r w:rsidR="00B47119" w:rsidRPr="007F2C2A">
        <w:rPr>
          <w:rFonts w:hint="cs"/>
          <w:rtl/>
        </w:rPr>
        <w:t>וכבר</w:t>
      </w:r>
      <w:r w:rsidR="00B47119" w:rsidRPr="007F2C2A">
        <w:rPr>
          <w:rtl/>
        </w:rPr>
        <w:t xml:space="preserve"> </w:t>
      </w:r>
      <w:r w:rsidR="00B47119" w:rsidRPr="007F2C2A">
        <w:rPr>
          <w:rFonts w:hint="cs"/>
          <w:rtl/>
        </w:rPr>
        <w:t>שנ</w:t>
      </w:r>
      <w:r w:rsidR="00B47119">
        <w:rPr>
          <w:rFonts w:hint="cs"/>
          <w:rtl/>
        </w:rPr>
        <w:t>ה אותם,</w:t>
      </w:r>
    </w:p>
    <w:p w14:paraId="52B207CA" w14:textId="7EFD9197" w:rsidR="00731582" w:rsidRDefault="00B47119" w:rsidP="006D1BF2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אלא</w:t>
      </w:r>
      <w:r w:rsidR="00731582">
        <w:rPr>
          <w:rtl/>
        </w:rPr>
        <w:t>:</w:t>
      </w:r>
    </w:p>
    <w:p w14:paraId="505DBC68" w14:textId="30875419" w:rsidR="004C0AAB" w:rsidRPr="006F178A" w:rsidRDefault="00B47119" w:rsidP="00A07C53">
      <w:pPr>
        <w:rPr>
          <w:rtl/>
        </w:rPr>
      </w:pPr>
      <w:r>
        <w:rPr>
          <w:rStyle w:val="affc"/>
          <w:rFonts w:hint="cs"/>
          <w:rtl/>
        </w:rPr>
        <w:t>מ</w:t>
      </w:r>
      <w:r w:rsidR="004C0AAB" w:rsidRPr="008A0BAE">
        <w:rPr>
          <w:rStyle w:val="affc"/>
          <w:rtl/>
        </w:rPr>
        <w:t>יוחנן ב</w:t>
      </w:r>
      <w:r>
        <w:rPr>
          <w:rStyle w:val="affc"/>
          <w:rFonts w:hint="cs"/>
          <w:rtl/>
        </w:rPr>
        <w:t>"</w:t>
      </w:r>
      <w:r w:rsidR="004C0AAB" w:rsidRPr="008A0BAE">
        <w:rPr>
          <w:rStyle w:val="affc"/>
          <w:rtl/>
        </w:rPr>
        <w:t>ג</w:t>
      </w:r>
      <w:r w:rsidR="004C0AAB" w:rsidRPr="006F178A">
        <w:rPr>
          <w:rtl/>
        </w:rPr>
        <w:t xml:space="preserve"> </w:t>
      </w:r>
      <w:r>
        <w:rPr>
          <w:rFonts w:hint="cs"/>
          <w:rtl/>
        </w:rPr>
        <w:t>ש</w:t>
      </w:r>
      <w:r w:rsidR="004C0AAB" w:rsidRPr="006F178A">
        <w:rPr>
          <w:rtl/>
        </w:rPr>
        <w:t xml:space="preserve">אכל על טהרת הקודש, </w:t>
      </w:r>
      <w:r w:rsidR="00F36AFA">
        <w:rPr>
          <w:rFonts w:hint="cs"/>
          <w:rtl/>
        </w:rPr>
        <w:t>ו</w:t>
      </w:r>
      <w:r w:rsidR="004C0AAB" w:rsidRPr="006F178A">
        <w:rPr>
          <w:rtl/>
        </w:rPr>
        <w:t>מטפחתו מדרס לחטאת</w:t>
      </w:r>
      <w:r w:rsidR="00513E23">
        <w:rPr>
          <w:rFonts w:hint="cs"/>
          <w:rtl/>
        </w:rPr>
        <w:t xml:space="preserve"> -</w:t>
      </w:r>
      <w:r w:rsidR="004C0AAB">
        <w:rPr>
          <w:rFonts w:hint="cs"/>
          <w:rtl/>
        </w:rPr>
        <w:t xml:space="preserve"> </w:t>
      </w:r>
      <w:r w:rsidR="00F36AFA">
        <w:rPr>
          <w:rFonts w:hint="cs"/>
          <w:rtl/>
        </w:rPr>
        <w:t xml:space="preserve">וטהורה </w:t>
      </w:r>
      <w:r w:rsidR="004C0AAB" w:rsidRPr="006F178A">
        <w:rPr>
          <w:rtl/>
        </w:rPr>
        <w:t xml:space="preserve">לקודש - </w:t>
      </w:r>
      <w:r w:rsidR="004C0AAB" w:rsidRPr="005E6BC8">
        <w:rPr>
          <w:rFonts w:cs="PFT_Frank"/>
          <w:b/>
          <w:bCs/>
          <w:szCs w:val="14"/>
          <w:rtl/>
        </w:rPr>
        <w:t>כקודש דמו</w:t>
      </w:r>
      <w:r w:rsidR="004C0AAB" w:rsidRPr="006F178A">
        <w:rPr>
          <w:rtl/>
        </w:rPr>
        <w:t>.</w:t>
      </w:r>
    </w:p>
    <w:p w14:paraId="2BCBD077" w14:textId="3F53AADF" w:rsidR="00CD353E" w:rsidRDefault="00CD353E" w:rsidP="00A07C53">
      <w:pPr>
        <w:pStyle w:val="afffff"/>
        <w:rPr>
          <w:rStyle w:val="affc"/>
          <w:bCs/>
          <w:rtl/>
        </w:rPr>
      </w:pPr>
      <w:r>
        <w:rPr>
          <w:rFonts w:hint="cs"/>
          <w:rtl/>
        </w:rPr>
        <w:t>היסח הדעת משמירה</w:t>
      </w:r>
    </w:p>
    <w:p w14:paraId="798AD900" w14:textId="568F23DA" w:rsidR="00731582" w:rsidRDefault="00CD353E" w:rsidP="006D1BF2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 xml:space="preserve">א. </w:t>
      </w:r>
      <w:r w:rsidR="004C0AAB" w:rsidRPr="0087008C">
        <w:rPr>
          <w:rtl/>
        </w:rPr>
        <w:t>ר</w:t>
      </w:r>
      <w:r w:rsidR="004C0AAB" w:rsidRPr="0087008C">
        <w:rPr>
          <w:rFonts w:hint="eastAsia"/>
          <w:rtl/>
        </w:rPr>
        <w:t>יב</w:t>
      </w:r>
      <w:r w:rsidR="004C0AAB" w:rsidRPr="0087008C">
        <w:rPr>
          <w:rtl/>
        </w:rPr>
        <w:t>"</w:t>
      </w:r>
      <w:r w:rsidR="004C0AAB" w:rsidRPr="0087008C">
        <w:rPr>
          <w:rFonts w:hint="eastAsia"/>
          <w:rtl/>
        </w:rPr>
        <w:t>א</w:t>
      </w:r>
      <w:r w:rsidR="00731582">
        <w:rPr>
          <w:rtl/>
        </w:rPr>
        <w:t>:</w:t>
      </w:r>
    </w:p>
    <w:p w14:paraId="3D0183D3" w14:textId="12E1BFE1" w:rsidR="004C0AAB" w:rsidRPr="006C69E7" w:rsidRDefault="004C0AAB" w:rsidP="00A07C53">
      <w:pPr>
        <w:rPr>
          <w:rStyle w:val="affe"/>
          <w:rtl/>
        </w:rPr>
      </w:pPr>
      <w:r w:rsidRPr="006F178A">
        <w:rPr>
          <w:rFonts w:ascii="Fb Fontext" w:hAnsi="Fb Fontext"/>
          <w:rtl/>
        </w:rPr>
        <w:t xml:space="preserve">נפל </w:t>
      </w:r>
      <w:r w:rsidR="00CD353E">
        <w:rPr>
          <w:rFonts w:ascii="Fb Fontext" w:hAnsi="Fb Fontext" w:hint="cs"/>
          <w:rtl/>
        </w:rPr>
        <w:t>סודרו</w:t>
      </w:r>
      <w:r w:rsidRPr="006F178A">
        <w:rPr>
          <w:rFonts w:ascii="Fb Fontext" w:hAnsi="Fb Fontext"/>
          <w:rtl/>
        </w:rPr>
        <w:t xml:space="preserve">, </w:t>
      </w:r>
      <w:r w:rsidR="00CD353E">
        <w:rPr>
          <w:rFonts w:ascii="Fb Fontext" w:hAnsi="Fb Fontext" w:hint="cs"/>
          <w:rtl/>
        </w:rPr>
        <w:t>ו</w:t>
      </w:r>
      <w:r w:rsidRPr="006F178A">
        <w:rPr>
          <w:rFonts w:ascii="Fb Fontext" w:hAnsi="Fb Fontext"/>
          <w:rtl/>
        </w:rPr>
        <w:t>אמר לחבירו תנה לי, ונת</w:t>
      </w:r>
      <w:r>
        <w:rPr>
          <w:rFonts w:ascii="Fb Fontext" w:hAnsi="Fb Fontext" w:hint="cs"/>
          <w:rtl/>
        </w:rPr>
        <w:t>ן</w:t>
      </w:r>
      <w:r w:rsidR="00CD353E">
        <w:rPr>
          <w:rFonts w:ascii="Fb Fontext" w:hAnsi="Fb Fontext" w:hint="cs"/>
          <w:rtl/>
        </w:rPr>
        <w:t xml:space="preserve"> </w:t>
      </w:r>
      <w:r w:rsidRPr="006F178A">
        <w:rPr>
          <w:rFonts w:ascii="Fb Fontext" w:hAnsi="Fb Fontext"/>
          <w:rtl/>
        </w:rPr>
        <w:t>- טמאה.</w:t>
      </w:r>
    </w:p>
    <w:p w14:paraId="33B3A177" w14:textId="7D1610DC" w:rsidR="00731582" w:rsidRDefault="00CD353E" w:rsidP="006D1BF2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 xml:space="preserve">ב. </w:t>
      </w:r>
      <w:r w:rsidR="004C0AAB" w:rsidRPr="0087008C">
        <w:rPr>
          <w:rFonts w:hint="eastAsia"/>
          <w:rtl/>
        </w:rPr>
        <w:t>ריב</w:t>
      </w:r>
      <w:r w:rsidR="004C0AAB" w:rsidRPr="0087008C">
        <w:rPr>
          <w:rtl/>
        </w:rPr>
        <w:t>"</w:t>
      </w:r>
      <w:r w:rsidR="004C0AAB" w:rsidRPr="0087008C">
        <w:rPr>
          <w:rFonts w:hint="eastAsia"/>
          <w:rtl/>
        </w:rPr>
        <w:t>ע</w:t>
      </w:r>
      <w:r w:rsidR="00731582">
        <w:rPr>
          <w:rtl/>
        </w:rPr>
        <w:t>:</w:t>
      </w:r>
    </w:p>
    <w:p w14:paraId="7E2B06B9" w14:textId="5EB3D307" w:rsidR="004C0AAB" w:rsidRPr="006F178A" w:rsidRDefault="004C0AAB" w:rsidP="00A07C53">
      <w:pPr>
        <w:rPr>
          <w:rtl/>
        </w:rPr>
      </w:pPr>
      <w:r w:rsidRPr="006F178A">
        <w:rPr>
          <w:rtl/>
        </w:rPr>
        <w:t>נתחל</w:t>
      </w:r>
      <w:r w:rsidR="00CD353E">
        <w:rPr>
          <w:rFonts w:hint="cs"/>
          <w:rtl/>
        </w:rPr>
        <w:t>ף</w:t>
      </w:r>
      <w:r w:rsidRPr="006F178A">
        <w:rPr>
          <w:rtl/>
        </w:rPr>
        <w:t xml:space="preserve"> לו </w:t>
      </w:r>
      <w:r w:rsidR="00CD353E" w:rsidRPr="006F178A">
        <w:rPr>
          <w:rtl/>
        </w:rPr>
        <w:t xml:space="preserve">ולבש </w:t>
      </w:r>
      <w:r w:rsidR="00CD353E">
        <w:rPr>
          <w:rFonts w:hint="cs"/>
          <w:rtl/>
        </w:rPr>
        <w:t xml:space="preserve">בגדי </w:t>
      </w:r>
      <w:r w:rsidRPr="006F178A">
        <w:rPr>
          <w:rtl/>
        </w:rPr>
        <w:t xml:space="preserve">שבת </w:t>
      </w:r>
      <w:r w:rsidR="00CD353E">
        <w:rPr>
          <w:rFonts w:hint="cs"/>
          <w:rtl/>
        </w:rPr>
        <w:t>במקום</w:t>
      </w:r>
      <w:r w:rsidR="00CD353E" w:rsidRPr="006F178A">
        <w:rPr>
          <w:rtl/>
        </w:rPr>
        <w:t xml:space="preserve"> </w:t>
      </w:r>
      <w:r w:rsidRPr="006F178A">
        <w:rPr>
          <w:rtl/>
        </w:rPr>
        <w:t>חול - נטמאו.</w:t>
      </w:r>
    </w:p>
    <w:p w14:paraId="5504C384" w14:textId="3D5E294E" w:rsidR="00731582" w:rsidRDefault="00CD353E" w:rsidP="006D1BF2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 xml:space="preserve">ג. </w:t>
      </w:r>
      <w:r w:rsidR="004C0AAB" w:rsidRPr="0087008C">
        <w:rPr>
          <w:rFonts w:hint="eastAsia"/>
          <w:rtl/>
        </w:rPr>
        <w:t>ראב</w:t>
      </w:r>
      <w:r w:rsidR="004C0AAB" w:rsidRPr="0087008C">
        <w:rPr>
          <w:rtl/>
        </w:rPr>
        <w:t>"</w:t>
      </w:r>
      <w:r w:rsidR="004C0AAB" w:rsidRPr="0087008C">
        <w:rPr>
          <w:rFonts w:hint="eastAsia"/>
          <w:rtl/>
        </w:rPr>
        <w:t>צ</w:t>
      </w:r>
      <w:r w:rsidR="00731582">
        <w:rPr>
          <w:rtl/>
        </w:rPr>
        <w:t>:</w:t>
      </w:r>
    </w:p>
    <w:p w14:paraId="5A0DFEAF" w14:textId="77777777" w:rsidR="00C0473D" w:rsidRDefault="004C0AAB" w:rsidP="00A07C53">
      <w:pPr>
        <w:rPr>
          <w:rStyle w:val="affc"/>
          <w:rtl/>
        </w:rPr>
      </w:pPr>
      <w:r w:rsidRPr="006F178A">
        <w:rPr>
          <w:rtl/>
        </w:rPr>
        <w:t xml:space="preserve">שתי נשים נתחלפו </w:t>
      </w:r>
      <w:r w:rsidR="00CD353E">
        <w:rPr>
          <w:rFonts w:hint="cs"/>
          <w:rtl/>
        </w:rPr>
        <w:t xml:space="preserve">בגדיהם במרחץ </w:t>
      </w:r>
      <w:r>
        <w:rPr>
          <w:rFonts w:hint="cs"/>
          <w:rtl/>
        </w:rPr>
        <w:t xml:space="preserve">- </w:t>
      </w:r>
      <w:r w:rsidRPr="007F2C2A">
        <w:rPr>
          <w:rStyle w:val="affc"/>
          <w:rFonts w:hint="cs"/>
          <w:rtl/>
        </w:rPr>
        <w:t>וטימאן</w:t>
      </w:r>
      <w:r w:rsidRPr="007F2C2A">
        <w:rPr>
          <w:rStyle w:val="affc"/>
          <w:rtl/>
        </w:rPr>
        <w:t xml:space="preserve"> </w:t>
      </w:r>
      <w:r w:rsidRPr="00CD353E">
        <w:rPr>
          <w:rStyle w:val="affc"/>
          <w:rFonts w:hint="eastAsia"/>
          <w:rtl/>
        </w:rPr>
        <w:t>ר</w:t>
      </w:r>
      <w:r w:rsidRPr="00CD353E">
        <w:rPr>
          <w:rStyle w:val="affc"/>
          <w:rtl/>
        </w:rPr>
        <w:t>"ע</w:t>
      </w:r>
      <w:r w:rsidR="00CD353E">
        <w:rPr>
          <w:rStyle w:val="affc"/>
          <w:rFonts w:hint="cs"/>
          <w:rtl/>
        </w:rPr>
        <w:t>.</w:t>
      </w:r>
    </w:p>
    <w:p w14:paraId="116EA09A" w14:textId="6FB6FCD2" w:rsidR="00731582" w:rsidRDefault="00CD353E" w:rsidP="006D1BF2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ויקשה</w:t>
      </w:r>
      <w:r w:rsidR="00731582">
        <w:rPr>
          <w:rFonts w:hint="cs"/>
          <w:rtl/>
        </w:rPr>
        <w:t>:</w:t>
      </w:r>
    </w:p>
    <w:p w14:paraId="4D8089EE" w14:textId="32CD84DB" w:rsidR="00CD353E" w:rsidRDefault="00CD353E" w:rsidP="00A07C53">
      <w:pPr>
        <w:rPr>
          <w:rtl/>
        </w:rPr>
      </w:pPr>
      <w:r>
        <w:rPr>
          <w:rFonts w:hint="cs"/>
          <w:rtl/>
        </w:rPr>
        <w:t xml:space="preserve">כי </w:t>
      </w:r>
      <w:r w:rsidR="00536F66">
        <w:rPr>
          <w:rFonts w:hint="cs"/>
          <w:rtl/>
        </w:rPr>
        <w:t>חשב</w:t>
      </w:r>
      <w:r w:rsidR="004C0AAB" w:rsidRPr="006F178A">
        <w:rPr>
          <w:rtl/>
        </w:rPr>
        <w:t xml:space="preserve"> ליטול פת חיטי</w:t>
      </w:r>
      <w:r w:rsidR="00536F66">
        <w:rPr>
          <w:rFonts w:hint="cs"/>
          <w:rtl/>
        </w:rPr>
        <w:t>ם,</w:t>
      </w:r>
      <w:r w:rsidR="004C0AAB" w:rsidRPr="006F178A">
        <w:rPr>
          <w:rtl/>
        </w:rPr>
        <w:t xml:space="preserve"> ועלתה שעורים</w:t>
      </w:r>
      <w:r w:rsidR="00536F66">
        <w:rPr>
          <w:rFonts w:hint="cs"/>
          <w:rtl/>
        </w:rPr>
        <w:t>,</w:t>
      </w:r>
      <w:r w:rsidR="004C0AAB" w:rsidRPr="006F178A">
        <w:rPr>
          <w:rFonts w:hint="cs"/>
          <w:rtl/>
        </w:rPr>
        <w:t xml:space="preserve"> תטמא</w:t>
      </w:r>
      <w:r w:rsidR="00536F66">
        <w:rPr>
          <w:rFonts w:hint="cs"/>
          <w:rtl/>
        </w:rPr>
        <w:t>?</w:t>
      </w:r>
    </w:p>
    <w:p w14:paraId="00DEA037" w14:textId="5609ACD7" w:rsidR="00731582" w:rsidRDefault="00536F66" w:rsidP="006D1BF2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והרי</w:t>
      </w:r>
      <w:r w:rsidRPr="0087008C">
        <w:rPr>
          <w:rtl/>
        </w:rPr>
        <w:t xml:space="preserve"> </w:t>
      </w:r>
      <w:r w:rsidRPr="0087008C">
        <w:rPr>
          <w:rFonts w:hint="cs"/>
          <w:rtl/>
        </w:rPr>
        <w:t>א</w:t>
      </w:r>
      <w:r w:rsidR="00731582">
        <w:rPr>
          <w:rtl/>
        </w:rPr>
        <w:t>.</w:t>
      </w:r>
    </w:p>
    <w:p w14:paraId="51D97B36" w14:textId="77777777" w:rsidR="00C0473D" w:rsidRDefault="004C0AAB" w:rsidP="00A07C53">
      <w:pPr>
        <w:rPr>
          <w:spacing w:val="-2"/>
          <w:rtl/>
        </w:rPr>
      </w:pPr>
      <w:r w:rsidRPr="00D22086">
        <w:rPr>
          <w:spacing w:val="-2"/>
          <w:rtl/>
        </w:rPr>
        <w:t>המשמר חבית בחזקת יין ונמצא שמן</w:t>
      </w:r>
      <w:r w:rsidR="00C42219" w:rsidRPr="00D22086">
        <w:rPr>
          <w:rFonts w:hint="cs"/>
          <w:spacing w:val="-2"/>
          <w:rtl/>
        </w:rPr>
        <w:t>,</w:t>
      </w:r>
      <w:r w:rsidRPr="00D22086">
        <w:rPr>
          <w:spacing w:val="-2"/>
          <w:rtl/>
        </w:rPr>
        <w:t xml:space="preserve"> טהורה מלטמא!</w:t>
      </w:r>
    </w:p>
    <w:p w14:paraId="5C2417C3" w14:textId="65F06181" w:rsidR="00536F66" w:rsidRDefault="004C0AAB" w:rsidP="006D1BF2">
      <w:pPr>
        <w:rPr>
          <w:rtl/>
        </w:rPr>
      </w:pPr>
      <w:r w:rsidRPr="006F178A">
        <w:rPr>
          <w:rFonts w:ascii="Fb Fontext" w:hAnsi="Fb Fontext" w:hint="cs"/>
          <w:sz w:val="20"/>
          <w:rtl/>
        </w:rPr>
        <w:t>ו</w:t>
      </w:r>
      <w:r w:rsidR="00536F66">
        <w:rPr>
          <w:rFonts w:ascii="Fb Fontext" w:hAnsi="Fb Fontext" w:hint="cs"/>
          <w:sz w:val="20"/>
          <w:rtl/>
        </w:rPr>
        <w:t>זה שפסולה -</w:t>
      </w:r>
      <w:r w:rsidRPr="006F178A">
        <w:rPr>
          <w:rFonts w:ascii="Fb Fontext" w:hAnsi="Fb Fontext" w:hint="cs"/>
          <w:sz w:val="20"/>
          <w:rtl/>
        </w:rPr>
        <w:t xml:space="preserve"> </w:t>
      </w:r>
      <w:r w:rsidR="00C42219">
        <w:rPr>
          <w:rFonts w:ascii="Fb Fontext" w:hAnsi="Fb Fontext" w:hint="cs"/>
          <w:sz w:val="20"/>
          <w:rtl/>
        </w:rPr>
        <w:t>ב</w:t>
      </w:r>
      <w:r w:rsidR="00536F66">
        <w:rPr>
          <w:rFonts w:ascii="Fb Fontext" w:hAnsi="Fb Fontext" w:hint="cs"/>
          <w:sz w:val="20"/>
          <w:rtl/>
        </w:rPr>
        <w:t>ש</w:t>
      </w:r>
      <w:r w:rsidRPr="006F178A">
        <w:rPr>
          <w:rFonts w:ascii="Fb Fontext" w:hAnsi="Fb Fontext"/>
          <w:sz w:val="20"/>
          <w:rtl/>
        </w:rPr>
        <w:t xml:space="preserve">מרה מדבר המטמאה ולא </w:t>
      </w:r>
      <w:r w:rsidR="00C42219">
        <w:rPr>
          <w:rFonts w:ascii="Fb Fontext" w:hAnsi="Fb Fontext" w:hint="cs"/>
          <w:sz w:val="20"/>
          <w:rtl/>
        </w:rPr>
        <w:t>מ</w:t>
      </w:r>
      <w:r w:rsidRPr="006F178A">
        <w:rPr>
          <w:rFonts w:ascii="Fb Fontext" w:hAnsi="Fb Fontext"/>
          <w:sz w:val="20"/>
          <w:rtl/>
        </w:rPr>
        <w:t>הפוסלה.</w:t>
      </w:r>
    </w:p>
    <w:p w14:paraId="2849A092" w14:textId="77777777" w:rsidR="00C0473D" w:rsidRDefault="004C0AAB" w:rsidP="00A07C53">
      <w:pPr>
        <w:pStyle w:val="affd"/>
        <w:rPr>
          <w:rtl/>
        </w:rPr>
      </w:pPr>
      <w:r>
        <w:rPr>
          <w:rFonts w:hint="cs"/>
          <w:rtl/>
        </w:rPr>
        <w:t xml:space="preserve"> </w:t>
      </w:r>
      <w:r w:rsidRPr="007F2C2A">
        <w:rPr>
          <w:rFonts w:hint="cs"/>
          <w:b/>
          <w:bCs/>
          <w:rtl/>
        </w:rPr>
        <w:t>ויש</w:t>
      </w:r>
      <w:r w:rsidRPr="007F2C2A">
        <w:rPr>
          <w:b/>
          <w:bCs/>
          <w:rtl/>
        </w:rPr>
        <w:t xml:space="preserve"> </w:t>
      </w:r>
      <w:r w:rsidRPr="007F2C2A">
        <w:rPr>
          <w:rFonts w:hint="cs"/>
          <w:b/>
          <w:bCs/>
          <w:rtl/>
        </w:rPr>
        <w:t>שמירה</w:t>
      </w:r>
      <w:r w:rsidRPr="007F2C2A">
        <w:rPr>
          <w:b/>
          <w:bCs/>
          <w:rtl/>
        </w:rPr>
        <w:t xml:space="preserve"> </w:t>
      </w:r>
      <w:r w:rsidRPr="007F2C2A">
        <w:rPr>
          <w:rFonts w:hint="cs"/>
          <w:b/>
          <w:bCs/>
          <w:rtl/>
        </w:rPr>
        <w:t>לחצי</w:t>
      </w:r>
      <w:r w:rsidR="00536F66">
        <w:rPr>
          <w:rFonts w:hint="cs"/>
          <w:rtl/>
        </w:rPr>
        <w:t>: ד</w:t>
      </w:r>
      <w:r w:rsidRPr="006F178A">
        <w:rPr>
          <w:rtl/>
        </w:rPr>
        <w:t>הושיט ידו בסל, והמגריפה בתו</w:t>
      </w:r>
      <w:r w:rsidR="00536F66">
        <w:rPr>
          <w:rFonts w:hint="cs"/>
          <w:rtl/>
        </w:rPr>
        <w:t>כה</w:t>
      </w:r>
      <w:r w:rsidRPr="006F178A">
        <w:rPr>
          <w:rtl/>
        </w:rPr>
        <w:t xml:space="preserve">, ולבו </w:t>
      </w:r>
      <w:r w:rsidR="00536F66">
        <w:rPr>
          <w:rFonts w:hint="cs"/>
          <w:rtl/>
        </w:rPr>
        <w:t>לשמור</w:t>
      </w:r>
      <w:r w:rsidR="00536F66">
        <w:rPr>
          <w:rtl/>
        </w:rPr>
        <w:t xml:space="preserve"> </w:t>
      </w:r>
      <w:r>
        <w:rPr>
          <w:rtl/>
        </w:rPr>
        <w:t>הסל ולא</w:t>
      </w:r>
    </w:p>
    <w:p w14:paraId="3CCD90CE" w14:textId="1F58AF4B" w:rsidR="004C0AAB" w:rsidRPr="006C69E7" w:rsidRDefault="00CF220E" w:rsidP="00557887">
      <w:pPr>
        <w:pStyle w:val="affd"/>
        <w:spacing w:after="60"/>
        <w:rPr>
          <w:b/>
          <w:bCs/>
          <w:rtl/>
        </w:rPr>
      </w:pPr>
      <w:r>
        <w:rPr>
          <w:rFonts w:hint="cs"/>
          <w:rtl/>
        </w:rPr>
        <w:t xml:space="preserve"> </w:t>
      </w:r>
      <w:r w:rsidR="004C0AAB">
        <w:rPr>
          <w:rtl/>
        </w:rPr>
        <w:t xml:space="preserve">המגריפה </w:t>
      </w:r>
      <w:r>
        <w:rPr>
          <w:rFonts w:hint="cs"/>
          <w:rtl/>
        </w:rPr>
        <w:t>-</w:t>
      </w:r>
      <w:r w:rsidR="00536F66">
        <w:rPr>
          <w:rFonts w:hint="cs"/>
          <w:rtl/>
        </w:rPr>
        <w:t xml:space="preserve"> </w:t>
      </w:r>
      <w:r w:rsidR="004C0AAB" w:rsidRPr="006F178A">
        <w:rPr>
          <w:rtl/>
        </w:rPr>
        <w:t>הסל</w:t>
      </w:r>
      <w:r w:rsidR="00536F66">
        <w:rPr>
          <w:rFonts w:hint="cs"/>
          <w:rtl/>
        </w:rPr>
        <w:t xml:space="preserve"> ומה שבתוכו</w:t>
      </w:r>
      <w:r w:rsidR="004C0AAB" w:rsidRPr="006F178A">
        <w:rPr>
          <w:rtl/>
        </w:rPr>
        <w:t xml:space="preserve"> טהור</w:t>
      </w:r>
      <w:r>
        <w:rPr>
          <w:rFonts w:hint="cs"/>
          <w:rtl/>
        </w:rPr>
        <w:t>,</w:t>
      </w:r>
      <w:r w:rsidR="004C0AAB" w:rsidRPr="006F178A">
        <w:rPr>
          <w:rtl/>
        </w:rPr>
        <w:t xml:space="preserve"> והמגריפה טמאה</w:t>
      </w:r>
      <w:r>
        <w:rPr>
          <w:rFonts w:hint="cs"/>
          <w:rtl/>
        </w:rPr>
        <w:t xml:space="preserve"> - בשמרה</w:t>
      </w:r>
      <w:r w:rsidR="004C0AAB" w:rsidRPr="006F178A">
        <w:rPr>
          <w:rtl/>
        </w:rPr>
        <w:t xml:space="preserve"> </w:t>
      </w:r>
      <w:r>
        <w:rPr>
          <w:rFonts w:hint="cs"/>
          <w:rtl/>
        </w:rPr>
        <w:t>לחצאין.</w:t>
      </w:r>
    </w:p>
    <w:p w14:paraId="7793F0E0" w14:textId="32BB36CB" w:rsidR="00731582" w:rsidRDefault="00536F66" w:rsidP="006D1BF2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ב</w:t>
      </w:r>
      <w:r w:rsidR="00731582">
        <w:rPr>
          <w:rFonts w:hint="cs"/>
          <w:rtl/>
        </w:rPr>
        <w:t>.</w:t>
      </w:r>
    </w:p>
    <w:p w14:paraId="2CA881A0" w14:textId="77B50BD5" w:rsidR="006F0B79" w:rsidRDefault="006D1BF2" w:rsidP="006D1BF2">
      <w:pPr>
        <w:rPr>
          <w:rtl/>
        </w:rPr>
      </w:pPr>
      <w:r>
        <w:rPr>
          <w:rStyle w:val="affc"/>
          <w:rFonts w:hint="cs"/>
          <w:rtl/>
        </w:rPr>
        <w:t>נ</w:t>
      </w:r>
      <w:r w:rsidR="00CF220E">
        <w:rPr>
          <w:rStyle w:val="affc"/>
          <w:rFonts w:hint="cs"/>
          <w:rtl/>
        </w:rPr>
        <w:t>שי</w:t>
      </w:r>
      <w:r w:rsidR="00CF220E" w:rsidRPr="001C52D7">
        <w:rPr>
          <w:rStyle w:val="affc"/>
          <w:rFonts w:hint="cs"/>
          <w:rtl/>
        </w:rPr>
        <w:t>ם</w:t>
      </w:r>
      <w:r w:rsidR="00CF220E" w:rsidRPr="007F2C2A">
        <w:rPr>
          <w:rStyle w:val="affc"/>
          <w:rtl/>
        </w:rPr>
        <w:t xml:space="preserve"> </w:t>
      </w:r>
      <w:r w:rsidR="004C0AAB" w:rsidRPr="001C52D7">
        <w:rPr>
          <w:rStyle w:val="affc"/>
          <w:rtl/>
        </w:rPr>
        <w:t>ש</w:t>
      </w:r>
      <w:r w:rsidR="004C0AAB" w:rsidRPr="001C52D7">
        <w:rPr>
          <w:rStyle w:val="affc"/>
          <w:rFonts w:hint="cs"/>
          <w:rtl/>
        </w:rPr>
        <w:t>שאל</w:t>
      </w:r>
      <w:r w:rsidR="00CF220E" w:rsidRPr="007F2C2A">
        <w:rPr>
          <w:rStyle w:val="affc"/>
          <w:rFonts w:hint="cs"/>
          <w:rtl/>
        </w:rPr>
        <w:t>ו</w:t>
      </w:r>
      <w:r w:rsidR="004C0AAB" w:rsidRPr="001C52D7">
        <w:rPr>
          <w:rStyle w:val="affc"/>
          <w:rFonts w:hint="cs"/>
          <w:rtl/>
        </w:rPr>
        <w:t xml:space="preserve"> לרי''ש</w:t>
      </w:r>
      <w:r w:rsidR="004C0AAB" w:rsidRPr="007F2C2A">
        <w:rPr>
          <w:rtl/>
        </w:rPr>
        <w:t>:</w:t>
      </w:r>
      <w:r w:rsidR="00CF220E">
        <w:rPr>
          <w:rFonts w:hint="cs"/>
          <w:rtl/>
        </w:rPr>
        <w:t xml:space="preserve"> שארגו </w:t>
      </w:r>
      <w:r w:rsidR="004C0AAB" w:rsidRPr="00CF220E">
        <w:rPr>
          <w:rtl/>
        </w:rPr>
        <w:t xml:space="preserve">בגד בטהרה, ולא </w:t>
      </w:r>
      <w:r w:rsidR="006F0B79">
        <w:rPr>
          <w:rFonts w:hint="cs"/>
          <w:rtl/>
        </w:rPr>
        <w:t>ש</w:t>
      </w:r>
      <w:r w:rsidR="004C0AAB" w:rsidRPr="00CF220E">
        <w:rPr>
          <w:rtl/>
        </w:rPr>
        <w:t>מרו</w:t>
      </w:r>
      <w:r w:rsidR="006F0B79">
        <w:rPr>
          <w:rFonts w:hint="cs"/>
          <w:rtl/>
        </w:rPr>
        <w:t>הו,</w:t>
      </w:r>
    </w:p>
    <w:p w14:paraId="40290693" w14:textId="4F850F8F" w:rsidR="005C0C01" w:rsidRPr="006F178A" w:rsidRDefault="004C0AAB" w:rsidP="00A07C53">
      <w:pPr>
        <w:rPr>
          <w:rtl/>
        </w:rPr>
      </w:pPr>
      <w:r w:rsidRPr="00CF220E">
        <w:rPr>
          <w:rtl/>
        </w:rPr>
        <w:t>ומ</w:t>
      </w:r>
      <w:r w:rsidRPr="006F178A">
        <w:rPr>
          <w:rtl/>
        </w:rPr>
        <w:t>תוך ש</w:t>
      </w:r>
      <w:r>
        <w:rPr>
          <w:rFonts w:hint="cs"/>
          <w:rtl/>
        </w:rPr>
        <w:t>בדק</w:t>
      </w:r>
      <w:r w:rsidR="001C52D7">
        <w:rPr>
          <w:rFonts w:hint="cs"/>
          <w:rtl/>
        </w:rPr>
        <w:t>ם</w:t>
      </w:r>
      <w:r>
        <w:rPr>
          <w:rFonts w:hint="cs"/>
          <w:rtl/>
        </w:rPr>
        <w:t xml:space="preserve"> </w:t>
      </w:r>
      <w:r w:rsidRPr="00C86D14">
        <w:rPr>
          <w:rStyle w:val="affc"/>
          <w:rtl/>
        </w:rPr>
        <w:t>אמר</w:t>
      </w:r>
      <w:r w:rsidR="006F0B79">
        <w:rPr>
          <w:rStyle w:val="affc"/>
          <w:rFonts w:hint="cs"/>
          <w:rtl/>
        </w:rPr>
        <w:t>ו</w:t>
      </w:r>
      <w:r w:rsidRPr="00C86D14">
        <w:rPr>
          <w:rStyle w:val="affc"/>
          <w:rtl/>
        </w:rPr>
        <w:t xml:space="preserve"> לו:</w:t>
      </w:r>
      <w:r w:rsidRPr="006F178A">
        <w:rPr>
          <w:rtl/>
        </w:rPr>
        <w:t xml:space="preserve"> נדה משכה עמי בחבל</w:t>
      </w:r>
      <w:r w:rsidR="006F0B79">
        <w:rPr>
          <w:rFonts w:hint="cs"/>
          <w:rtl/>
        </w:rPr>
        <w:t>,</w:t>
      </w:r>
      <w:r w:rsidR="005C0C01">
        <w:rPr>
          <w:rFonts w:hint="cs"/>
          <w:rtl/>
        </w:rPr>
        <w:t xml:space="preserve"> </w:t>
      </w:r>
      <w:r w:rsidR="005C0C01" w:rsidRPr="005E6BC8">
        <w:rPr>
          <w:rFonts w:cs="PFT_Frank" w:hint="cs"/>
          <w:b/>
          <w:bCs/>
          <w:szCs w:val="14"/>
          <w:rtl/>
        </w:rPr>
        <w:t>או</w:t>
      </w:r>
      <w:r w:rsidR="005C0C01">
        <w:rPr>
          <w:rFonts w:hint="cs"/>
          <w:rtl/>
        </w:rPr>
        <w:t xml:space="preserve"> </w:t>
      </w:r>
      <w:r w:rsidR="005C0C01" w:rsidRPr="006F178A">
        <w:rPr>
          <w:rtl/>
        </w:rPr>
        <w:t>נימא נפסקה לי וקשרתיה בפה</w:t>
      </w:r>
      <w:r w:rsidR="005C0C01">
        <w:rPr>
          <w:rFonts w:hint="cs"/>
          <w:rtl/>
        </w:rPr>
        <w:t xml:space="preserve"> </w:t>
      </w:r>
      <w:r w:rsidR="005C0C01" w:rsidRPr="007F2C2A">
        <w:rPr>
          <w:rStyle w:val="affe"/>
          <w:rFonts w:hint="cs"/>
          <w:rtl/>
        </w:rPr>
        <w:t>כשהייתי</w:t>
      </w:r>
      <w:r w:rsidR="005C0C01" w:rsidRPr="007F2C2A">
        <w:rPr>
          <w:rStyle w:val="affe"/>
          <w:rtl/>
        </w:rPr>
        <w:t xml:space="preserve"> </w:t>
      </w:r>
      <w:r w:rsidR="005C0C01" w:rsidRPr="007F2C2A">
        <w:rPr>
          <w:rStyle w:val="affe"/>
          <w:rFonts w:hint="cs"/>
          <w:rtl/>
        </w:rPr>
        <w:t>נידה</w:t>
      </w:r>
      <w:r w:rsidR="001C52D7" w:rsidRPr="007F2C2A">
        <w:rPr>
          <w:rtl/>
        </w:rPr>
        <w:t xml:space="preserve"> קודם שנגמר</w:t>
      </w:r>
      <w:r w:rsidR="005C0C01" w:rsidRPr="007F2C2A">
        <w:rPr>
          <w:rStyle w:val="affe"/>
          <w:rtl/>
        </w:rPr>
        <w:t xml:space="preserve">, </w:t>
      </w:r>
      <w:r w:rsidR="005C0C01" w:rsidRPr="007F2C2A">
        <w:rPr>
          <w:rStyle w:val="affe"/>
          <w:rFonts w:hint="cs"/>
          <w:rtl/>
        </w:rPr>
        <w:t>והרוק</w:t>
      </w:r>
      <w:r w:rsidR="005C0C01" w:rsidRPr="007F2C2A">
        <w:rPr>
          <w:rStyle w:val="affe"/>
          <w:rtl/>
        </w:rPr>
        <w:t xml:space="preserve"> </w:t>
      </w:r>
      <w:r w:rsidR="005C0C01" w:rsidRPr="007F2C2A">
        <w:rPr>
          <w:rStyle w:val="affe"/>
          <w:rFonts w:hint="cs"/>
          <w:rtl/>
        </w:rPr>
        <w:t>לח</w:t>
      </w:r>
      <w:r w:rsidR="009B2961">
        <w:rPr>
          <w:rStyle w:val="affe"/>
          <w:rFonts w:hint="cs"/>
          <w:rtl/>
        </w:rPr>
        <w:t>,</w:t>
      </w:r>
    </w:p>
    <w:p w14:paraId="0C2B07B6" w14:textId="3EA7A088" w:rsidR="00731582" w:rsidRDefault="009B2961" w:rsidP="006D1BF2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ו</w:t>
      </w:r>
      <w:r w:rsidR="004C0AAB" w:rsidRPr="0087008C">
        <w:rPr>
          <w:rtl/>
        </w:rPr>
        <w:t>אר</w:t>
      </w:r>
      <w:r w:rsidR="004C0AAB" w:rsidRPr="0087008C">
        <w:rPr>
          <w:rFonts w:hint="eastAsia"/>
          <w:rtl/>
        </w:rPr>
        <w:t>י</w:t>
      </w:r>
      <w:r w:rsidRPr="0087008C">
        <w:rPr>
          <w:rFonts w:hint="cs"/>
          <w:rtl/>
        </w:rPr>
        <w:t>"</w:t>
      </w:r>
      <w:r w:rsidR="004C0AAB" w:rsidRPr="0087008C">
        <w:rPr>
          <w:rFonts w:hint="eastAsia"/>
          <w:rtl/>
        </w:rPr>
        <w:t>ש</w:t>
      </w:r>
      <w:r w:rsidR="00731582">
        <w:rPr>
          <w:rtl/>
        </w:rPr>
        <w:t>:</w:t>
      </w:r>
    </w:p>
    <w:p w14:paraId="18DCEE81" w14:textId="018CA88E" w:rsidR="004C0AAB" w:rsidRDefault="00557887" w:rsidP="00A07C53">
      <w:pPr>
        <w:rPr>
          <w:rtl/>
        </w:rPr>
      </w:pPr>
      <w:r>
        <w:rPr>
          <w:rFonts w:hint="cs"/>
          <w:rtl/>
        </w:rPr>
        <w:t>כ</w:t>
      </w:r>
      <w:r w:rsidR="004C0AAB" w:rsidRPr="00392931">
        <w:rPr>
          <w:rtl/>
        </w:rPr>
        <w:t xml:space="preserve">מה גדולים </w:t>
      </w:r>
      <w:r w:rsidR="004C0AAB" w:rsidRPr="007F2C2A">
        <w:rPr>
          <w:rStyle w:val="affc"/>
          <w:rtl/>
        </w:rPr>
        <w:t>דברי חכמים</w:t>
      </w:r>
      <w:r w:rsidR="004C0AAB" w:rsidRPr="00392931">
        <w:rPr>
          <w:rtl/>
        </w:rPr>
        <w:t>:</w:t>
      </w:r>
    </w:p>
    <w:p w14:paraId="79B8CE08" w14:textId="77777777" w:rsidR="00C0473D" w:rsidRDefault="004C0AAB" w:rsidP="007B69F0">
      <w:pPr>
        <w:rPr>
          <w:rtl/>
        </w:rPr>
      </w:pPr>
      <w:r w:rsidRPr="005E6BC8">
        <w:rPr>
          <w:rFonts w:cs="PFT_Frank"/>
          <w:b/>
          <w:bCs/>
          <w:szCs w:val="14"/>
          <w:rtl/>
        </w:rPr>
        <w:t>בלבו לשומרו טהור</w:t>
      </w:r>
      <w:r w:rsidR="001C52D7">
        <w:rPr>
          <w:rStyle w:val="affe"/>
          <w:rFonts w:hint="cs"/>
          <w:rtl/>
        </w:rPr>
        <w:t xml:space="preserve"> </w:t>
      </w:r>
      <w:r w:rsidR="001C52D7" w:rsidRPr="007F2C2A">
        <w:rPr>
          <w:rStyle w:val="affe"/>
          <w:rFonts w:hint="cs"/>
          <w:rtl/>
        </w:rPr>
        <w:t>ו</w:t>
      </w:r>
      <w:r w:rsidR="001C52D7">
        <w:rPr>
          <w:rStyle w:val="affe"/>
          <w:rFonts w:hint="cs"/>
          <w:rtl/>
        </w:rPr>
        <w:t>זה</w:t>
      </w:r>
      <w:r w:rsidR="001C52D7" w:rsidRPr="007F2C2A">
        <w:rPr>
          <w:rStyle w:val="affe"/>
          <w:rtl/>
        </w:rPr>
        <w:t xml:space="preserve"> </w:t>
      </w:r>
      <w:r w:rsidR="001C52D7">
        <w:rPr>
          <w:rStyle w:val="affe"/>
          <w:rFonts w:hint="cs"/>
          <w:rtl/>
        </w:rPr>
        <w:t>מ</w:t>
      </w:r>
      <w:r w:rsidR="001C52D7" w:rsidRPr="007F2C2A">
        <w:rPr>
          <w:rStyle w:val="affe"/>
          <w:rFonts w:hint="cs"/>
          <w:rtl/>
        </w:rPr>
        <w:t>ס</w:t>
      </w:r>
      <w:r w:rsidR="001C52D7">
        <w:rPr>
          <w:rStyle w:val="affe"/>
          <w:rFonts w:hint="cs"/>
          <w:rtl/>
        </w:rPr>
        <w:t>פ</w:t>
      </w:r>
      <w:r w:rsidR="001C52D7" w:rsidRPr="007F2C2A">
        <w:rPr>
          <w:rStyle w:val="affe"/>
          <w:rFonts w:hint="cs"/>
          <w:rtl/>
        </w:rPr>
        <w:t>י</w:t>
      </w:r>
      <w:r w:rsidR="001C52D7">
        <w:rPr>
          <w:rStyle w:val="affe"/>
          <w:rFonts w:hint="cs"/>
          <w:rtl/>
        </w:rPr>
        <w:t>ק</w:t>
      </w:r>
      <w:r w:rsidRPr="00392931">
        <w:rPr>
          <w:rtl/>
        </w:rPr>
        <w:t xml:space="preserve">, </w:t>
      </w:r>
      <w:r w:rsidRPr="005E6BC8">
        <w:rPr>
          <w:rFonts w:cs="PFT_Frank"/>
          <w:b/>
          <w:bCs/>
          <w:szCs w:val="14"/>
          <w:rtl/>
        </w:rPr>
        <w:t>אין בלבו לשומרו טמא</w:t>
      </w:r>
      <w:r w:rsidRPr="00392931">
        <w:rPr>
          <w:rtl/>
        </w:rPr>
        <w:t>.</w:t>
      </w:r>
    </w:p>
    <w:p w14:paraId="72DA7528" w14:textId="2BA1D017" w:rsidR="00731582" w:rsidRDefault="00127813" w:rsidP="006D1BF2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 xml:space="preserve">ומתרצים: </w:t>
      </w:r>
      <w:r w:rsidR="004C0AAB" w:rsidRPr="0087008C">
        <w:rPr>
          <w:rFonts w:hint="eastAsia"/>
          <w:rtl/>
        </w:rPr>
        <w:t>ראב</w:t>
      </w:r>
      <w:r w:rsidR="004C0AAB" w:rsidRPr="0087008C">
        <w:rPr>
          <w:rtl/>
        </w:rPr>
        <w:t>"</w:t>
      </w:r>
      <w:r w:rsidR="004C0AAB" w:rsidRPr="0087008C">
        <w:rPr>
          <w:rFonts w:hint="eastAsia"/>
          <w:rtl/>
        </w:rPr>
        <w:t>צ</w:t>
      </w:r>
      <w:r w:rsidR="00731582">
        <w:rPr>
          <w:rFonts w:hint="cs"/>
          <w:rtl/>
        </w:rPr>
        <w:t>:</w:t>
      </w:r>
    </w:p>
    <w:p w14:paraId="28B62CED" w14:textId="69D38677" w:rsidR="00127813" w:rsidRPr="00D22086" w:rsidRDefault="004C0AAB" w:rsidP="00A07C53">
      <w:pPr>
        <w:rPr>
          <w:rFonts w:ascii="Fb Fontext" w:hAnsi="Fb Fontext"/>
          <w:spacing w:val="-2"/>
          <w:rtl/>
        </w:rPr>
      </w:pPr>
      <w:r w:rsidRPr="00D22086">
        <w:rPr>
          <w:rFonts w:ascii="Fb Fontext" w:hAnsi="Fb Fontext" w:hint="cs"/>
          <w:spacing w:val="-2"/>
          <w:rtl/>
        </w:rPr>
        <w:t xml:space="preserve">כל </w:t>
      </w:r>
      <w:r w:rsidRPr="00D22086">
        <w:rPr>
          <w:rFonts w:ascii="Fb Fontext" w:hAnsi="Fb Fontext"/>
          <w:spacing w:val="-2"/>
          <w:rtl/>
        </w:rPr>
        <w:t>אחת אומרת חברתי ע</w:t>
      </w:r>
      <w:r w:rsidR="00127813" w:rsidRPr="00D22086">
        <w:rPr>
          <w:rFonts w:ascii="Fb Fontext" w:hAnsi="Fb Fontext" w:hint="cs"/>
          <w:spacing w:val="-2"/>
          <w:rtl/>
        </w:rPr>
        <w:t>"</w:t>
      </w:r>
      <w:r w:rsidRPr="00D22086">
        <w:rPr>
          <w:rFonts w:ascii="Fb Fontext" w:hAnsi="Fb Fontext"/>
          <w:spacing w:val="-2"/>
          <w:rtl/>
        </w:rPr>
        <w:t xml:space="preserve">ה, </w:t>
      </w:r>
      <w:r w:rsidRPr="00D22086">
        <w:rPr>
          <w:rFonts w:ascii="Fb Fontext" w:hAnsi="Fb Fontext" w:cs="PFT_Frank"/>
          <w:b/>
          <w:bCs/>
          <w:spacing w:val="-2"/>
          <w:szCs w:val="14"/>
          <w:rtl/>
        </w:rPr>
        <w:t>ומס</w:t>
      </w:r>
      <w:r w:rsidRPr="00D22086">
        <w:rPr>
          <w:rFonts w:ascii="Fb Fontext" w:hAnsi="Fb Fontext" w:cs="PFT_Frank" w:hint="cs"/>
          <w:b/>
          <w:bCs/>
          <w:spacing w:val="-2"/>
          <w:szCs w:val="14"/>
          <w:rtl/>
        </w:rPr>
        <w:t>יחה</w:t>
      </w:r>
      <w:r w:rsidRPr="00D22086">
        <w:rPr>
          <w:rFonts w:ascii="Fb Fontext" w:hAnsi="Fb Fontext" w:cs="PFT_Frank"/>
          <w:b/>
          <w:bCs/>
          <w:spacing w:val="-2"/>
          <w:szCs w:val="14"/>
          <w:rtl/>
        </w:rPr>
        <w:t xml:space="preserve"> </w:t>
      </w:r>
      <w:r w:rsidRPr="00D22086">
        <w:rPr>
          <w:rFonts w:ascii="Fb Fontext" w:hAnsi="Fb Fontext" w:cs="PFT_Frank" w:hint="cs"/>
          <w:b/>
          <w:bCs/>
          <w:spacing w:val="-2"/>
          <w:szCs w:val="14"/>
          <w:rtl/>
        </w:rPr>
        <w:t>דעתה</w:t>
      </w:r>
      <w:r w:rsidR="00127813" w:rsidRPr="00D22086">
        <w:rPr>
          <w:rFonts w:ascii="Fb Fontext" w:hAnsi="Fb Fontext" w:hint="cs"/>
          <w:spacing w:val="-2"/>
          <w:rtl/>
        </w:rPr>
        <w:t>,</w:t>
      </w:r>
    </w:p>
    <w:p w14:paraId="01DB55F2" w14:textId="0B2E99C5" w:rsidR="00731582" w:rsidRDefault="004C0AAB" w:rsidP="006D1BF2">
      <w:pPr>
        <w:pStyle w:val="36"/>
        <w:framePr w:wrap="notBeside"/>
        <w:rPr>
          <w:rtl/>
        </w:rPr>
      </w:pPr>
      <w:r w:rsidRPr="0087008C">
        <w:rPr>
          <w:rtl/>
        </w:rPr>
        <w:t>ר</w:t>
      </w:r>
      <w:r w:rsidRPr="0087008C">
        <w:rPr>
          <w:rFonts w:hint="eastAsia"/>
          <w:rtl/>
        </w:rPr>
        <w:t>יב</w:t>
      </w:r>
      <w:r w:rsidRPr="0087008C">
        <w:rPr>
          <w:rtl/>
        </w:rPr>
        <w:t>"</w:t>
      </w:r>
      <w:r w:rsidRPr="0087008C">
        <w:rPr>
          <w:rFonts w:hint="eastAsia"/>
          <w:rtl/>
        </w:rPr>
        <w:t>ע</w:t>
      </w:r>
      <w:r w:rsidR="00731582">
        <w:rPr>
          <w:rFonts w:hint="cs"/>
          <w:rtl/>
        </w:rPr>
        <w:t>:</w:t>
      </w:r>
    </w:p>
    <w:p w14:paraId="6DFFD77B" w14:textId="41CD73AC" w:rsidR="004C0AAB" w:rsidRPr="006F178A" w:rsidRDefault="00127813" w:rsidP="00A07C53">
      <w:pPr>
        <w:rPr>
          <w:rtl/>
        </w:rPr>
      </w:pPr>
      <w:r>
        <w:rPr>
          <w:rFonts w:hint="cs"/>
          <w:rtl/>
        </w:rPr>
        <w:t>בגדי</w:t>
      </w:r>
      <w:r w:rsidRPr="006F178A">
        <w:rPr>
          <w:rtl/>
        </w:rPr>
        <w:t xml:space="preserve"> </w:t>
      </w:r>
      <w:r w:rsidR="004C0AAB" w:rsidRPr="006F178A">
        <w:rPr>
          <w:rtl/>
        </w:rPr>
        <w:t xml:space="preserve">שבת </w:t>
      </w:r>
      <w:r w:rsidR="00ED3005">
        <w:rPr>
          <w:rFonts w:hint="cs"/>
          <w:rtl/>
        </w:rPr>
        <w:t xml:space="preserve">שומר </w:t>
      </w:r>
      <w:r w:rsidR="004C0AAB">
        <w:rPr>
          <w:rFonts w:hint="cs"/>
          <w:rtl/>
        </w:rPr>
        <w:t>יותר</w:t>
      </w:r>
      <w:r w:rsidR="00ED3005">
        <w:rPr>
          <w:rFonts w:hint="cs"/>
          <w:rtl/>
        </w:rPr>
        <w:t>,</w:t>
      </w:r>
      <w:r w:rsidR="004C0AAB">
        <w:rPr>
          <w:rFonts w:hint="cs"/>
          <w:rtl/>
        </w:rPr>
        <w:t xml:space="preserve"> </w:t>
      </w:r>
      <w:r w:rsidR="00ED3005">
        <w:rPr>
          <w:rFonts w:hint="cs"/>
          <w:rtl/>
        </w:rPr>
        <w:t xml:space="preserve">ונחשב </w:t>
      </w:r>
      <w:r w:rsidR="00ED3005" w:rsidRPr="005E6BC8">
        <w:rPr>
          <w:rFonts w:cs="PFT_Frank" w:hint="cs"/>
          <w:b/>
          <w:bCs/>
          <w:szCs w:val="14"/>
          <w:rtl/>
        </w:rPr>
        <w:t>שה</w:t>
      </w:r>
      <w:r w:rsidR="004C0AAB" w:rsidRPr="005E6BC8">
        <w:rPr>
          <w:rFonts w:cs="PFT_Frank" w:hint="cs"/>
          <w:b/>
          <w:bCs/>
          <w:szCs w:val="14"/>
          <w:rtl/>
        </w:rPr>
        <w:t>סיח</w:t>
      </w:r>
      <w:r w:rsidR="004C0AAB" w:rsidRPr="005E6BC8">
        <w:rPr>
          <w:rFonts w:cs="PFT_Frank"/>
          <w:b/>
          <w:bCs/>
          <w:szCs w:val="14"/>
          <w:rtl/>
        </w:rPr>
        <w:t xml:space="preserve"> דעת</w:t>
      </w:r>
      <w:r w:rsidR="004C0AAB" w:rsidRPr="005E6BC8">
        <w:rPr>
          <w:rFonts w:cs="PFT_Frank" w:hint="cs"/>
          <w:b/>
          <w:bCs/>
          <w:szCs w:val="14"/>
          <w:rtl/>
        </w:rPr>
        <w:t>ו</w:t>
      </w:r>
      <w:r w:rsidR="004C0AAB" w:rsidRPr="006F178A">
        <w:rPr>
          <w:rtl/>
        </w:rPr>
        <w:t>.</w:t>
      </w:r>
    </w:p>
    <w:p w14:paraId="0C7DFD6A" w14:textId="13B6CA0D" w:rsidR="00731582" w:rsidRDefault="004C0AAB" w:rsidP="006D1BF2">
      <w:pPr>
        <w:pStyle w:val="36"/>
        <w:framePr w:wrap="notBeside"/>
        <w:rPr>
          <w:rtl/>
        </w:rPr>
      </w:pPr>
      <w:r w:rsidRPr="0087008C">
        <w:rPr>
          <w:rFonts w:hint="eastAsia"/>
          <w:rtl/>
        </w:rPr>
        <w:t>ריב</w:t>
      </w:r>
      <w:r w:rsidRPr="0087008C">
        <w:rPr>
          <w:rtl/>
        </w:rPr>
        <w:t>"</w:t>
      </w:r>
      <w:r w:rsidRPr="0087008C">
        <w:rPr>
          <w:rFonts w:hint="eastAsia"/>
          <w:rtl/>
        </w:rPr>
        <w:t>א</w:t>
      </w:r>
      <w:r w:rsidR="00731582">
        <w:rPr>
          <w:rFonts w:hint="cs"/>
          <w:rtl/>
        </w:rPr>
        <w:t>:</w:t>
      </w:r>
    </w:p>
    <w:p w14:paraId="0AFA8A30" w14:textId="567CCAD4" w:rsidR="004C0AAB" w:rsidRPr="006F178A" w:rsidRDefault="004C0AAB" w:rsidP="00A07C53">
      <w:pPr>
        <w:rPr>
          <w:rtl/>
        </w:rPr>
      </w:pPr>
      <w:r w:rsidRPr="006F178A">
        <w:rPr>
          <w:rtl/>
        </w:rPr>
        <w:lastRenderedPageBreak/>
        <w:t xml:space="preserve">חזקה </w:t>
      </w:r>
      <w:r w:rsidR="00ED3005">
        <w:rPr>
          <w:rFonts w:hint="cs"/>
          <w:rtl/>
        </w:rPr>
        <w:t>'</w:t>
      </w:r>
      <w:r w:rsidRPr="006F178A">
        <w:rPr>
          <w:rtl/>
        </w:rPr>
        <w:t xml:space="preserve">אין אדם </w:t>
      </w:r>
      <w:r w:rsidRPr="005E6BC8">
        <w:rPr>
          <w:rFonts w:cs="PFT_Frank"/>
          <w:b/>
          <w:bCs/>
          <w:szCs w:val="14"/>
          <w:rtl/>
        </w:rPr>
        <w:t>משמר</w:t>
      </w:r>
      <w:r w:rsidRPr="006F178A">
        <w:rPr>
          <w:rtl/>
        </w:rPr>
        <w:t xml:space="preserve"> מה שביד חברו</w:t>
      </w:r>
      <w:r w:rsidR="00ED3005">
        <w:rPr>
          <w:rFonts w:hint="cs"/>
          <w:rtl/>
        </w:rPr>
        <w:t>' -</w:t>
      </w:r>
    </w:p>
    <w:p w14:paraId="48955926" w14:textId="3F949F7E" w:rsidR="00731582" w:rsidRDefault="004C0AAB" w:rsidP="006D1BF2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והך</w:t>
      </w:r>
      <w:r w:rsidR="00731582">
        <w:rPr>
          <w:rFonts w:hint="cs"/>
          <w:rtl/>
        </w:rPr>
        <w:t>:</w:t>
      </w:r>
    </w:p>
    <w:p w14:paraId="48941AB2" w14:textId="586F802E" w:rsidR="004C0AAB" w:rsidRPr="006F178A" w:rsidRDefault="004C0AAB" w:rsidP="00A07C53">
      <w:pPr>
        <w:rPr>
          <w:rtl/>
        </w:rPr>
      </w:pPr>
      <w:r w:rsidRPr="006F178A">
        <w:rPr>
          <w:rFonts w:ascii="Fb Fontext" w:hAnsi="Fb Fontext" w:hint="cs"/>
          <w:rtl/>
        </w:rPr>
        <w:t>ד</w:t>
      </w:r>
      <w:r w:rsidRPr="006F178A">
        <w:rPr>
          <w:rFonts w:ascii="Fb Fontext" w:hAnsi="Fb Fontext"/>
          <w:rtl/>
        </w:rPr>
        <w:t>פועליו טעוני</w:t>
      </w:r>
      <w:r w:rsidR="00ED3005">
        <w:rPr>
          <w:rFonts w:ascii="Fb Fontext" w:hAnsi="Fb Fontext" w:hint="cs"/>
          <w:rtl/>
        </w:rPr>
        <w:t>ם</w:t>
      </w:r>
      <w:r w:rsidRPr="006F178A">
        <w:rPr>
          <w:rFonts w:ascii="Fb Fontext" w:hAnsi="Fb Fontext"/>
          <w:rtl/>
        </w:rPr>
        <w:t xml:space="preserve"> טהרות, </w:t>
      </w:r>
      <w:r>
        <w:rPr>
          <w:rFonts w:ascii="Fb Fontext" w:hAnsi="Fb Fontext" w:hint="cs"/>
          <w:rtl/>
        </w:rPr>
        <w:t>אף</w:t>
      </w:r>
      <w:r w:rsidRPr="006F178A">
        <w:rPr>
          <w:rFonts w:ascii="Fb Fontext" w:hAnsi="Fb Fontext"/>
          <w:rtl/>
        </w:rPr>
        <w:t xml:space="preserve"> שהפליג מהן - טהורות</w:t>
      </w:r>
      <w:r w:rsidR="00ED3005">
        <w:rPr>
          <w:rFonts w:hint="cs"/>
          <w:rtl/>
        </w:rPr>
        <w:t>,</w:t>
      </w:r>
    </w:p>
    <w:p w14:paraId="3BDC2CDF" w14:textId="77777777" w:rsidR="00C0473D" w:rsidRDefault="004C0AAB" w:rsidP="006D1BF2">
      <w:pPr>
        <w:pStyle w:val="affd"/>
        <w:rPr>
          <w:rtl/>
        </w:rPr>
      </w:pPr>
      <w:r w:rsidRPr="00446018">
        <w:rPr>
          <w:rStyle w:val="affc"/>
          <w:rtl/>
        </w:rPr>
        <w:t>ואם אמר:</w:t>
      </w:r>
      <w:r>
        <w:rPr>
          <w:rtl/>
        </w:rPr>
        <w:t xml:space="preserve"> </w:t>
      </w:r>
      <w:r w:rsidR="00ED3005">
        <w:rPr>
          <w:rFonts w:hint="cs"/>
          <w:rtl/>
        </w:rPr>
        <w:t>'</w:t>
      </w:r>
      <w:r>
        <w:rPr>
          <w:rtl/>
        </w:rPr>
        <w:t>לכו</w:t>
      </w:r>
      <w:r w:rsidR="00ED3005">
        <w:rPr>
          <w:rFonts w:hint="cs"/>
          <w:rtl/>
        </w:rPr>
        <w:t xml:space="preserve"> ו</w:t>
      </w:r>
      <w:r>
        <w:rPr>
          <w:rtl/>
        </w:rPr>
        <w:t>אבוא אחריכם</w:t>
      </w:r>
      <w:r w:rsidR="00ED3005">
        <w:rPr>
          <w:rFonts w:hint="cs"/>
          <w:rtl/>
        </w:rPr>
        <w:t>'</w:t>
      </w:r>
      <w:r>
        <w:rPr>
          <w:rtl/>
        </w:rPr>
        <w:t xml:space="preserve"> </w:t>
      </w:r>
      <w:r w:rsidR="00ED3005">
        <w:rPr>
          <w:rFonts w:hint="cs"/>
          <w:rtl/>
        </w:rPr>
        <w:t>מיד</w:t>
      </w:r>
      <w:r w:rsidR="00ED3005" w:rsidRPr="006F178A">
        <w:rPr>
          <w:rtl/>
        </w:rPr>
        <w:t xml:space="preserve"> </w:t>
      </w:r>
      <w:r w:rsidRPr="006F178A">
        <w:rPr>
          <w:rtl/>
        </w:rPr>
        <w:t xml:space="preserve">שנעלמו </w:t>
      </w:r>
      <w:r w:rsidR="00ED3005">
        <w:rPr>
          <w:rFonts w:hint="cs"/>
          <w:rtl/>
        </w:rPr>
        <w:t xml:space="preserve">ממנו - </w:t>
      </w:r>
      <w:r w:rsidRPr="006F178A">
        <w:rPr>
          <w:rtl/>
        </w:rPr>
        <w:t>טמאות</w:t>
      </w:r>
      <w:r w:rsidR="00ED3005">
        <w:rPr>
          <w:rFonts w:hint="cs"/>
          <w:rtl/>
        </w:rPr>
        <w:t>,</w:t>
      </w:r>
    </w:p>
    <w:p w14:paraId="5A0899C4" w14:textId="41C4F447" w:rsidR="00731582" w:rsidRDefault="00731582" w:rsidP="006D1BF2">
      <w:pPr>
        <w:pStyle w:val="36"/>
        <w:framePr w:wrap="notBeside"/>
        <w:rPr>
          <w:rtl/>
        </w:rPr>
      </w:pPr>
      <w:r>
        <w:rPr>
          <w:rFonts w:hint="cs"/>
          <w:rtl/>
        </w:rPr>
        <w:t>-</w:t>
      </w:r>
    </w:p>
    <w:p w14:paraId="399F9AAB" w14:textId="77777777" w:rsidR="00C0473D" w:rsidRDefault="004C0AAB" w:rsidP="00A07C53">
      <w:pPr>
        <w:rPr>
          <w:rtl/>
        </w:rPr>
      </w:pPr>
      <w:r w:rsidRPr="007F2C2A">
        <w:rPr>
          <w:rStyle w:val="affc"/>
          <w:rFonts w:hint="cs"/>
          <w:rtl/>
        </w:rPr>
        <w:t>ישא</w:t>
      </w:r>
      <w:r w:rsidRPr="005E6BC8">
        <w:rPr>
          <w:rFonts w:cs="PFT_Frank" w:hint="cs"/>
          <w:b/>
          <w:bCs/>
          <w:szCs w:val="14"/>
          <w:rtl/>
        </w:rPr>
        <w:t xml:space="preserve"> </w:t>
      </w:r>
      <w:r w:rsidRPr="006F178A">
        <w:rPr>
          <w:rFonts w:hint="cs"/>
          <w:rtl/>
        </w:rPr>
        <w:t>ב</w:t>
      </w:r>
      <w:r w:rsidRPr="006F178A">
        <w:rPr>
          <w:rtl/>
        </w:rPr>
        <w:t>מטהר</w:t>
      </w:r>
      <w:r w:rsidR="00DB6175">
        <w:rPr>
          <w:rFonts w:hint="cs"/>
          <w:rtl/>
        </w:rPr>
        <w:t>ם</w:t>
      </w:r>
      <w:r w:rsidRPr="006F178A">
        <w:rPr>
          <w:rtl/>
        </w:rPr>
        <w:t xml:space="preserve"> לכך</w:t>
      </w:r>
      <w:r w:rsidR="00DB6175">
        <w:rPr>
          <w:rFonts w:hint="cs"/>
          <w:rtl/>
        </w:rPr>
        <w:t xml:space="preserve">, </w:t>
      </w:r>
      <w:r w:rsidR="00DB6175" w:rsidRPr="007F2C2A">
        <w:rPr>
          <w:rStyle w:val="affe"/>
          <w:rFonts w:hint="cs"/>
          <w:rtl/>
        </w:rPr>
        <w:t>וא</w:t>
      </w:r>
      <w:r w:rsidR="00DB6175" w:rsidRPr="007F2C2A">
        <w:rPr>
          <w:rStyle w:val="affe"/>
          <w:rtl/>
        </w:rPr>
        <w:t xml:space="preserve">"כ </w:t>
      </w:r>
      <w:r w:rsidR="00DB6175" w:rsidRPr="007F2C2A">
        <w:rPr>
          <w:rStyle w:val="affe"/>
          <w:rFonts w:hint="cs"/>
          <w:b/>
          <w:bCs/>
          <w:rtl/>
        </w:rPr>
        <w:t>הם</w:t>
      </w:r>
      <w:r w:rsidR="00DB6175" w:rsidRPr="007F2C2A">
        <w:rPr>
          <w:rStyle w:val="affe"/>
          <w:rtl/>
        </w:rPr>
        <w:t xml:space="preserve"> </w:t>
      </w:r>
      <w:r w:rsidR="00DB6175" w:rsidRPr="007F2C2A">
        <w:rPr>
          <w:rStyle w:val="affe"/>
          <w:rFonts w:hint="cs"/>
          <w:b/>
          <w:bCs/>
          <w:rtl/>
        </w:rPr>
        <w:t>עצמם</w:t>
      </w:r>
      <w:r w:rsidR="00DB6175" w:rsidRPr="007F2C2A">
        <w:rPr>
          <w:rStyle w:val="affe"/>
          <w:rtl/>
        </w:rPr>
        <w:t xml:space="preserve"> משמרים</w:t>
      </w:r>
      <w:r w:rsidR="00DB6175">
        <w:rPr>
          <w:rStyle w:val="affe"/>
          <w:rFonts w:hint="cs"/>
          <w:rtl/>
        </w:rPr>
        <w:t>,</w:t>
      </w:r>
    </w:p>
    <w:p w14:paraId="2812234F" w14:textId="77777777" w:rsidR="00C0473D" w:rsidRDefault="004C0AAB" w:rsidP="00A07C53">
      <w:pPr>
        <w:rPr>
          <w:rtl/>
        </w:rPr>
      </w:pPr>
      <w:r w:rsidRPr="007F2C2A">
        <w:rPr>
          <w:rStyle w:val="affc"/>
          <w:rtl/>
        </w:rPr>
        <w:t>סיפא</w:t>
      </w:r>
      <w:r w:rsidRPr="006F178A">
        <w:rPr>
          <w:rtl/>
        </w:rPr>
        <w:t xml:space="preserve"> </w:t>
      </w:r>
      <w:r w:rsidRPr="007F2C2A">
        <w:rPr>
          <w:rStyle w:val="affc"/>
          <w:rFonts w:hint="cs"/>
          <w:rtl/>
        </w:rPr>
        <w:t>טמאות</w:t>
      </w:r>
      <w:r w:rsidRPr="006F178A">
        <w:rPr>
          <w:rFonts w:hint="cs"/>
          <w:rtl/>
        </w:rPr>
        <w:t xml:space="preserve"> </w:t>
      </w:r>
      <w:r w:rsidR="00DB6175">
        <w:rPr>
          <w:rFonts w:hint="cs"/>
          <w:rtl/>
        </w:rPr>
        <w:t>ש</w:t>
      </w:r>
      <w:r w:rsidRPr="006F178A">
        <w:rPr>
          <w:rtl/>
        </w:rPr>
        <w:t>ע</w:t>
      </w:r>
      <w:r w:rsidR="00DB6175">
        <w:rPr>
          <w:rFonts w:hint="cs"/>
          <w:rtl/>
        </w:rPr>
        <w:t>"</w:t>
      </w:r>
      <w:r w:rsidRPr="006F178A">
        <w:rPr>
          <w:rtl/>
        </w:rPr>
        <w:t>ה</w:t>
      </w:r>
      <w:r w:rsidR="00DB6175">
        <w:rPr>
          <w:rFonts w:hint="cs"/>
          <w:rtl/>
        </w:rPr>
        <w:t xml:space="preserve"> לא</w:t>
      </w:r>
      <w:r w:rsidRPr="006F178A">
        <w:rPr>
          <w:rtl/>
        </w:rPr>
        <w:t xml:space="preserve"> מקפיד על מגע חבירו.</w:t>
      </w:r>
    </w:p>
    <w:p w14:paraId="28502E0A" w14:textId="3AFD722E" w:rsidR="00DB6175" w:rsidRPr="007F2C2A" w:rsidRDefault="00DB6175" w:rsidP="00A07C53">
      <w:pPr>
        <w:rPr>
          <w:rtl/>
        </w:rPr>
      </w:pPr>
      <w:r w:rsidRPr="00DB6175">
        <w:rPr>
          <w:rStyle w:val="affc"/>
          <w:rFonts w:hint="cs"/>
          <w:rtl/>
        </w:rPr>
        <w:t>ברישא</w:t>
      </w:r>
      <w:r w:rsidRPr="007F2C2A">
        <w:rPr>
          <w:rtl/>
        </w:rPr>
        <w:t xml:space="preserve"> חוששים שיבוא בעקלתו</w:t>
      </w:r>
      <w:r w:rsidRPr="007F2C2A">
        <w:rPr>
          <w:rFonts w:hint="cs"/>
          <w:rtl/>
        </w:rPr>
        <w:t>ן</w:t>
      </w:r>
      <w:r w:rsidRPr="007F2C2A">
        <w:rPr>
          <w:rtl/>
        </w:rPr>
        <w:t xml:space="preserve">, </w:t>
      </w:r>
      <w:r w:rsidRPr="00DB6175">
        <w:rPr>
          <w:rStyle w:val="affc"/>
          <w:rFonts w:hint="cs"/>
          <w:rtl/>
        </w:rPr>
        <w:t>אבל בסיפא</w:t>
      </w:r>
      <w:r w:rsidRPr="007F2C2A">
        <w:rPr>
          <w:rtl/>
        </w:rPr>
        <w:t xml:space="preserve"> סומכים דעתם</w:t>
      </w:r>
      <w:r>
        <w:rPr>
          <w:rFonts w:hint="cs"/>
          <w:rtl/>
        </w:rPr>
        <w:t>.</w:t>
      </w:r>
    </w:p>
    <w:p w14:paraId="0EF8883D" w14:textId="5543340E" w:rsidR="00C0473D" w:rsidRDefault="001F72F1" w:rsidP="001F72F1">
      <w:pPr>
        <w:pStyle w:val="Hadran"/>
        <w:rPr>
          <w:rFonts w:hint="cs"/>
          <w:rtl/>
        </w:rPr>
        <w:pPrChange w:id="91006" w:author="Claude" w:date="2026-10-08T08:35:04Z">
          <w:pPr>
            <w:pStyle w:val="afffe"/>
            <w:rPr>
              <w:rFonts w:hint="cs"/>
              <w:rtl/>
            </w:rPr>
          </w:pPr>
        </w:pPrChange>
      </w:pPr>
      <w:r>
        <w:rPr>
          <w:rtl/>
        </w:rPr>
        <w:t>F</w:t>
      </w:r>
      <w:r>
        <w:rPr>
          <w:rFonts w:hint="cs"/>
          <w:rtl/>
        </w:rPr>
        <w:t xml:space="preserve"> </w:t>
      </w:r>
      <w:r w:rsidR="004C0AAB" w:rsidRPr="001F72F1">
        <w:rPr>
          <w:rtl/>
        </w:rPr>
        <w:t>הדרן עלך אין דורשין.</w:t>
      </w:r>
      <w:r>
        <w:rPr>
          <w:rtl/>
        </w:rPr>
        <w:t>E</w:t>
      </w:r>
    </w:p>
    <w:p w14:paraId="26A6D606" w14:textId="0B8DA44B" w:rsidR="005C779D" w:rsidRDefault="005C779D">
      <w:pPr>
        <w:bidi w:val="0"/>
        <w:spacing w:after="160" w:line="259" w:lineRule="auto"/>
        <w:jc w:val="left"/>
        <w:rPr>
          <w:rFonts w:ascii="Fb Fontext" w:hAnsi="Fb Fontext"/>
          <w:color w:val="808080" w:themeColor="background1" w:themeShade="80"/>
          <w:sz w:val="20"/>
          <w:rtl/>
        </w:rPr>
      </w:pPr>
    </w:p>
    <w:p w14:paraId="659D40FB" w14:textId="77777777" w:rsidR="00C0473D" w:rsidRDefault="004C0AAB" w:rsidP="00CF5484">
      <w:pPr>
        <w:pStyle w:val="afff5"/>
        <w:framePr w:wrap="around"/>
        <w:rPr>
          <w:del w:id="41077" w:author="Claude" w:date="2026-10-07T09:24:48Z"/>
          <w:rtl/>
        </w:rPr>
      </w:pPr>
      <w:del w:id="41076" w:author="Claude" w:date="2026-10-07T09:24:48Z">
        <w:r w:rsidRPr="006F178A">
          <w:rPr>
            <w:rFonts w:hint="cs"/>
            <w:rtl/>
          </w:rPr>
          <w:delText xml:space="preserve">פרק שלישי</w:delText>
        </w:r>
      </w:del>
    </w:p>
    <w:p>
      <w:pPr>
        <w:pStyle w:val="PetichatPerek"/>
        <w:rPr>
          <w:ins w:id="41075" w:author="Claude" w:date="2026-10-07T09:24:48Z"/>
        </w:rPr>
      </w:pPr>
      <w:ins w:id="41074" w:author="Claude" w:date="2026-10-07T09:24:48Z">
        <w:r>
          <w:rPr>
            <w:rFonts w:hint="cs"/>
            <w:rtl/>
          </w:rPr>
          <w:t xml:space="preserve">פרק שלישי</w:t>
        </w:r>
      </w:ins>
    </w:p>
    <w:p>
      <w:pPr>
        <w:pStyle w:val="MishnaBatzad"/>
        <w:rPr>
          <w:ins w:id="20105" w:author="קלוד" w:date="2026-10-06T10:08:30Z"/>
        </w:rPr>
      </w:pPr>
      <w:ins w:id="20104" w:author="קלוד" w:date="2026-10-06T10:08:30Z">
        <w:r>
          <w:t xml:space="preserve">משנה א</w:t>
        </w:r>
      </w:ins>
    </w:p>
    <w:p w14:paraId="79D61415" w14:textId="6F8F4028" w:rsidR="004C0AAB" w:rsidRDefault="004C0AAB" w:rsidP="00A07C53">
      <w:pPr>
        <w:pStyle w:val="afff8"/>
        <w:spacing w:before="120"/>
        <w:jc w:val="center"/>
        <w:rPr>
          <w:rtl/>
        </w:rPr>
        <w:pPrChange w:id="90010" w:author="קלוד" w:date="2026-10-08T12:08:16Z">
          <w:pPr>
            <w:pStyle w:val="afff8"/>
            <w:jc w:val="center"/>
          </w:pPr>
        </w:pPrChange>
      </w:pPr>
      <w:r w:rsidRPr="00392931">
        <w:rPr>
          <w:rtl/>
        </w:rPr>
        <w:t>חומר בקדש מבתרומה:</w:t>
      </w:r>
    </w:p>
    <w:p w14:paraId="6F81C2CD" w14:textId="377CB6A3" w:rsidR="00731582" w:rsidRDefault="00CC4FA7" w:rsidP="006229F4">
      <w:pPr>
        <w:pStyle w:val="36"/>
        <w:framePr w:wrap="notBeside"/>
        <w:rPr>
          <w:rtl/>
        </w:rPr>
      </w:pPr>
      <w:r w:rsidRPr="006229F4">
        <w:rPr>
          <w:rFonts w:hint="eastAsia"/>
          <w:rtl/>
        </w:rPr>
        <w:t>א</w:t>
      </w:r>
      <w:r w:rsidR="00731582">
        <w:rPr>
          <w:rtl/>
        </w:rPr>
        <w:t>.</w:t>
      </w:r>
    </w:p>
    <w:p>
      <w:pPr>
        <w:pStyle w:val="MishnaBatzad"/>
        <w:rPr>
          <w:ins w:id="20107" w:author="קלוד" w:date="2026-10-06T10:08:30Z"/>
        </w:rPr>
      </w:pPr>
      <w:ins w:id="20106" w:author="קלוד" w:date="2026-10-06T10:08:30Z">
        <w:r>
          <w:t xml:space="preserve">משנה א</w:t>
        </w:r>
      </w:ins>
    </w:p>
    <w:p w14:paraId="24CD7260" w14:textId="16FFD457" w:rsidR="004C0AAB" w:rsidRPr="00392931" w:rsidRDefault="005969A4" w:rsidP="00A07C53">
      <w:pPr>
        <w:pStyle w:val="afff8"/>
        <w:rPr>
          <w:rtl/>
        </w:rPr>
      </w:pPr>
      <w:r>
        <w:rPr>
          <w:rFonts w:hint="cs"/>
          <w:rtl/>
        </w:rPr>
        <w:t>ש</w:t>
      </w:r>
      <w:r w:rsidR="004C0AAB" w:rsidRPr="00392931">
        <w:rPr>
          <w:rtl/>
        </w:rPr>
        <w:t xml:space="preserve">מטבילין כלים בתוך כלים </w:t>
      </w:r>
      <w:r w:rsidR="00B76488">
        <w:rPr>
          <w:rFonts w:hint="cs"/>
          <w:rtl/>
        </w:rPr>
        <w:t xml:space="preserve">- </w:t>
      </w:r>
      <w:r w:rsidR="004C0AAB" w:rsidRPr="00392931">
        <w:rPr>
          <w:rtl/>
        </w:rPr>
        <w:t>לתרומה</w:t>
      </w:r>
      <w:r w:rsidR="00CC4FA7">
        <w:rPr>
          <w:rFonts w:hint="cs"/>
          <w:rtl/>
        </w:rPr>
        <w:t>,</w:t>
      </w:r>
      <w:r w:rsidR="004C0AAB" w:rsidRPr="00392931">
        <w:rPr>
          <w:rtl/>
        </w:rPr>
        <w:t xml:space="preserve"> אבל לא לקדש.</w:t>
      </w:r>
    </w:p>
    <w:p w14:paraId="0E402AED" w14:textId="6BF12CD4" w:rsidR="00731582" w:rsidRDefault="00CC4FA7" w:rsidP="006229F4">
      <w:pPr>
        <w:pStyle w:val="36"/>
        <w:framePr w:wrap="notBeside"/>
        <w:rPr>
          <w:rtl/>
        </w:rPr>
      </w:pPr>
      <w:r w:rsidRPr="006229F4">
        <w:rPr>
          <w:rFonts w:hint="eastAsia"/>
          <w:rtl/>
        </w:rPr>
        <w:t>ב</w:t>
      </w:r>
      <w:r w:rsidR="00731582">
        <w:rPr>
          <w:rtl/>
        </w:rPr>
        <w:t>.</w:t>
      </w:r>
    </w:p>
    <w:p>
      <w:pPr>
        <w:pStyle w:val="MishnaBatzad"/>
        <w:rPr>
          <w:ins w:id="20109" w:author="קלוד" w:date="2026-10-06T10:08:30Z"/>
        </w:rPr>
      </w:pPr>
      <w:ins w:id="20108" w:author="קלוד" w:date="2026-10-06T10:08:30Z">
        <w:r>
          <w:t xml:space="preserve">משנה א</w:t>
        </w:r>
      </w:ins>
    </w:p>
    <w:p w14:paraId="78A99361" w14:textId="601B3153" w:rsidR="004C0AAB" w:rsidRPr="006F178A" w:rsidRDefault="004C0AAB" w:rsidP="00A07C53">
      <w:pPr>
        <w:pStyle w:val="afff8"/>
        <w:rPr>
          <w:rtl/>
        </w:rPr>
      </w:pPr>
      <w:r w:rsidRPr="006F178A">
        <w:rPr>
          <w:rtl/>
        </w:rPr>
        <w:t xml:space="preserve">אחוריים ותוך ובית הצביטה </w:t>
      </w:r>
      <w:r w:rsidR="00B76488">
        <w:rPr>
          <w:rFonts w:hint="cs"/>
          <w:rtl/>
        </w:rPr>
        <w:t xml:space="preserve">- </w:t>
      </w:r>
      <w:r w:rsidR="00CC4FA7">
        <w:rPr>
          <w:rFonts w:hint="cs"/>
          <w:rtl/>
        </w:rPr>
        <w:t>ל</w:t>
      </w:r>
      <w:r w:rsidRPr="006F178A">
        <w:rPr>
          <w:rtl/>
        </w:rPr>
        <w:t>תרומה</w:t>
      </w:r>
      <w:r w:rsidR="00CC4FA7">
        <w:rPr>
          <w:rFonts w:hint="cs"/>
          <w:rtl/>
        </w:rPr>
        <w:t>,</w:t>
      </w:r>
      <w:r w:rsidRPr="006F178A">
        <w:rPr>
          <w:rtl/>
        </w:rPr>
        <w:t xml:space="preserve"> אבל לא </w:t>
      </w:r>
      <w:r w:rsidR="00CC4FA7">
        <w:rPr>
          <w:rFonts w:hint="cs"/>
          <w:rtl/>
        </w:rPr>
        <w:t>ל</w:t>
      </w:r>
      <w:r w:rsidRPr="006F178A">
        <w:rPr>
          <w:rtl/>
        </w:rPr>
        <w:t>קדש.</w:t>
      </w:r>
    </w:p>
    <w:p w14:paraId="09CC2739" w14:textId="3CA5CA2F" w:rsidR="00731582" w:rsidRDefault="00CC4FA7" w:rsidP="006229F4">
      <w:pPr>
        <w:pStyle w:val="36"/>
        <w:framePr w:wrap="notBeside"/>
        <w:rPr>
          <w:rtl/>
        </w:rPr>
      </w:pPr>
      <w:r w:rsidRPr="006229F4">
        <w:rPr>
          <w:rFonts w:hint="eastAsia"/>
          <w:rtl/>
        </w:rPr>
        <w:t>ג</w:t>
      </w:r>
      <w:r w:rsidR="00731582">
        <w:rPr>
          <w:rtl/>
        </w:rPr>
        <w:t>.</w:t>
      </w:r>
    </w:p>
    <w:p>
      <w:pPr>
        <w:pStyle w:val="MishnaBatzad"/>
        <w:rPr>
          <w:ins w:id="20111" w:author="קלוד" w:date="2026-10-06T10:08:30Z"/>
        </w:rPr>
      </w:pPr>
      <w:ins w:id="20110" w:author="קלוד" w:date="2026-10-06T10:08:30Z">
        <w:r>
          <w:t xml:space="preserve">משנה א</w:t>
        </w:r>
      </w:ins>
    </w:p>
    <w:p w14:paraId="1C87ED85" w14:textId="4EBB7D8B" w:rsidR="004C0AAB" w:rsidRPr="006F178A" w:rsidRDefault="004C0AAB" w:rsidP="00A07C53">
      <w:pPr>
        <w:pStyle w:val="afff8"/>
        <w:rPr>
          <w:rtl/>
        </w:rPr>
      </w:pPr>
      <w:r w:rsidRPr="006F178A">
        <w:rPr>
          <w:rtl/>
        </w:rPr>
        <w:t>הנושא את המדרס</w:t>
      </w:r>
      <w:r w:rsidR="00B76488">
        <w:rPr>
          <w:rFonts w:hint="cs"/>
          <w:rtl/>
        </w:rPr>
        <w:t xml:space="preserve"> -</w:t>
      </w:r>
      <w:r w:rsidRPr="006F178A">
        <w:rPr>
          <w:rtl/>
        </w:rPr>
        <w:t xml:space="preserve"> נושא את התרומה</w:t>
      </w:r>
      <w:r w:rsidR="00CC4FA7">
        <w:rPr>
          <w:rFonts w:hint="cs"/>
          <w:rtl/>
        </w:rPr>
        <w:t>,</w:t>
      </w:r>
      <w:r w:rsidRPr="006F178A">
        <w:rPr>
          <w:rtl/>
        </w:rPr>
        <w:t xml:space="preserve"> אבל לא את הקדש.</w:t>
      </w:r>
    </w:p>
    <w:p w14:paraId="1DC70E38" w14:textId="3C357D27" w:rsidR="00731582" w:rsidRDefault="00CC4FA7" w:rsidP="006229F4">
      <w:pPr>
        <w:pStyle w:val="36"/>
        <w:framePr w:wrap="notBeside"/>
        <w:rPr>
          <w:rtl/>
        </w:rPr>
      </w:pPr>
      <w:r w:rsidRPr="006229F4">
        <w:rPr>
          <w:rFonts w:hint="eastAsia"/>
          <w:rtl/>
        </w:rPr>
        <w:t>ד</w:t>
      </w:r>
      <w:r w:rsidR="009A01A4">
        <w:rPr>
          <w:rtl/>
        </w:rPr>
        <w:t>.</w:t>
      </w:r>
    </w:p>
    <w:p>
      <w:pPr>
        <w:pStyle w:val="MishnaBatzad"/>
        <w:rPr>
          <w:ins w:id="20113" w:author="קלוד" w:date="2026-10-06T10:08:30Z"/>
        </w:rPr>
      </w:pPr>
      <w:ins w:id="20112" w:author="קלוד" w:date="2026-10-06T10:08:30Z">
        <w:r>
          <w:t xml:space="preserve">משנה א</w:t>
        </w:r>
      </w:ins>
    </w:p>
    <w:p w14:paraId="25AFD5C5" w14:textId="7809747E" w:rsidR="004C0AAB" w:rsidRPr="006F178A" w:rsidRDefault="006229F4" w:rsidP="00A07C53">
      <w:pPr>
        <w:pStyle w:val="afff8"/>
        <w:rPr>
          <w:rtl/>
        </w:rPr>
      </w:pPr>
      <w:r>
        <w:rPr>
          <w:rFonts w:hint="cs"/>
          <w:rtl/>
        </w:rPr>
        <w:t>ב</w:t>
      </w:r>
      <w:r w:rsidR="004C0AAB" w:rsidRPr="006F178A">
        <w:rPr>
          <w:rtl/>
        </w:rPr>
        <w:t>גדי אוכלי תרומה</w:t>
      </w:r>
      <w:r w:rsidR="00CC4FA7">
        <w:rPr>
          <w:rFonts w:hint="cs"/>
          <w:rtl/>
        </w:rPr>
        <w:t xml:space="preserve"> -</w:t>
      </w:r>
      <w:r w:rsidR="004C0AAB" w:rsidRPr="006F178A">
        <w:rPr>
          <w:rtl/>
        </w:rPr>
        <w:t xml:space="preserve"> מדרס לקדש.</w:t>
      </w:r>
    </w:p>
    <w:p w14:paraId="604C3001" w14:textId="1F2AB535" w:rsidR="00731582" w:rsidRDefault="005969A4" w:rsidP="006229F4">
      <w:pPr>
        <w:pStyle w:val="36"/>
        <w:framePr w:wrap="notBeside"/>
        <w:rPr>
          <w:rtl/>
        </w:rPr>
      </w:pPr>
      <w:r w:rsidRPr="006229F4">
        <w:rPr>
          <w:rFonts w:hint="cs"/>
          <w:rtl/>
        </w:rPr>
        <w:t>ה</w:t>
      </w:r>
      <w:r w:rsidR="00731582">
        <w:rPr>
          <w:rtl/>
        </w:rPr>
        <w:t>.</w:t>
      </w:r>
    </w:p>
    <w:p>
      <w:pPr>
        <w:pStyle w:val="MishnaBatzad"/>
        <w:rPr>
          <w:ins w:id="20115" w:author="קלוד" w:date="2026-10-06T10:08:30Z"/>
        </w:rPr>
      </w:pPr>
      <w:ins w:id="20114" w:author="קלוד" w:date="2026-10-06T10:08:30Z">
        <w:r>
          <w:t xml:space="preserve">משנה א</w:t>
        </w:r>
      </w:ins>
    </w:p>
    <w:p w14:paraId="112FFDE7" w14:textId="78794B57" w:rsidR="004C0AAB" w:rsidRPr="00392931" w:rsidRDefault="004C0AAB" w:rsidP="00A07C53">
      <w:pPr>
        <w:pStyle w:val="afff8"/>
        <w:rPr>
          <w:rtl/>
        </w:rPr>
      </w:pPr>
      <w:r w:rsidRPr="006229F4">
        <w:rPr>
          <w:rtl/>
        </w:rPr>
        <w:t>בקדש מתיר</w:t>
      </w:r>
      <w:r w:rsidRPr="00425A73">
        <w:rPr>
          <w:spacing w:val="2"/>
          <w:rtl/>
        </w:rPr>
        <w:t xml:space="preserve"> </w:t>
      </w:r>
      <w:r w:rsidRPr="00425A73">
        <w:rPr>
          <w:rStyle w:val="HesberMishna"/>
          <w:spacing w:val="0"/>
          <w:rtl/>
          <w:rPrChange w:id="20023" w:author="קלוד" w:date="2026-10-06T10:08:30Z">
            <w:rPr>
              <w:rStyle w:val="affe"/>
              <w:spacing w:val="0"/>
              <w:rtl/>
            </w:rPr>
          </w:rPrChange>
        </w:rPr>
        <w:t xml:space="preserve">מנגב </w:t>
      </w:r>
      <w:r w:rsidRPr="006229F4">
        <w:rPr>
          <w:rtl/>
        </w:rPr>
        <w:t>ומטביל ואח</w:t>
      </w:r>
      <w:r w:rsidRPr="006229F4">
        <w:rPr>
          <w:rFonts w:hint="cs"/>
          <w:rtl/>
        </w:rPr>
        <w:t xml:space="preserve">"כ </w:t>
      </w:r>
      <w:r w:rsidRPr="006229F4">
        <w:rPr>
          <w:rtl/>
        </w:rPr>
        <w:t>קושר,</w:t>
      </w:r>
      <w:r w:rsidRPr="00425A73">
        <w:rPr>
          <w:spacing w:val="2"/>
          <w:rtl/>
        </w:rPr>
        <w:t xml:space="preserve"> ובתרומה </w:t>
      </w:r>
      <w:r w:rsidR="00720ADB" w:rsidRPr="00425A73">
        <w:rPr>
          <w:rFonts w:hint="cs"/>
          <w:spacing w:val="2"/>
          <w:rtl/>
        </w:rPr>
        <w:t>מטביל קשור.</w:t>
      </w:r>
    </w:p>
    <w:p w14:paraId="0BE0A098" w14:textId="11767714" w:rsidR="00731582" w:rsidRDefault="00720ADB" w:rsidP="006229F4">
      <w:pPr>
        <w:pStyle w:val="36"/>
        <w:framePr w:wrap="notBeside"/>
        <w:rPr>
          <w:rtl/>
        </w:rPr>
      </w:pPr>
      <w:r w:rsidRPr="006229F4">
        <w:rPr>
          <w:rFonts w:hint="eastAsia"/>
          <w:rtl/>
        </w:rPr>
        <w:t>ו</w:t>
      </w:r>
      <w:r w:rsidR="00731582">
        <w:rPr>
          <w:rtl/>
        </w:rPr>
        <w:t>.</w:t>
      </w:r>
    </w:p>
    <w:p>
      <w:pPr>
        <w:pStyle w:val="MishnaBatzad"/>
        <w:rPr>
          <w:ins w:id="20117" w:author="קלוד" w:date="2026-10-06T10:08:30Z"/>
        </w:rPr>
      </w:pPr>
      <w:ins w:id="20116" w:author="קלוד" w:date="2026-10-06T10:08:30Z">
        <w:r>
          <w:t xml:space="preserve">משנה ב</w:t>
        </w:r>
      </w:ins>
    </w:p>
    <w:p w14:paraId="792C428F" w14:textId="65DA89AD" w:rsidR="004C0AAB" w:rsidRPr="006F178A" w:rsidRDefault="004C0AAB" w:rsidP="00A07C53">
      <w:pPr>
        <w:pStyle w:val="afff8"/>
        <w:rPr>
          <w:rtl/>
        </w:rPr>
      </w:pPr>
      <w:r w:rsidRPr="006F178A">
        <w:rPr>
          <w:rtl/>
        </w:rPr>
        <w:t>כלים הנגמרים בטהרה צריכי</w:t>
      </w:r>
      <w:r w:rsidR="00720ADB">
        <w:rPr>
          <w:rFonts w:hint="cs"/>
          <w:rtl/>
        </w:rPr>
        <w:t>ם</w:t>
      </w:r>
      <w:r w:rsidRPr="006F178A">
        <w:rPr>
          <w:rtl/>
        </w:rPr>
        <w:t xml:space="preserve"> טבילה לקדש, </w:t>
      </w:r>
      <w:r w:rsidR="00B76488">
        <w:rPr>
          <w:rFonts w:hint="cs"/>
          <w:rtl/>
        </w:rPr>
        <w:t>ו</w:t>
      </w:r>
      <w:r w:rsidRPr="006F178A">
        <w:rPr>
          <w:rtl/>
        </w:rPr>
        <w:t>לא לתרומה.</w:t>
      </w:r>
    </w:p>
    <w:p w14:paraId="4750918E" w14:textId="38444DEA" w:rsidR="00731582" w:rsidRDefault="00720ADB" w:rsidP="006229F4">
      <w:pPr>
        <w:pStyle w:val="36"/>
        <w:framePr w:wrap="notBeside"/>
        <w:rPr>
          <w:rtl/>
        </w:rPr>
      </w:pPr>
      <w:r w:rsidRPr="006229F4">
        <w:rPr>
          <w:rFonts w:hint="eastAsia"/>
          <w:rtl/>
        </w:rPr>
        <w:t>ז</w:t>
      </w:r>
      <w:r w:rsidR="00731582">
        <w:rPr>
          <w:rtl/>
        </w:rPr>
        <w:t>.</w:t>
      </w:r>
    </w:p>
    <w:p>
      <w:pPr>
        <w:pStyle w:val="MishnaBatzad"/>
        <w:rPr>
          <w:ins w:id="20119" w:author="קלוד" w:date="2026-10-06T10:08:30Z"/>
        </w:rPr>
      </w:pPr>
      <w:ins w:id="20118" w:author="קלוד" w:date="2026-10-06T10:08:30Z">
        <w:r>
          <w:t xml:space="preserve">משנה ב</w:t>
        </w:r>
      </w:ins>
    </w:p>
    <w:p w14:paraId="32025845" w14:textId="437DAC87" w:rsidR="004C0AAB" w:rsidRPr="006F178A" w:rsidRDefault="004C0AAB" w:rsidP="00A07C53">
      <w:pPr>
        <w:pStyle w:val="afff8"/>
        <w:rPr>
          <w:rtl/>
        </w:rPr>
      </w:pPr>
      <w:r w:rsidRPr="006F178A">
        <w:rPr>
          <w:rtl/>
        </w:rPr>
        <w:t>הכלי מצרף מה שבתוכו</w:t>
      </w:r>
      <w:r w:rsidR="00B76488">
        <w:rPr>
          <w:rFonts w:hint="cs"/>
          <w:rtl/>
        </w:rPr>
        <w:t xml:space="preserve"> -</w:t>
      </w:r>
      <w:r w:rsidRPr="006F178A">
        <w:rPr>
          <w:rtl/>
        </w:rPr>
        <w:t xml:space="preserve"> לקדש</w:t>
      </w:r>
      <w:r w:rsidR="00720ADB">
        <w:rPr>
          <w:rFonts w:hint="cs"/>
          <w:rtl/>
        </w:rPr>
        <w:t>,</w:t>
      </w:r>
      <w:r w:rsidRPr="006F178A">
        <w:rPr>
          <w:rtl/>
        </w:rPr>
        <w:t xml:space="preserve"> אבל לא לתרומה.</w:t>
      </w:r>
    </w:p>
    <w:p w14:paraId="3224E156" w14:textId="22C5904B" w:rsidR="00731582" w:rsidRDefault="00720ADB" w:rsidP="006229F4">
      <w:pPr>
        <w:pStyle w:val="36"/>
        <w:framePr w:wrap="notBeside"/>
        <w:rPr>
          <w:rtl/>
        </w:rPr>
      </w:pPr>
      <w:r w:rsidRPr="006229F4">
        <w:rPr>
          <w:rFonts w:hint="eastAsia"/>
          <w:rtl/>
        </w:rPr>
        <w:t>ח</w:t>
      </w:r>
      <w:r w:rsidR="00731582">
        <w:rPr>
          <w:rtl/>
        </w:rPr>
        <w:t>.</w:t>
      </w:r>
    </w:p>
    <w:p>
      <w:pPr>
        <w:pStyle w:val="MishnaBatzad"/>
        <w:rPr>
          <w:ins w:id="20121" w:author="קלוד" w:date="2026-10-06T10:08:30Z"/>
        </w:rPr>
      </w:pPr>
      <w:ins w:id="20120" w:author="קלוד" w:date="2026-10-06T10:08:30Z">
        <w:r>
          <w:t xml:space="preserve">משנה ב</w:t>
        </w:r>
      </w:ins>
    </w:p>
    <w:p w14:paraId="1F010D56" w14:textId="78ECDE9B" w:rsidR="004C0AAB" w:rsidRPr="006F178A" w:rsidRDefault="004C0AAB" w:rsidP="00A07C53">
      <w:pPr>
        <w:pStyle w:val="afff8"/>
        <w:rPr>
          <w:rtl/>
        </w:rPr>
      </w:pPr>
      <w:r w:rsidRPr="006229F4">
        <w:rPr>
          <w:rtl/>
        </w:rPr>
        <w:t>ה</w:t>
      </w:r>
      <w:r w:rsidR="00720ADB" w:rsidRPr="006229F4">
        <w:rPr>
          <w:rFonts w:hint="cs"/>
          <w:rtl/>
        </w:rPr>
        <w:t>'</w:t>
      </w:r>
      <w:r w:rsidRPr="006229F4">
        <w:rPr>
          <w:rtl/>
        </w:rPr>
        <w:t>רביעי</w:t>
      </w:r>
      <w:r w:rsidR="00720ADB" w:rsidRPr="006229F4">
        <w:rPr>
          <w:rFonts w:hint="cs"/>
          <w:rtl/>
        </w:rPr>
        <w:t>'</w:t>
      </w:r>
      <w:r w:rsidRPr="006229F4">
        <w:rPr>
          <w:rtl/>
        </w:rPr>
        <w:t xml:space="preserve"> </w:t>
      </w:r>
      <w:r w:rsidR="00720ADB" w:rsidRPr="006229F4">
        <w:rPr>
          <w:rtl/>
        </w:rPr>
        <w:t xml:space="preserve">פסול </w:t>
      </w:r>
      <w:r w:rsidRPr="006229F4">
        <w:rPr>
          <w:rtl/>
        </w:rPr>
        <w:t>בקדש, וה</w:t>
      </w:r>
      <w:r w:rsidR="00720ADB" w:rsidRPr="006229F4">
        <w:rPr>
          <w:rFonts w:hint="cs"/>
          <w:rtl/>
        </w:rPr>
        <w:t>'</w:t>
      </w:r>
      <w:r w:rsidRPr="006229F4">
        <w:rPr>
          <w:rtl/>
        </w:rPr>
        <w:t>שלישי</w:t>
      </w:r>
      <w:r w:rsidR="00720ADB" w:rsidRPr="006229F4">
        <w:rPr>
          <w:rFonts w:hint="cs"/>
          <w:rtl/>
        </w:rPr>
        <w:t>'</w:t>
      </w:r>
      <w:r w:rsidRPr="006F178A">
        <w:rPr>
          <w:rtl/>
        </w:rPr>
        <w:t xml:space="preserve"> </w:t>
      </w:r>
      <w:r w:rsidR="00720ADB" w:rsidRPr="00E93C51">
        <w:rPr>
          <w:rStyle w:val="HesberMishna"/>
          <w:rFonts w:hint="eastAsia"/>
          <w:rtl/>
          <w:rPrChange w:id="20024" w:author="קלוד" w:date="2026-10-06T10:08:30Z">
            <w:rPr>
              <w:rStyle w:val="affe"/>
              <w:rFonts w:hint="eastAsia"/>
              <w:rtl/>
            </w:rPr>
          </w:rPrChange>
        </w:rPr>
        <w:t>פסול</w:t>
      </w:r>
      <w:r w:rsidR="00720ADB">
        <w:rPr>
          <w:rFonts w:hint="cs"/>
          <w:rtl/>
        </w:rPr>
        <w:t xml:space="preserve"> </w:t>
      </w:r>
      <w:r w:rsidRPr="006F178A">
        <w:rPr>
          <w:rtl/>
        </w:rPr>
        <w:t>בתרומה.</w:t>
      </w:r>
    </w:p>
    <w:p w14:paraId="3C52D745" w14:textId="1DFEF04C" w:rsidR="00731582" w:rsidRDefault="00720ADB" w:rsidP="006229F4">
      <w:pPr>
        <w:pStyle w:val="36"/>
        <w:framePr w:wrap="notBeside"/>
        <w:rPr>
          <w:rtl/>
        </w:rPr>
      </w:pPr>
      <w:r w:rsidRPr="006229F4">
        <w:rPr>
          <w:rFonts w:hint="eastAsia"/>
          <w:rtl/>
        </w:rPr>
        <w:t>ט</w:t>
      </w:r>
      <w:r w:rsidR="00731582">
        <w:rPr>
          <w:rtl/>
        </w:rPr>
        <w:t>.</w:t>
      </w:r>
    </w:p>
    <w:p>
      <w:pPr>
        <w:pStyle w:val="MishnaBatzad"/>
        <w:rPr>
          <w:ins w:id="20123" w:author="קלוד" w:date="2026-10-06T10:08:30Z"/>
        </w:rPr>
      </w:pPr>
      <w:ins w:id="20122" w:author="קלוד" w:date="2026-10-06T10:08:30Z">
        <w:r>
          <w:t xml:space="preserve">משנה ב</w:t>
        </w:r>
      </w:ins>
    </w:p>
    <w:p w14:paraId="10D0BB45" w14:textId="4BE571FD" w:rsidR="004C0AAB" w:rsidRPr="006229F4" w:rsidRDefault="004C0AAB" w:rsidP="00A07C53">
      <w:pPr>
        <w:pStyle w:val="afff8"/>
        <w:rPr>
          <w:rtl/>
        </w:rPr>
      </w:pPr>
      <w:r w:rsidRPr="006229F4">
        <w:rPr>
          <w:rtl/>
        </w:rPr>
        <w:t xml:space="preserve">בתרומה, נטמאת </w:t>
      </w:r>
      <w:r w:rsidR="00720ADB" w:rsidRPr="006229F4">
        <w:rPr>
          <w:rFonts w:hint="cs"/>
          <w:rtl/>
        </w:rPr>
        <w:t xml:space="preserve">ידו </w:t>
      </w:r>
      <w:r w:rsidRPr="006229F4">
        <w:rPr>
          <w:rtl/>
        </w:rPr>
        <w:t>חבירתה טהורה, ובקדש מטביל שתיהן</w:t>
      </w:r>
      <w:r w:rsidR="00720ADB" w:rsidRPr="006229F4">
        <w:rPr>
          <w:rFonts w:hint="cs"/>
          <w:rtl/>
        </w:rPr>
        <w:t>.</w:t>
      </w:r>
    </w:p>
    <w:p w14:paraId="5026301C" w14:textId="5C74F311" w:rsidR="00731582" w:rsidRDefault="00720ADB" w:rsidP="006229F4">
      <w:pPr>
        <w:pStyle w:val="36"/>
        <w:framePr w:wrap="notBeside"/>
        <w:rPr>
          <w:rtl/>
        </w:rPr>
      </w:pPr>
      <w:r w:rsidRPr="006229F4">
        <w:rPr>
          <w:rFonts w:hint="cs"/>
          <w:rtl/>
        </w:rPr>
        <w:t>י</w:t>
      </w:r>
      <w:r w:rsidR="00731582">
        <w:rPr>
          <w:rtl/>
        </w:rPr>
        <w:t>.</w:t>
      </w:r>
    </w:p>
    <w:p>
      <w:pPr>
        <w:pStyle w:val="MishnaBatzad"/>
        <w:rPr>
          <w:ins w:id="20125" w:author="קלוד" w:date="2026-10-06T10:08:30Z"/>
        </w:rPr>
      </w:pPr>
      <w:ins w:id="20124" w:author="קלוד" w:date="2026-10-06T10:08:30Z">
        <w:r>
          <w:t xml:space="preserve">משנה ג</w:t>
        </w:r>
      </w:ins>
    </w:p>
    <w:p w14:paraId="32ACFD84" w14:textId="51193C2B" w:rsidR="004C0AAB" w:rsidRPr="006F178A" w:rsidRDefault="004C0AAB" w:rsidP="00A07C53">
      <w:pPr>
        <w:pStyle w:val="afff8"/>
        <w:rPr>
          <w:rtl/>
        </w:rPr>
      </w:pPr>
      <w:r w:rsidRPr="006F178A">
        <w:rPr>
          <w:rtl/>
        </w:rPr>
        <w:t>אוכלי</w:t>
      </w:r>
      <w:r w:rsidR="00720ADB">
        <w:rPr>
          <w:rFonts w:hint="cs"/>
          <w:rtl/>
        </w:rPr>
        <w:t>ם</w:t>
      </w:r>
      <w:r w:rsidRPr="006F178A">
        <w:rPr>
          <w:rtl/>
        </w:rPr>
        <w:t xml:space="preserve"> א</w:t>
      </w:r>
      <w:r w:rsidR="00F961B1">
        <w:rPr>
          <w:rFonts w:hint="cs"/>
          <w:rtl/>
        </w:rPr>
        <w:t>ו</w:t>
      </w:r>
      <w:r w:rsidRPr="006F178A">
        <w:rPr>
          <w:rtl/>
        </w:rPr>
        <w:t xml:space="preserve">כל נגוב בידים </w:t>
      </w:r>
      <w:r w:rsidR="00720ADB">
        <w:rPr>
          <w:rFonts w:hint="cs"/>
          <w:rtl/>
        </w:rPr>
        <w:t xml:space="preserve">טמאות- </w:t>
      </w:r>
      <w:r w:rsidRPr="006F178A">
        <w:rPr>
          <w:rtl/>
        </w:rPr>
        <w:t>בתרומה, אבל לא בקדש.</w:t>
      </w:r>
    </w:p>
    <w:p w14:paraId="6A972C8C" w14:textId="754B20E4" w:rsidR="00731582" w:rsidRDefault="00720ADB" w:rsidP="006229F4">
      <w:pPr>
        <w:pStyle w:val="36"/>
        <w:framePr w:wrap="notBeside"/>
        <w:rPr>
          <w:rtl/>
        </w:rPr>
      </w:pPr>
      <w:r w:rsidRPr="006229F4">
        <w:rPr>
          <w:rFonts w:hint="eastAsia"/>
          <w:rtl/>
        </w:rPr>
        <w:t>יא</w:t>
      </w:r>
      <w:r w:rsidR="00731582">
        <w:rPr>
          <w:rtl/>
        </w:rPr>
        <w:t>.</w:t>
      </w:r>
    </w:p>
    <w:p>
      <w:pPr>
        <w:pStyle w:val="MishnaBatzad"/>
        <w:rPr>
          <w:ins w:id="20127" w:author="קלוד" w:date="2026-10-06T10:08:30Z"/>
        </w:rPr>
      </w:pPr>
      <w:ins w:id="20126" w:author="קלוד" w:date="2026-10-06T10:08:30Z">
        <w:r>
          <w:t xml:space="preserve">משנה ג</w:t>
        </w:r>
      </w:ins>
    </w:p>
    <w:p w14:paraId="31867451" w14:textId="641090FD" w:rsidR="004C0AAB" w:rsidRPr="006F178A" w:rsidRDefault="004C0AAB" w:rsidP="00A07C53">
      <w:pPr>
        <w:pStyle w:val="afff8"/>
        <w:rPr>
          <w:rtl/>
        </w:rPr>
      </w:pPr>
      <w:r w:rsidRPr="006229F4">
        <w:rPr>
          <w:rtl/>
        </w:rPr>
        <w:t>אונן ומחוסר כפורים</w:t>
      </w:r>
      <w:r w:rsidR="00B76488">
        <w:rPr>
          <w:rFonts w:hint="cs"/>
          <w:rtl/>
        </w:rPr>
        <w:t>-</w:t>
      </w:r>
      <w:r w:rsidRPr="006F178A">
        <w:rPr>
          <w:rtl/>
        </w:rPr>
        <w:t xml:space="preserve"> צריכין טבילה לקדש, אבל לא לתרומה.</w:t>
      </w:r>
    </w:p>
    <w:p w14:paraId="0E290638" w14:textId="77777777" w:rsidR="004C0AAB" w:rsidRPr="006F178A" w:rsidRDefault="004C0AAB" w:rsidP="00A7758B">
      <w:pPr>
        <w:pStyle w:val="afff3"/>
        <w:framePr w:wrap="around"/>
        <w:rPr>
          <w:rtl/>
        </w:rPr>
      </w:pPr>
      <w:r w:rsidRPr="006F178A">
        <w:rPr>
          <w:rFonts w:hint="cs"/>
          <w:rtl/>
        </w:rPr>
        <w:t>כא.</w:t>
      </w:r>
    </w:p>
    <w:p w14:paraId="632220C1" w14:textId="77777777" w:rsidR="00EB551C" w:rsidRPr="00EB551C" w:rsidRDefault="00EB551C" w:rsidP="00A07C53">
      <w:pPr>
        <w:pStyle w:val="affff0"/>
        <w:rPr>
          <w:rtl/>
        </w:rPr>
      </w:pPr>
      <w:ins w:id="9822" w:author="מספור קטעי משנה" w:date="2026-10-06T06:45:17Z">
        <w:r>
          <w:rPr>
            <w:rStyle w:val="MisparKeta"/>
          </w:rPr>
          <w:t xml:space="preserve">א. </w:t>
        </w:r>
      </w:ins>
      <w:r w:rsidRPr="00EB551C">
        <w:rPr>
          <w:rtl/>
        </w:rPr>
        <w:t xml:space="preserve">מטבילין כלים בתוך כלים </w:t>
      </w:r>
      <w:r w:rsidRPr="00EB551C">
        <w:rPr>
          <w:rFonts w:hint="cs"/>
          <w:rtl/>
        </w:rPr>
        <w:t xml:space="preserve">- </w:t>
      </w:r>
      <w:r w:rsidRPr="00EB551C">
        <w:rPr>
          <w:rtl/>
        </w:rPr>
        <w:t>לתרומה</w:t>
      </w:r>
      <w:r w:rsidRPr="00EB551C">
        <w:rPr>
          <w:rFonts w:hint="cs"/>
          <w:rtl/>
        </w:rPr>
        <w:t>,</w:t>
      </w:r>
      <w:r w:rsidRPr="00EB551C">
        <w:rPr>
          <w:rtl/>
        </w:rPr>
        <w:t xml:space="preserve"> אבל לא לקדש.</w:t>
      </w:r>
    </w:p>
    <w:p w14:paraId="2152B86F" w14:textId="249E633B" w:rsidR="00731582" w:rsidRDefault="00733A11" w:rsidP="0015611B">
      <w:pPr>
        <w:pStyle w:val="36"/>
        <w:framePr w:wrap="notBeside"/>
        <w:rPr>
          <w:rtl/>
        </w:rPr>
      </w:pPr>
      <w:r w:rsidRPr="0087008C">
        <w:rPr>
          <w:rFonts w:hint="eastAsia"/>
          <w:rtl/>
        </w:rPr>
        <w:t>א</w:t>
      </w:r>
      <w:r w:rsidRPr="0087008C">
        <w:rPr>
          <w:rtl/>
        </w:rPr>
        <w:t xml:space="preserve">. </w:t>
      </w:r>
      <w:r w:rsidR="004C0AAB" w:rsidRPr="0087008C">
        <w:rPr>
          <w:rFonts w:hint="eastAsia"/>
          <w:rtl/>
        </w:rPr>
        <w:t>ר</w:t>
      </w:r>
      <w:r w:rsidRPr="0087008C">
        <w:rPr>
          <w:rFonts w:hint="cs"/>
          <w:rtl/>
        </w:rPr>
        <w:t xml:space="preserve">' </w:t>
      </w:r>
      <w:r w:rsidR="004C0AAB" w:rsidRPr="0087008C">
        <w:rPr>
          <w:rFonts w:hint="eastAsia"/>
          <w:rtl/>
        </w:rPr>
        <w:t>א</w:t>
      </w:r>
      <w:r w:rsidRPr="0087008C">
        <w:rPr>
          <w:rFonts w:hint="cs"/>
          <w:rtl/>
        </w:rPr>
        <w:t>ילא</w:t>
      </w:r>
      <w:r w:rsidR="00731582">
        <w:rPr>
          <w:rtl/>
        </w:rPr>
        <w:t>:</w:t>
      </w:r>
    </w:p>
    <w:p w14:paraId="1C22E314" w14:textId="77777777" w:rsidR="00C0473D" w:rsidRDefault="004C0AAB" w:rsidP="00A07C53">
      <w:pPr>
        <w:rPr>
          <w:spacing w:val="-2"/>
          <w:rtl/>
        </w:rPr>
      </w:pPr>
      <w:r w:rsidRPr="008D0660">
        <w:rPr>
          <w:rFonts w:ascii="Fb Fontext" w:hAnsi="Fb Fontext" w:cs="PFT_Frank"/>
          <w:b/>
          <w:bCs/>
          <w:spacing w:val="-2"/>
          <w:szCs w:val="14"/>
          <w:rtl/>
        </w:rPr>
        <w:t>שכ</w:t>
      </w:r>
      <w:r w:rsidR="00EB551C" w:rsidRPr="008D0660">
        <w:rPr>
          <w:rFonts w:ascii="Fb Fontext" w:hAnsi="Fb Fontext" w:cs="PFT_Frank" w:hint="eastAsia"/>
          <w:b/>
          <w:bCs/>
          <w:spacing w:val="-2"/>
          <w:szCs w:val="14"/>
          <w:rtl/>
        </w:rPr>
        <w:t>ו</w:t>
      </w:r>
      <w:r w:rsidRPr="008D0660">
        <w:rPr>
          <w:rFonts w:ascii="Fb Fontext" w:hAnsi="Fb Fontext" w:cs="PFT_Frank"/>
          <w:b/>
          <w:bCs/>
          <w:spacing w:val="-2"/>
          <w:szCs w:val="14"/>
          <w:rtl/>
        </w:rPr>
        <w:t>בד כלי חוצץ</w:t>
      </w:r>
      <w:r w:rsidR="00EB551C" w:rsidRPr="008D0660">
        <w:rPr>
          <w:rFonts w:ascii="Fb Fontext" w:hAnsi="Fb Fontext" w:hint="cs"/>
          <w:spacing w:val="-2"/>
          <w:rtl/>
        </w:rPr>
        <w:t>,</w:t>
      </w:r>
      <w:r w:rsidR="00EB551C" w:rsidRPr="008D0660">
        <w:rPr>
          <w:rFonts w:hint="cs"/>
          <w:spacing w:val="-2"/>
          <w:rtl/>
        </w:rPr>
        <w:t xml:space="preserve"> </w:t>
      </w:r>
      <w:r w:rsidRPr="008D0660">
        <w:rPr>
          <w:rStyle w:val="affc"/>
          <w:rFonts w:hint="eastAsia"/>
          <w:spacing w:val="-2"/>
          <w:rtl/>
        </w:rPr>
        <w:t>ו</w:t>
      </w:r>
      <w:r w:rsidR="00EB551C" w:rsidRPr="008D0660">
        <w:rPr>
          <w:rStyle w:val="affc"/>
          <w:rFonts w:hint="eastAsia"/>
          <w:spacing w:val="-2"/>
          <w:rtl/>
        </w:rPr>
        <w:t>כ</w:t>
      </w:r>
      <w:r w:rsidR="00EB551C" w:rsidRPr="008D0660">
        <w:rPr>
          <w:rStyle w:val="affc"/>
          <w:rFonts w:hint="cs"/>
          <w:spacing w:val="-2"/>
          <w:rtl/>
        </w:rPr>
        <w:t>ן</w:t>
      </w:r>
      <w:r w:rsidRPr="008D0660">
        <w:rPr>
          <w:rStyle w:val="affc"/>
          <w:spacing w:val="-2"/>
          <w:rtl/>
        </w:rPr>
        <w:t xml:space="preserve"> </w:t>
      </w:r>
      <w:r w:rsidRPr="008D0660">
        <w:rPr>
          <w:rStyle w:val="affc"/>
          <w:rFonts w:hint="eastAsia"/>
          <w:spacing w:val="-2"/>
          <w:rtl/>
        </w:rPr>
        <w:t>סיפא</w:t>
      </w:r>
      <w:r w:rsidR="00EB551C" w:rsidRPr="008D0660">
        <w:rPr>
          <w:rFonts w:hint="cs"/>
          <w:spacing w:val="-2"/>
          <w:rtl/>
        </w:rPr>
        <w:t xml:space="preserve"> </w:t>
      </w:r>
      <w:r w:rsidR="00EB551C" w:rsidRPr="008D0660">
        <w:rPr>
          <w:rStyle w:val="affc"/>
          <w:spacing w:val="-2"/>
          <w:rtl/>
        </w:rPr>
        <w:t>[</w:t>
      </w:r>
      <w:r w:rsidR="00EB551C" w:rsidRPr="008D0660">
        <w:rPr>
          <w:rStyle w:val="affc"/>
          <w:rFonts w:hint="cs"/>
          <w:spacing w:val="-2"/>
          <w:rtl/>
        </w:rPr>
        <w:t>'</w:t>
      </w:r>
      <w:r w:rsidR="00EB551C" w:rsidRPr="008D0660">
        <w:rPr>
          <w:rStyle w:val="affc"/>
          <w:rFonts w:hint="eastAsia"/>
          <w:spacing w:val="-2"/>
          <w:rtl/>
        </w:rPr>
        <w:t>מתיר</w:t>
      </w:r>
      <w:r w:rsidR="00EB551C" w:rsidRPr="008D0660">
        <w:rPr>
          <w:rStyle w:val="affc"/>
          <w:rFonts w:hint="cs"/>
          <w:spacing w:val="-2"/>
          <w:rtl/>
        </w:rPr>
        <w:t>'</w:t>
      </w:r>
      <w:r w:rsidR="00EB551C" w:rsidRPr="008D0660">
        <w:rPr>
          <w:rStyle w:val="affc"/>
          <w:spacing w:val="-2"/>
          <w:rtl/>
        </w:rPr>
        <w:t xml:space="preserve">] </w:t>
      </w:r>
      <w:r w:rsidR="00733A11" w:rsidRPr="008D0660">
        <w:rPr>
          <w:rStyle w:val="affc"/>
          <w:rFonts w:hint="cs"/>
          <w:spacing w:val="-2"/>
          <w:rtl/>
        </w:rPr>
        <w:t xml:space="preserve">- </w:t>
      </w:r>
      <w:r w:rsidRPr="008D0660">
        <w:rPr>
          <w:rFonts w:hint="cs"/>
          <w:spacing w:val="-2"/>
          <w:rtl/>
        </w:rPr>
        <w:t>מ</w:t>
      </w:r>
      <w:r w:rsidR="00733A11" w:rsidRPr="008D0660">
        <w:rPr>
          <w:rFonts w:hint="cs"/>
          <w:spacing w:val="-2"/>
          <w:rtl/>
        </w:rPr>
        <w:t>טעם</w:t>
      </w:r>
      <w:r w:rsidRPr="008D0660">
        <w:rPr>
          <w:rFonts w:hint="cs"/>
          <w:spacing w:val="-2"/>
          <w:rtl/>
        </w:rPr>
        <w:t xml:space="preserve"> חציצה</w:t>
      </w:r>
      <w:r w:rsidR="00EB551C" w:rsidRPr="008D0660">
        <w:rPr>
          <w:rFonts w:hint="cs"/>
          <w:spacing w:val="-2"/>
          <w:rtl/>
        </w:rPr>
        <w:t>,</w:t>
      </w:r>
    </w:p>
    <w:p w14:paraId="58942596" w14:textId="5CD2C02A" w:rsidR="00731582" w:rsidRDefault="004C0AAB" w:rsidP="0015611B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וצריכא</w:t>
      </w:r>
      <w:r w:rsidR="00A07C53" w:rsidRPr="0087008C">
        <w:rPr>
          <w:rFonts w:hint="cs"/>
          <w:rtl/>
        </w:rPr>
        <w:t xml:space="preserve"> תרוייהו</w:t>
      </w:r>
      <w:r w:rsidR="00731582">
        <w:rPr>
          <w:rtl/>
        </w:rPr>
        <w:t>:</w:t>
      </w:r>
    </w:p>
    <w:p w14:paraId="0B09D19A" w14:textId="7D7A5176" w:rsidR="00EB551C" w:rsidRPr="008D0660" w:rsidRDefault="00EB551C" w:rsidP="00A07C53">
      <w:pPr>
        <w:rPr>
          <w:spacing w:val="-4"/>
          <w:rtl/>
        </w:rPr>
      </w:pPr>
      <w:r w:rsidRPr="008D0660">
        <w:rPr>
          <w:rStyle w:val="affc"/>
          <w:rFonts w:hint="cs"/>
          <w:spacing w:val="-4"/>
          <w:rtl/>
        </w:rPr>
        <w:t>דה"א רישא דוקא:</w:t>
      </w:r>
      <w:r w:rsidR="004C0AAB" w:rsidRPr="008D0660">
        <w:rPr>
          <w:rFonts w:hint="cs"/>
          <w:spacing w:val="-4"/>
          <w:rtl/>
        </w:rPr>
        <w:t xml:space="preserve"> </w:t>
      </w:r>
      <w:r w:rsidRPr="008D0660">
        <w:rPr>
          <w:rFonts w:hint="cs"/>
          <w:spacing w:val="-4"/>
          <w:rtl/>
        </w:rPr>
        <w:t xml:space="preserve">כובדו, </w:t>
      </w:r>
      <w:r w:rsidRPr="008D0660">
        <w:rPr>
          <w:rStyle w:val="affc"/>
          <w:rFonts w:hint="eastAsia"/>
          <w:spacing w:val="-4"/>
          <w:rtl/>
        </w:rPr>
        <w:t>או</w:t>
      </w:r>
      <w:r w:rsidRPr="008D0660">
        <w:rPr>
          <w:rStyle w:val="affc"/>
          <w:spacing w:val="-4"/>
          <w:rtl/>
        </w:rPr>
        <w:t xml:space="preserve"> סיפא </w:t>
      </w:r>
      <w:r w:rsidRPr="008D0660">
        <w:rPr>
          <w:rStyle w:val="affc"/>
          <w:rFonts w:hint="eastAsia"/>
          <w:spacing w:val="-4"/>
          <w:rtl/>
        </w:rPr>
        <w:t>דוקא</w:t>
      </w:r>
      <w:r w:rsidRPr="008D0660">
        <w:rPr>
          <w:rStyle w:val="affc"/>
          <w:spacing w:val="-4"/>
          <w:rtl/>
        </w:rPr>
        <w:t>:</w:t>
      </w:r>
      <w:r w:rsidRPr="008D0660">
        <w:rPr>
          <w:rFonts w:hint="cs"/>
          <w:spacing w:val="-4"/>
          <w:rtl/>
        </w:rPr>
        <w:t xml:space="preserve"> שמהודק,</w:t>
      </w:r>
    </w:p>
    <w:p w14:paraId="4F35FA04" w14:textId="77777777" w:rsidR="004C0AAB" w:rsidRPr="006F178A" w:rsidRDefault="004C0AAB" w:rsidP="00A7758B">
      <w:pPr>
        <w:pStyle w:val="afff3"/>
        <w:framePr w:wrap="around"/>
        <w:rPr>
          <w:rtl/>
        </w:rPr>
      </w:pPr>
      <w:r w:rsidRPr="006F178A">
        <w:rPr>
          <w:rFonts w:hint="cs"/>
          <w:rtl/>
        </w:rPr>
        <w:t>כא:</w:t>
      </w:r>
    </w:p>
    <w:p w14:paraId="3B3A28DD" w14:textId="64295810" w:rsidR="00731582" w:rsidRDefault="00EB551C" w:rsidP="0015611B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וכשיטתו</w:t>
      </w:r>
      <w:r w:rsidR="00731582">
        <w:rPr>
          <w:rFonts w:hint="cs"/>
          <w:rtl/>
        </w:rPr>
        <w:t>:</w:t>
      </w:r>
    </w:p>
    <w:p w14:paraId="64C55B05" w14:textId="4672BFF0" w:rsidR="004C0AAB" w:rsidRPr="009C3083" w:rsidRDefault="00EB551C" w:rsidP="00A07C53">
      <w:pPr>
        <w:rPr>
          <w:rtl/>
        </w:rPr>
      </w:pPr>
      <w:r w:rsidRPr="00E93C51">
        <w:rPr>
          <w:rFonts w:ascii="Fb Fontext" w:hAnsi="Fb Fontext" w:hint="eastAsia"/>
          <w:rtl/>
        </w:rPr>
        <w:t>ש</w:t>
      </w:r>
      <w:r w:rsidR="004C0AAB" w:rsidRPr="005E6BC8">
        <w:rPr>
          <w:rFonts w:ascii="Fb Fontext" w:hAnsi="Fb Fontext" w:cs="PFT_Frank"/>
          <w:b/>
          <w:bCs/>
          <w:szCs w:val="14"/>
          <w:rtl/>
        </w:rPr>
        <w:t xml:space="preserve">עשר </w:t>
      </w:r>
      <w:r w:rsidR="004C0AAB" w:rsidRPr="00E93C51">
        <w:rPr>
          <w:rFonts w:ascii="Fb Fontext" w:hAnsi="Fb Fontext"/>
          <w:rtl/>
        </w:rPr>
        <w:t>מעלות שנו כאן,</w:t>
      </w:r>
      <w:r w:rsidR="009C3083">
        <w:rPr>
          <w:rFonts w:ascii="Fb Fontext" w:hAnsi="Fb Fontext" w:hint="cs"/>
          <w:rtl/>
        </w:rPr>
        <w:t xml:space="preserve"> </w:t>
      </w:r>
      <w:r w:rsidR="009C3083">
        <w:rPr>
          <w:rStyle w:val="affe"/>
          <w:rFonts w:hint="cs"/>
          <w:rtl/>
        </w:rPr>
        <w:t xml:space="preserve">דתרוייהו </w:t>
      </w:r>
      <w:r w:rsidR="00733A11">
        <w:rPr>
          <w:rStyle w:val="affe"/>
          <w:rFonts w:hint="cs"/>
          <w:rtl/>
        </w:rPr>
        <w:t>[</w:t>
      </w:r>
      <w:r w:rsidR="009C3083">
        <w:rPr>
          <w:rStyle w:val="affe"/>
          <w:rFonts w:hint="cs"/>
          <w:rtl/>
        </w:rPr>
        <w:t>טעם</w:t>
      </w:r>
      <w:r w:rsidR="00733A11">
        <w:rPr>
          <w:rStyle w:val="affe"/>
          <w:rFonts w:hint="cs"/>
          <w:rtl/>
        </w:rPr>
        <w:t>]</w:t>
      </w:r>
      <w:r w:rsidR="009C3083" w:rsidRPr="00E93C51">
        <w:rPr>
          <w:rStyle w:val="affe"/>
          <w:rtl/>
        </w:rPr>
        <w:t xml:space="preserve"> </w:t>
      </w:r>
      <w:r w:rsidR="009C3083" w:rsidRPr="00E93C51">
        <w:rPr>
          <w:rStyle w:val="affe"/>
          <w:rFonts w:hint="eastAsia"/>
          <w:b/>
          <w:bCs/>
          <w:rtl/>
        </w:rPr>
        <w:t>אחד</w:t>
      </w:r>
      <w:r w:rsidR="009C3083">
        <w:rPr>
          <w:rStyle w:val="affe"/>
          <w:rFonts w:hint="cs"/>
          <w:rtl/>
        </w:rPr>
        <w:t>:</w:t>
      </w:r>
    </w:p>
    <w:p w14:paraId="0241BA6B" w14:textId="5E355650" w:rsidR="004C0AAB" w:rsidRDefault="009C3083" w:rsidP="00A07C53">
      <w:pPr>
        <w:rPr>
          <w:rStyle w:val="affe"/>
          <w:rtl/>
        </w:rPr>
      </w:pPr>
      <w:r w:rsidRPr="005E6BC8">
        <w:rPr>
          <w:rFonts w:cs="PFT_Frank" w:hint="cs"/>
          <w:b/>
          <w:bCs/>
          <w:szCs w:val="14"/>
          <w:rtl/>
        </w:rPr>
        <w:t>ה'</w:t>
      </w:r>
      <w:r w:rsidRPr="005E6BC8">
        <w:rPr>
          <w:rFonts w:cs="PFT_Frank"/>
          <w:b/>
          <w:bCs/>
          <w:szCs w:val="14"/>
          <w:rtl/>
        </w:rPr>
        <w:t xml:space="preserve"> </w:t>
      </w:r>
      <w:r w:rsidR="004C0AAB" w:rsidRPr="005E6BC8">
        <w:rPr>
          <w:rFonts w:cs="PFT_Frank"/>
          <w:b/>
          <w:bCs/>
          <w:szCs w:val="14"/>
          <w:rtl/>
        </w:rPr>
        <w:t>ראשונות</w:t>
      </w:r>
      <w:r>
        <w:rPr>
          <w:rtl/>
        </w:rPr>
        <w:t xml:space="preserve"> בין קדש בין חולין על </w:t>
      </w:r>
      <w:r>
        <w:rPr>
          <w:rStyle w:val="affc"/>
          <w:rtl/>
          <w:rPrChange w:id="9020" w:author="מנוע אמוראים" w:date="2026-10-05T16:41:31Z">
            <w:rPr>
              <w:rtl/>
            </w:rPr>
          </w:rPrChange>
        </w:rPr>
        <w:t xml:space="preserve">טהר</w:t>
      </w:r>
      <w:r>
        <w:rPr>
          <w:rStyle w:val="affc"/>
          <w:rFonts w:hint="cs"/>
          <w:rtl/>
          <w:rPrChange w:id="9021" w:author="מנוע אמוראים" w:date="2026-10-05T16:41:31Z">
            <w:rPr>
              <w:rFonts w:hint="cs"/>
              <w:rtl/>
            </w:rPr>
          </w:rPrChange>
        </w:rPr>
        <w:t xml:space="preserve">"</w:t>
      </w:r>
      <w:r>
        <w:rPr>
          <w:rStyle w:val="affc"/>
          <w:rtl/>
          <w:rPrChange w:id="9022" w:author="מנוע אמוראים" w:date="2026-10-05T16:41:31Z">
            <w:rPr>
              <w:rtl/>
            </w:rPr>
          </w:rPrChange>
        </w:rPr>
        <w:t xml:space="preserve">ק</w:t>
      </w:r>
      <w:r>
        <w:rPr>
          <w:rFonts w:hint="cs"/>
          <w:rtl/>
        </w:rPr>
        <w:t xml:space="preserve"> -</w:t>
      </w:r>
      <w:r w:rsidR="004C0AAB" w:rsidRPr="00E93C51">
        <w:rPr>
          <w:rStyle w:val="affe"/>
          <w:rtl/>
        </w:rPr>
        <w:t xml:space="preserve"> </w:t>
      </w:r>
      <w:r w:rsidR="004C0AAB" w:rsidRPr="00E93C51">
        <w:rPr>
          <w:rStyle w:val="affe"/>
          <w:rFonts w:hint="eastAsia"/>
          <w:rtl/>
        </w:rPr>
        <w:t>דיש</w:t>
      </w:r>
      <w:r w:rsidR="004C0AAB" w:rsidRPr="00E93C51">
        <w:rPr>
          <w:rStyle w:val="affe"/>
          <w:rtl/>
        </w:rPr>
        <w:t xml:space="preserve"> </w:t>
      </w:r>
      <w:r w:rsidRPr="00E93C51">
        <w:rPr>
          <w:rStyle w:val="affe"/>
          <w:rFonts w:hint="eastAsia"/>
          <w:rtl/>
        </w:rPr>
        <w:t>חשש</w:t>
      </w:r>
      <w:r w:rsidRPr="00E93C51">
        <w:rPr>
          <w:rStyle w:val="affe"/>
          <w:rtl/>
        </w:rPr>
        <w:t xml:space="preserve"> </w:t>
      </w:r>
      <w:r w:rsidR="004C0AAB" w:rsidRPr="00E93C51">
        <w:rPr>
          <w:rStyle w:val="affe"/>
          <w:rFonts w:hint="eastAsia"/>
          <w:rtl/>
        </w:rPr>
        <w:t>דאורייתא</w:t>
      </w:r>
      <w:r>
        <w:rPr>
          <w:rStyle w:val="affe"/>
          <w:rFonts w:hint="cs"/>
          <w:rtl/>
        </w:rPr>
        <w:t>,</w:t>
      </w:r>
    </w:p>
    <w:p w14:paraId="7997B774" w14:textId="77777777" w:rsidR="00C0473D" w:rsidRDefault="009C3083" w:rsidP="001D4893">
      <w:pPr>
        <w:spacing w:after="60"/>
        <w:rPr>
          <w:rtl/>
        </w:rPr>
      </w:pPr>
      <w:r w:rsidRPr="005E6BC8">
        <w:rPr>
          <w:rFonts w:cs="PFT_Frank" w:hint="cs"/>
          <w:b/>
          <w:bCs/>
          <w:szCs w:val="14"/>
          <w:rtl/>
        </w:rPr>
        <w:t xml:space="preserve">ה' </w:t>
      </w:r>
      <w:r w:rsidR="004C0AAB" w:rsidRPr="005E6BC8">
        <w:rPr>
          <w:rFonts w:cs="PFT_Frank"/>
          <w:b/>
          <w:bCs/>
          <w:szCs w:val="14"/>
          <w:rtl/>
        </w:rPr>
        <w:t>אחרונות</w:t>
      </w:r>
      <w:r w:rsidR="004C0AAB" w:rsidRPr="006F178A">
        <w:rPr>
          <w:rtl/>
        </w:rPr>
        <w:t xml:space="preserve"> </w:t>
      </w:r>
      <w:r>
        <w:rPr>
          <w:rFonts w:hint="cs"/>
          <w:rtl/>
        </w:rPr>
        <w:t xml:space="preserve">רק </w:t>
      </w:r>
      <w:r w:rsidR="004C0AAB" w:rsidRPr="006F178A">
        <w:rPr>
          <w:rtl/>
        </w:rPr>
        <w:t>לקדש</w:t>
      </w:r>
      <w:r>
        <w:rPr>
          <w:rStyle w:val="affe"/>
          <w:rFonts w:hint="cs"/>
          <w:rtl/>
        </w:rPr>
        <w:t xml:space="preserve"> -</w:t>
      </w:r>
      <w:r w:rsidR="004C0AAB" w:rsidRPr="00E93C51">
        <w:rPr>
          <w:rStyle w:val="affe"/>
          <w:rtl/>
        </w:rPr>
        <w:t xml:space="preserve"> </w:t>
      </w:r>
      <w:r w:rsidRPr="00E93C51">
        <w:rPr>
          <w:rStyle w:val="affe"/>
          <w:rFonts w:hint="eastAsia"/>
          <w:rtl/>
        </w:rPr>
        <w:t>שאין</w:t>
      </w:r>
      <w:r w:rsidRPr="00E93C51">
        <w:rPr>
          <w:rStyle w:val="affe"/>
          <w:rtl/>
        </w:rPr>
        <w:t xml:space="preserve"> </w:t>
      </w:r>
      <w:r>
        <w:rPr>
          <w:rStyle w:val="affe"/>
          <w:rFonts w:hint="cs"/>
          <w:rtl/>
        </w:rPr>
        <w:t xml:space="preserve">בהם </w:t>
      </w:r>
      <w:r w:rsidRPr="00E93C51">
        <w:rPr>
          <w:rStyle w:val="affe"/>
          <w:rFonts w:hint="eastAsia"/>
          <w:rtl/>
        </w:rPr>
        <w:t>חשש</w:t>
      </w:r>
      <w:r w:rsidRPr="00E93C51">
        <w:rPr>
          <w:rStyle w:val="affe"/>
          <w:rtl/>
        </w:rPr>
        <w:t xml:space="preserve"> </w:t>
      </w:r>
      <w:r w:rsidR="004C0AAB" w:rsidRPr="00E93C51">
        <w:rPr>
          <w:rStyle w:val="affe"/>
          <w:rFonts w:hint="eastAsia"/>
          <w:rtl/>
        </w:rPr>
        <w:t>טומאה</w:t>
      </w:r>
      <w:r w:rsidR="004C0AAB" w:rsidRPr="00E93C51">
        <w:rPr>
          <w:rStyle w:val="affe"/>
          <w:rtl/>
        </w:rPr>
        <w:t xml:space="preserve"> </w:t>
      </w:r>
      <w:r w:rsidR="004C0AAB" w:rsidRPr="00E93C51">
        <w:rPr>
          <w:rStyle w:val="affe"/>
          <w:rFonts w:hint="eastAsia"/>
          <w:rtl/>
        </w:rPr>
        <w:t>דאורייתא</w:t>
      </w:r>
      <w:r w:rsidRPr="00E93C51">
        <w:rPr>
          <w:rStyle w:val="affe"/>
          <w:rtl/>
        </w:rPr>
        <w:t>.</w:t>
      </w:r>
    </w:p>
    <w:p w14:paraId="496E08DF" w14:textId="016E2540" w:rsidR="004C0AAB" w:rsidRPr="006F178A" w:rsidRDefault="004C0AAB" w:rsidP="00A7758B">
      <w:pPr>
        <w:pStyle w:val="afff3"/>
        <w:framePr w:wrap="around"/>
        <w:rPr>
          <w:rFonts w:cs="FontbitDavid"/>
          <w:rtl/>
        </w:rPr>
      </w:pPr>
      <w:r w:rsidRPr="006F178A">
        <w:rPr>
          <w:rFonts w:hint="cs"/>
          <w:rtl/>
        </w:rPr>
        <w:t>כב</w:t>
      </w:r>
      <w:r w:rsidRPr="006F178A">
        <w:rPr>
          <w:rFonts w:cs="FontbitDavid" w:hint="cs"/>
          <w:rtl/>
        </w:rPr>
        <w:t>.</w:t>
      </w:r>
    </w:p>
    <w:p w14:paraId="142DEFAA" w14:textId="073DFEE9" w:rsidR="00731582" w:rsidRDefault="00733A11" w:rsidP="0015611B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ב</w:t>
      </w:r>
      <w:r w:rsidRPr="0087008C">
        <w:rPr>
          <w:rtl/>
        </w:rPr>
        <w:t xml:space="preserve">. </w:t>
      </w:r>
      <w:r w:rsidR="004C0AAB" w:rsidRPr="0087008C">
        <w:rPr>
          <w:rtl/>
        </w:rPr>
        <w:t>רבא</w:t>
      </w:r>
      <w:r w:rsidR="00731582">
        <w:rPr>
          <w:rtl/>
        </w:rPr>
        <w:t>:</w:t>
      </w:r>
    </w:p>
    <w:p w14:paraId="6F310FC5" w14:textId="413E757C" w:rsidR="00733A11" w:rsidRPr="006F178A" w:rsidRDefault="004C0AAB" w:rsidP="00A07C53">
      <w:pPr>
        <w:rPr>
          <w:rtl/>
        </w:rPr>
      </w:pPr>
      <w:r w:rsidRPr="005E6BC8">
        <w:rPr>
          <w:rFonts w:cs="PFT_Frank"/>
          <w:b/>
          <w:bCs/>
          <w:szCs w:val="14"/>
          <w:rtl/>
        </w:rPr>
        <w:t>ש</w:t>
      </w:r>
      <w:r w:rsidR="00733A11" w:rsidRPr="005E6BC8">
        <w:rPr>
          <w:rFonts w:cs="PFT_Frank" w:hint="eastAsia"/>
          <w:b/>
          <w:bCs/>
          <w:szCs w:val="14"/>
          <w:rtl/>
        </w:rPr>
        <w:t>מ</w:t>
      </w:r>
      <w:r w:rsidRPr="005E6BC8">
        <w:rPr>
          <w:rFonts w:cs="PFT_Frank"/>
          <w:b/>
          <w:bCs/>
          <w:szCs w:val="14"/>
          <w:rtl/>
        </w:rPr>
        <w:t xml:space="preserve">א יטביל </w:t>
      </w:r>
      <w:r w:rsidRPr="00095309">
        <w:rPr>
          <w:rtl/>
        </w:rPr>
        <w:t>מחטין</w:t>
      </w:r>
      <w:r w:rsidRPr="005E6BC8">
        <w:rPr>
          <w:rFonts w:cs="PFT_Frank"/>
          <w:b/>
          <w:bCs/>
          <w:szCs w:val="14"/>
          <w:rtl/>
        </w:rPr>
        <w:t xml:space="preserve"> בכלי שאין בפיו כשפופרת הנוד</w:t>
      </w:r>
      <w:r w:rsidR="00733A11">
        <w:rPr>
          <w:rFonts w:hint="cs"/>
          <w:rtl/>
        </w:rPr>
        <w:t>,</w:t>
      </w:r>
    </w:p>
    <w:p w14:paraId="292C8180" w14:textId="3600DE77" w:rsidR="00733A11" w:rsidRDefault="00733A11" w:rsidP="00A07C53">
      <w:pPr>
        <w:rPr>
          <w:rtl/>
        </w:rPr>
      </w:pPr>
      <w:r>
        <w:rPr>
          <w:rStyle w:val="affc"/>
          <w:rFonts w:hint="cs"/>
          <w:rtl/>
        </w:rPr>
        <w:t>ו</w:t>
      </w:r>
      <w:r w:rsidR="004C0AAB" w:rsidRPr="008A0BAE">
        <w:rPr>
          <w:rStyle w:val="affc"/>
          <w:rtl/>
        </w:rPr>
        <w:t>תנן:</w:t>
      </w:r>
      <w:r w:rsidR="004C0AAB" w:rsidRPr="006F178A">
        <w:rPr>
          <w:rtl/>
        </w:rPr>
        <w:t xml:space="preserve"> עירוב מקוואות כשפופרת הנוד</w:t>
      </w:r>
      <w:r w:rsidR="00883A57">
        <w:rPr>
          <w:rFonts w:hint="cs"/>
          <w:rtl/>
        </w:rPr>
        <w:t>,</w:t>
      </w:r>
    </w:p>
    <w:p w14:paraId="368A3F6F" w14:textId="031B49E7" w:rsidR="00731582" w:rsidRDefault="004C0AAB" w:rsidP="0015611B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ו</w:t>
      </w:r>
      <w:r w:rsidR="00095309" w:rsidRPr="0087008C">
        <w:rPr>
          <w:rFonts w:hint="cs"/>
          <w:rtl/>
        </w:rPr>
        <w:t xml:space="preserve">שיטתו </w:t>
      </w:r>
      <w:r w:rsidRPr="0087008C">
        <w:rPr>
          <w:rFonts w:hint="eastAsia"/>
          <w:rtl/>
        </w:rPr>
        <w:t>כרב</w:t>
      </w:r>
      <w:r w:rsidRPr="0087008C">
        <w:rPr>
          <w:rtl/>
        </w:rPr>
        <w:t>"</w:t>
      </w:r>
      <w:r w:rsidRPr="0087008C">
        <w:rPr>
          <w:rFonts w:hint="eastAsia"/>
          <w:rtl/>
        </w:rPr>
        <w:t>א</w:t>
      </w:r>
      <w:r w:rsidR="00731582">
        <w:rPr>
          <w:rFonts w:hint="cs"/>
          <w:rtl/>
        </w:rPr>
        <w:t>:</w:t>
      </w:r>
    </w:p>
    <w:p w14:paraId="77A7BBC2" w14:textId="77777777" w:rsidR="00C0473D" w:rsidRDefault="00095309" w:rsidP="00A07C53">
      <w:pPr>
        <w:rPr>
          <w:rtl/>
        </w:rPr>
      </w:pPr>
      <w:r>
        <w:rPr>
          <w:rFonts w:hint="cs"/>
          <w:rtl/>
        </w:rPr>
        <w:t>ש</w:t>
      </w:r>
      <w:r w:rsidR="004C0AAB" w:rsidRPr="005E6BC8">
        <w:rPr>
          <w:rFonts w:cs="PFT_Frank" w:hint="eastAsia"/>
          <w:b/>
          <w:bCs/>
          <w:szCs w:val="14"/>
          <w:rtl/>
        </w:rPr>
        <w:t>א</w:t>
      </w:r>
      <w:r w:rsidRPr="005E6BC8">
        <w:rPr>
          <w:rFonts w:cs="PFT_Frank" w:hint="eastAsia"/>
          <w:b/>
          <w:bCs/>
          <w:szCs w:val="14"/>
          <w:rtl/>
        </w:rPr>
        <w:t>חת</w:t>
      </w:r>
      <w:r w:rsidRPr="005E6BC8">
        <w:rPr>
          <w:rFonts w:cs="PFT_Frank"/>
          <w:b/>
          <w:bCs/>
          <w:szCs w:val="14"/>
          <w:rtl/>
        </w:rPr>
        <w:t xml:space="preserve"> </w:t>
      </w:r>
      <w:r w:rsidRPr="005E6BC8">
        <w:rPr>
          <w:rFonts w:cs="PFT_Frank" w:hint="eastAsia"/>
          <w:b/>
          <w:bCs/>
          <w:szCs w:val="14"/>
          <w:rtl/>
        </w:rPr>
        <w:t>עשרה</w:t>
      </w:r>
      <w:r w:rsidR="004C0AAB" w:rsidRPr="006F178A">
        <w:rPr>
          <w:rFonts w:hint="cs"/>
          <w:rtl/>
        </w:rPr>
        <w:t xml:space="preserve"> מעלות שנו כאן</w:t>
      </w:r>
      <w:r>
        <w:rPr>
          <w:rFonts w:hint="cs"/>
          <w:rtl/>
        </w:rPr>
        <w:t>,</w:t>
      </w:r>
      <w:r w:rsidRPr="00E93C51">
        <w:rPr>
          <w:rStyle w:val="affe"/>
          <w:rtl/>
        </w:rPr>
        <w:t xml:space="preserve"> ש</w:t>
      </w:r>
      <w:r>
        <w:rPr>
          <w:rStyle w:val="affe"/>
          <w:rFonts w:hint="cs"/>
          <w:rtl/>
        </w:rPr>
        <w:t>ה</w:t>
      </w:r>
      <w:r w:rsidRPr="00E93C51">
        <w:rPr>
          <w:rStyle w:val="affe"/>
          <w:rFonts w:hint="eastAsia"/>
          <w:rtl/>
        </w:rPr>
        <w:t>טעמים</w:t>
      </w:r>
      <w:r w:rsidRPr="00E93C51">
        <w:rPr>
          <w:rStyle w:val="affe"/>
          <w:rtl/>
        </w:rPr>
        <w:t xml:space="preserve"> </w:t>
      </w:r>
      <w:r w:rsidRPr="00E93C51">
        <w:rPr>
          <w:rStyle w:val="affe"/>
          <w:rFonts w:hint="eastAsia"/>
          <w:b/>
          <w:bCs/>
          <w:rtl/>
        </w:rPr>
        <w:t>שונים</w:t>
      </w:r>
      <w:r>
        <w:rPr>
          <w:rStyle w:val="affe"/>
          <w:rFonts w:hint="cs"/>
          <w:rtl/>
        </w:rPr>
        <w:t>.</w:t>
      </w:r>
    </w:p>
    <w:p w14:paraId="262E95AF" w14:textId="4C65C79D" w:rsidR="00095309" w:rsidRDefault="00095309" w:rsidP="00A07C53">
      <w:pPr>
        <w:rPr>
          <w:rtl/>
        </w:rPr>
      </w:pPr>
      <w:r w:rsidRPr="005E6BC8">
        <w:rPr>
          <w:rFonts w:cs="PFT_Frank" w:hint="eastAsia"/>
          <w:b/>
          <w:bCs/>
          <w:szCs w:val="14"/>
          <w:rtl/>
        </w:rPr>
        <w:t>ו</w:t>
      </w:r>
      <w:r w:rsidRPr="005E6BC8">
        <w:rPr>
          <w:rFonts w:cs="PFT_Frank"/>
          <w:b/>
          <w:bCs/>
          <w:szCs w:val="14"/>
          <w:rtl/>
        </w:rPr>
        <w:t>'</w:t>
      </w:r>
      <w:r w:rsidR="004C0AAB" w:rsidRPr="005E6BC8">
        <w:rPr>
          <w:rFonts w:cs="PFT_Frank"/>
          <w:b/>
          <w:bCs/>
          <w:szCs w:val="14"/>
          <w:rtl/>
        </w:rPr>
        <w:t xml:space="preserve"> ראשונות</w:t>
      </w:r>
      <w:r>
        <w:rPr>
          <w:rtl/>
        </w:rPr>
        <w:t xml:space="preserve"> בין קודש בין חולין על </w:t>
      </w:r>
      <w:r>
        <w:rPr>
          <w:rStyle w:val="affc"/>
          <w:rtl/>
          <w:rPrChange w:id="9023" w:author="מנוע אמוראים" w:date="2026-10-05T16:41:31Z">
            <w:rPr>
              <w:rtl/>
            </w:rPr>
          </w:rPrChange>
        </w:rPr>
        <w:t xml:space="preserve">טה</w:t>
      </w:r>
      <w:r>
        <w:rPr>
          <w:rStyle w:val="affc"/>
          <w:rFonts w:hint="cs"/>
          <w:rtl/>
          <w:rPrChange w:id="9024" w:author="מנוע אמוראים" w:date="2026-10-05T16:41:31Z">
            <w:rPr>
              <w:rFonts w:hint="cs"/>
              <w:rtl/>
            </w:rPr>
          </w:rPrChange>
        </w:rPr>
        <w:t xml:space="preserve">ר"</w:t>
      </w:r>
      <w:r>
        <w:rPr>
          <w:rStyle w:val="affc"/>
          <w:rtl/>
          <w:rPrChange w:id="9025" w:author="מנוע אמוראים" w:date="2026-10-05T16:41:31Z">
            <w:rPr>
              <w:rtl/>
            </w:rPr>
          </w:rPrChange>
        </w:rPr>
        <w:t xml:space="preserve">ק</w:t>
      </w:r>
      <w:r>
        <w:rPr>
          <w:rtl/>
        </w:rPr>
        <w:t xml:space="preserve">,</w:t>
      </w:r>
    </w:p>
    <w:p w14:paraId="10F9A6FE" w14:textId="37861C47" w:rsidR="00095309" w:rsidRDefault="00095309" w:rsidP="00A07C53">
      <w:pPr>
        <w:rPr>
          <w:rtl/>
        </w:rPr>
      </w:pPr>
      <w:r w:rsidRPr="005E6BC8">
        <w:rPr>
          <w:rFonts w:cs="PFT_Frank" w:hint="eastAsia"/>
          <w:b/>
          <w:bCs/>
          <w:szCs w:val="14"/>
          <w:rtl/>
        </w:rPr>
        <w:t>ה</w:t>
      </w:r>
      <w:r w:rsidRPr="005E6BC8">
        <w:rPr>
          <w:rFonts w:cs="PFT_Frank"/>
          <w:b/>
          <w:bCs/>
          <w:szCs w:val="14"/>
          <w:rtl/>
        </w:rPr>
        <w:t xml:space="preserve">' </w:t>
      </w:r>
      <w:r w:rsidR="004C0AAB" w:rsidRPr="005E6BC8">
        <w:rPr>
          <w:rFonts w:cs="PFT_Frank"/>
          <w:b/>
          <w:bCs/>
          <w:szCs w:val="14"/>
          <w:rtl/>
        </w:rPr>
        <w:t>אחרונות</w:t>
      </w:r>
      <w:r w:rsidR="004C0AAB" w:rsidRPr="006F178A">
        <w:rPr>
          <w:rtl/>
        </w:rPr>
        <w:t xml:space="preserve"> </w:t>
      </w:r>
      <w:r>
        <w:rPr>
          <w:rFonts w:hint="cs"/>
          <w:rtl/>
        </w:rPr>
        <w:t xml:space="preserve">רק </w:t>
      </w:r>
      <w:r w:rsidR="004C0AAB" w:rsidRPr="006F178A">
        <w:rPr>
          <w:rtl/>
        </w:rPr>
        <w:t>לקודש</w:t>
      </w:r>
      <w:r>
        <w:rPr>
          <w:rFonts w:hint="cs"/>
          <w:rtl/>
        </w:rPr>
        <w:t>.</w:t>
      </w:r>
    </w:p>
    <w:p w14:paraId="3756F5EA" w14:textId="0E672993" w:rsidR="00731582" w:rsidRDefault="004C0AAB" w:rsidP="0015611B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ו</w:t>
      </w:r>
      <w:r w:rsidR="001F307D" w:rsidRPr="0087008C">
        <w:rPr>
          <w:rFonts w:hint="cs"/>
          <w:rtl/>
        </w:rPr>
        <w:t>נפק"מ</w:t>
      </w:r>
      <w:r w:rsidR="00731582">
        <w:rPr>
          <w:rFonts w:hint="cs"/>
          <w:rtl/>
        </w:rPr>
        <w:t>:</w:t>
      </w:r>
    </w:p>
    <w:p w14:paraId="26C19577" w14:textId="70B0526C" w:rsidR="004C0AAB" w:rsidRPr="006F178A" w:rsidRDefault="00BB6588" w:rsidP="00A07C53">
      <w:pPr>
        <w:rPr>
          <w:rtl/>
        </w:rPr>
      </w:pPr>
      <w:r>
        <w:rPr>
          <w:rStyle w:val="affe"/>
          <w:rFonts w:hint="cs"/>
          <w:rtl/>
        </w:rPr>
        <w:t>'</w:t>
      </w:r>
      <w:r w:rsidR="004C0AAB" w:rsidRPr="00E93C51">
        <w:rPr>
          <w:rStyle w:val="affe"/>
          <w:rtl/>
        </w:rPr>
        <w:t>סל וגרגותני</w:t>
      </w:r>
      <w:r>
        <w:rPr>
          <w:rStyle w:val="affe"/>
          <w:rFonts w:hint="cs"/>
          <w:rtl/>
        </w:rPr>
        <w:t>'</w:t>
      </w:r>
      <w:r w:rsidR="004C0AAB" w:rsidRPr="006F178A">
        <w:rPr>
          <w:rtl/>
        </w:rPr>
        <w:t xml:space="preserve"> שמילא</w:t>
      </w:r>
      <w:r w:rsidR="001F307D">
        <w:rPr>
          <w:rFonts w:hint="cs"/>
          <w:rtl/>
        </w:rPr>
        <w:t>ם</w:t>
      </w:r>
      <w:r w:rsidR="004C0AAB" w:rsidRPr="006F178A">
        <w:rPr>
          <w:rtl/>
        </w:rPr>
        <w:t xml:space="preserve"> </w:t>
      </w:r>
      <w:r w:rsidR="001F307D">
        <w:rPr>
          <w:rFonts w:hint="cs"/>
          <w:rtl/>
        </w:rPr>
        <w:t>ב</w:t>
      </w:r>
      <w:r w:rsidR="004C0AAB" w:rsidRPr="006F178A">
        <w:rPr>
          <w:rtl/>
        </w:rPr>
        <w:t>כלים והטביל</w:t>
      </w:r>
      <w:r w:rsidR="001F307D">
        <w:rPr>
          <w:rFonts w:hint="cs"/>
          <w:rtl/>
        </w:rPr>
        <w:t>ם</w:t>
      </w:r>
      <w:r w:rsidR="009E7BE5">
        <w:rPr>
          <w:rFonts w:hint="cs"/>
          <w:rtl/>
        </w:rPr>
        <w:t>,</w:t>
      </w:r>
    </w:p>
    <w:p w14:paraId="0AE8A4F4" w14:textId="2F4D19A9" w:rsidR="00731582" w:rsidRDefault="004C0AAB" w:rsidP="0015611B">
      <w:pPr>
        <w:pStyle w:val="36"/>
        <w:framePr w:wrap="notBeside"/>
        <w:rPr>
          <w:rtl/>
        </w:rPr>
      </w:pPr>
      <w:r w:rsidRPr="0087008C">
        <w:rPr>
          <w:rtl/>
        </w:rPr>
        <w:t>ל</w:t>
      </w:r>
      <w:r w:rsidR="009E7BE5" w:rsidRPr="0087008C">
        <w:rPr>
          <w:rFonts w:hint="eastAsia"/>
          <w:rtl/>
        </w:rPr>
        <w:t>ר</w:t>
      </w:r>
      <w:r w:rsidR="009E7BE5" w:rsidRPr="0087008C">
        <w:rPr>
          <w:rtl/>
        </w:rPr>
        <w:t xml:space="preserve">' </w:t>
      </w:r>
      <w:r w:rsidR="009E7BE5" w:rsidRPr="0087008C">
        <w:rPr>
          <w:rFonts w:hint="eastAsia"/>
          <w:rtl/>
        </w:rPr>
        <w:t>אילא</w:t>
      </w:r>
      <w:r w:rsidR="00731582">
        <w:rPr>
          <w:rFonts w:hint="cs"/>
          <w:rtl/>
        </w:rPr>
        <w:t>:</w:t>
      </w:r>
    </w:p>
    <w:p w14:paraId="00CE90B9" w14:textId="77777777" w:rsidR="00C0473D" w:rsidRDefault="009E7BE5" w:rsidP="00A07C53">
      <w:pPr>
        <w:rPr>
          <w:rStyle w:val="affc"/>
          <w:rtl/>
        </w:rPr>
      </w:pPr>
      <w:r>
        <w:rPr>
          <w:rFonts w:hint="cs"/>
          <w:rtl/>
        </w:rPr>
        <w:t xml:space="preserve">יש </w:t>
      </w:r>
      <w:r w:rsidR="004C0AAB" w:rsidRPr="006F178A">
        <w:rPr>
          <w:rFonts w:hint="cs"/>
          <w:rtl/>
        </w:rPr>
        <w:t>חציצה</w:t>
      </w:r>
      <w:r w:rsidR="00054958">
        <w:rPr>
          <w:rFonts w:hint="cs"/>
          <w:rtl/>
        </w:rPr>
        <w:t xml:space="preserve"> לקודש</w:t>
      </w:r>
      <w:r w:rsidR="004C0AAB" w:rsidRPr="006F178A">
        <w:rPr>
          <w:rtl/>
        </w:rPr>
        <w:t>,</w:t>
      </w:r>
    </w:p>
    <w:p w14:paraId="7B2A78CA" w14:textId="78DAE6A0" w:rsidR="00731582" w:rsidRDefault="004C0AAB" w:rsidP="0015611B">
      <w:pPr>
        <w:pStyle w:val="36"/>
        <w:framePr w:wrap="notBeside"/>
        <w:rPr>
          <w:rtl/>
        </w:rPr>
      </w:pPr>
      <w:r w:rsidRPr="0087008C">
        <w:rPr>
          <w:rFonts w:hint="eastAsia"/>
          <w:rtl/>
        </w:rPr>
        <w:t>ל</w:t>
      </w:r>
      <w:r w:rsidR="009E7BE5" w:rsidRPr="0087008C">
        <w:rPr>
          <w:rFonts w:hint="eastAsia"/>
          <w:rtl/>
        </w:rPr>
        <w:t>רבא</w:t>
      </w:r>
      <w:r w:rsidR="00731582">
        <w:rPr>
          <w:rtl/>
        </w:rPr>
        <w:t>:</w:t>
      </w:r>
    </w:p>
    <w:p w14:paraId="1150413D" w14:textId="1A0CE143" w:rsidR="0083662A" w:rsidRPr="00D22086" w:rsidRDefault="009E7BE5" w:rsidP="00F9736B">
      <w:pPr>
        <w:rPr>
          <w:spacing w:val="-2"/>
          <w:rtl/>
        </w:rPr>
      </w:pPr>
      <w:r w:rsidRPr="00D22086">
        <w:rPr>
          <w:rStyle w:val="affc"/>
          <w:rFonts w:hint="eastAsia"/>
          <w:spacing w:val="-2"/>
          <w:rtl/>
        </w:rPr>
        <w:t>אין</w:t>
      </w:r>
      <w:r w:rsidRPr="00D22086">
        <w:rPr>
          <w:rStyle w:val="affc"/>
          <w:spacing w:val="-2"/>
          <w:rtl/>
        </w:rPr>
        <w:t xml:space="preserve"> </w:t>
      </w:r>
      <w:r w:rsidRPr="00D22086">
        <w:rPr>
          <w:rStyle w:val="affc"/>
          <w:rFonts w:hint="eastAsia"/>
          <w:spacing w:val="-2"/>
          <w:rtl/>
        </w:rPr>
        <w:t>חשש</w:t>
      </w:r>
      <w:r w:rsidR="006D6A90" w:rsidRPr="00D22086">
        <w:rPr>
          <w:rStyle w:val="affc"/>
          <w:rFonts w:hint="cs"/>
          <w:spacing w:val="-2"/>
          <w:rtl/>
        </w:rPr>
        <w:t>,</w:t>
      </w:r>
      <w:r w:rsidR="004C0AAB" w:rsidRPr="00D22086">
        <w:rPr>
          <w:spacing w:val="-2"/>
          <w:rtl/>
        </w:rPr>
        <w:t xml:space="preserve"> </w:t>
      </w:r>
      <w:r w:rsidR="006D6A90" w:rsidRPr="00D22086">
        <w:rPr>
          <w:rStyle w:val="affe"/>
          <w:rFonts w:hint="eastAsia"/>
          <w:spacing w:val="-2"/>
          <w:rtl/>
        </w:rPr>
        <w:t>ש</w:t>
      </w:r>
      <w:r w:rsidR="00BB6588" w:rsidRPr="00D22086">
        <w:rPr>
          <w:rStyle w:val="affe"/>
          <w:rFonts w:hint="cs"/>
          <w:spacing w:val="-2"/>
          <w:rtl/>
        </w:rPr>
        <w:t>'</w:t>
      </w:r>
      <w:r w:rsidR="004C0AAB" w:rsidRPr="00D22086">
        <w:rPr>
          <w:rStyle w:val="affe"/>
          <w:spacing w:val="-2"/>
          <w:rtl/>
        </w:rPr>
        <w:t>סל וגרגותני</w:t>
      </w:r>
      <w:r w:rsidR="00BB6588" w:rsidRPr="00D22086">
        <w:rPr>
          <w:rStyle w:val="affe"/>
          <w:rFonts w:hint="cs"/>
          <w:spacing w:val="-2"/>
          <w:rtl/>
        </w:rPr>
        <w:t>'</w:t>
      </w:r>
      <w:r w:rsidR="004C0AAB" w:rsidRPr="00D22086">
        <w:rPr>
          <w:spacing w:val="-2"/>
          <w:rtl/>
        </w:rPr>
        <w:t xml:space="preserve"> </w:t>
      </w:r>
      <w:r w:rsidR="006D6A90" w:rsidRPr="00D22086">
        <w:rPr>
          <w:rFonts w:hint="cs"/>
          <w:spacing w:val="-2"/>
          <w:rtl/>
        </w:rPr>
        <w:t xml:space="preserve">תמיד יש </w:t>
      </w:r>
      <w:r w:rsidR="004C0AAB" w:rsidRPr="00D22086">
        <w:rPr>
          <w:spacing w:val="-2"/>
          <w:rtl/>
        </w:rPr>
        <w:t>שפופרת הנוד</w:t>
      </w:r>
      <w:r w:rsidR="00054958" w:rsidRPr="00D22086">
        <w:rPr>
          <w:rFonts w:hint="cs"/>
          <w:spacing w:val="-2"/>
          <w:rtl/>
        </w:rPr>
        <w:t xml:space="preserve"> -</w:t>
      </w:r>
      <w:r w:rsidR="0083662A" w:rsidRPr="00D22086">
        <w:rPr>
          <w:rFonts w:hint="cs"/>
          <w:spacing w:val="-2"/>
          <w:rtl/>
        </w:rPr>
        <w:t xml:space="preserve"> </w:t>
      </w:r>
      <w:r w:rsidR="00054958" w:rsidRPr="00D22086">
        <w:rPr>
          <w:rStyle w:val="affc"/>
          <w:rFonts w:hint="eastAsia"/>
          <w:b w:val="0"/>
          <w:spacing w:val="-2"/>
          <w:rtl/>
        </w:rPr>
        <w:t>ותנאי</w:t>
      </w:r>
      <w:r w:rsidR="00054958" w:rsidRPr="00D22086">
        <w:rPr>
          <w:rStyle w:val="affc"/>
          <w:b w:val="0"/>
          <w:spacing w:val="-2"/>
          <w:rtl/>
        </w:rPr>
        <w:t xml:space="preserve"> </w:t>
      </w:r>
      <w:r w:rsidR="00054958" w:rsidRPr="00D22086">
        <w:rPr>
          <w:rStyle w:val="affc"/>
          <w:rFonts w:hint="eastAsia"/>
          <w:b w:val="0"/>
          <w:spacing w:val="-2"/>
          <w:rtl/>
        </w:rPr>
        <w:t>היא</w:t>
      </w:r>
      <w:r w:rsidR="00054958" w:rsidRPr="00D22086">
        <w:rPr>
          <w:rStyle w:val="affc"/>
          <w:b w:val="0"/>
          <w:spacing w:val="-2"/>
          <w:rtl/>
        </w:rPr>
        <w:t>.</w:t>
      </w:r>
    </w:p>
    <w:p w14:paraId="7C5D1CFF" w14:textId="662C91E5" w:rsidR="00731582" w:rsidRDefault="004C0AAB" w:rsidP="0015611B">
      <w:pPr>
        <w:pStyle w:val="36"/>
        <w:framePr w:wrap="notBeside"/>
        <w:rPr>
          <w:rtl/>
        </w:rPr>
      </w:pPr>
      <w:r w:rsidRPr="0087008C">
        <w:rPr>
          <w:rtl/>
        </w:rPr>
        <w:t>רבא ל</w:t>
      </w:r>
      <w:r w:rsidR="00ED285D" w:rsidRPr="0087008C">
        <w:rPr>
          <w:rFonts w:hint="cs"/>
          <w:rtl/>
        </w:rPr>
        <w:t>שיטתו</w:t>
      </w:r>
      <w:r w:rsidR="0015611B" w:rsidRPr="0087008C">
        <w:rPr>
          <w:rFonts w:hint="cs"/>
          <w:rtl/>
        </w:rPr>
        <w:t xml:space="preserve"> א</w:t>
      </w:r>
      <w:r w:rsidR="00731582">
        <w:rPr>
          <w:rFonts w:hint="cs"/>
          <w:rtl/>
        </w:rPr>
        <w:t>.</w:t>
      </w:r>
    </w:p>
    <w:p w14:paraId="665929A1" w14:textId="2768D917" w:rsidR="004C0AAB" w:rsidRPr="008D0660" w:rsidRDefault="00BB6588" w:rsidP="00F9736B">
      <w:pPr>
        <w:rPr>
          <w:spacing w:val="-6"/>
          <w:rtl/>
        </w:rPr>
      </w:pPr>
      <w:r w:rsidRPr="008D0660">
        <w:rPr>
          <w:rStyle w:val="affe"/>
          <w:rFonts w:hint="cs"/>
          <w:spacing w:val="-6"/>
          <w:rtl/>
        </w:rPr>
        <w:t>'</w:t>
      </w:r>
      <w:r w:rsidR="004C0AAB" w:rsidRPr="008D0660">
        <w:rPr>
          <w:rStyle w:val="affe"/>
          <w:spacing w:val="-6"/>
          <w:rtl/>
        </w:rPr>
        <w:t>סל וגרגותני</w:t>
      </w:r>
      <w:r w:rsidRPr="008D0660">
        <w:rPr>
          <w:rStyle w:val="affe"/>
          <w:rFonts w:hint="cs"/>
          <w:spacing w:val="-6"/>
          <w:rtl/>
        </w:rPr>
        <w:t>'</w:t>
      </w:r>
      <w:r w:rsidR="004C0AAB" w:rsidRPr="008D0660">
        <w:rPr>
          <w:rFonts w:ascii="Fb Fontext" w:hAnsi="Fb Fontext"/>
          <w:spacing w:val="-6"/>
          <w:rtl/>
        </w:rPr>
        <w:t xml:space="preserve"> </w:t>
      </w:r>
      <w:r w:rsidRPr="008D0660">
        <w:rPr>
          <w:rFonts w:ascii="Fb Fontext" w:hAnsi="Fb Fontext" w:hint="cs"/>
          <w:spacing w:val="-6"/>
          <w:rtl/>
        </w:rPr>
        <w:t>ובתוכן</w:t>
      </w:r>
      <w:r w:rsidR="004C0AAB" w:rsidRPr="008D0660">
        <w:rPr>
          <w:rFonts w:ascii="Fb Fontext" w:hAnsi="Fb Fontext"/>
          <w:spacing w:val="-6"/>
          <w:rtl/>
        </w:rPr>
        <w:t xml:space="preserve"> כלים והטביל </w:t>
      </w:r>
      <w:r w:rsidRPr="008D0660">
        <w:rPr>
          <w:rFonts w:ascii="Fb Fontext" w:hAnsi="Fb Fontext" w:hint="cs"/>
          <w:spacing w:val="-6"/>
          <w:rtl/>
        </w:rPr>
        <w:t>-</w:t>
      </w:r>
      <w:r w:rsidR="004C0AAB" w:rsidRPr="008D0660">
        <w:rPr>
          <w:rFonts w:ascii="Fb Fontext" w:hAnsi="Fb Fontext"/>
          <w:spacing w:val="-6"/>
          <w:rtl/>
        </w:rPr>
        <w:t xml:space="preserve"> טהורי</w:t>
      </w:r>
      <w:r w:rsidRPr="008D0660">
        <w:rPr>
          <w:rFonts w:ascii="Fb Fontext" w:hAnsi="Fb Fontext" w:hint="cs"/>
          <w:spacing w:val="-6"/>
          <w:rtl/>
        </w:rPr>
        <w:t>ם לקודש</w:t>
      </w:r>
      <w:r w:rsidR="004C0AAB" w:rsidRPr="008D0660">
        <w:rPr>
          <w:rFonts w:ascii="Fb Fontext" w:hAnsi="Fb Fontext"/>
          <w:spacing w:val="-6"/>
          <w:rtl/>
        </w:rPr>
        <w:t>,</w:t>
      </w:r>
    </w:p>
    <w:p w14:paraId="5B5C5D67" w14:textId="4EA56E26" w:rsidR="00731582" w:rsidRDefault="00DA0648" w:rsidP="00DA0648">
      <w:pPr>
        <w:pStyle w:val="36"/>
        <w:framePr w:wrap="notBeside" w:hAnchor="page" w:x="4037" w:y="27"/>
        <w:rPr>
          <w:rtl/>
        </w:rPr>
      </w:pPr>
      <w:r w:rsidRPr="0087008C">
        <w:rPr>
          <w:rFonts w:hint="cs"/>
          <w:rtl/>
        </w:rPr>
        <w:t>ב</w:t>
      </w:r>
      <w:r w:rsidR="00731582">
        <w:rPr>
          <w:rtl/>
        </w:rPr>
        <w:t>.</w:t>
      </w:r>
    </w:p>
    <w:p w14:paraId="0C20CE75" w14:textId="77777777" w:rsidR="00C0473D" w:rsidRDefault="004C0AAB" w:rsidP="00F9736B">
      <w:pPr>
        <w:rPr>
          <w:spacing w:val="-2"/>
          <w:rtl/>
        </w:rPr>
      </w:pPr>
      <w:r w:rsidRPr="008D0660">
        <w:rPr>
          <w:spacing w:val="-2"/>
          <w:rtl/>
        </w:rPr>
        <w:t>מקוה שח</w:t>
      </w:r>
      <w:r w:rsidR="001E1F35" w:rsidRPr="008D0660">
        <w:rPr>
          <w:rFonts w:hint="cs"/>
          <w:spacing w:val="-2"/>
          <w:rtl/>
        </w:rPr>
        <w:t>י</w:t>
      </w:r>
      <w:r w:rsidRPr="008D0660">
        <w:rPr>
          <w:spacing w:val="-2"/>
          <w:rtl/>
        </w:rPr>
        <w:t xml:space="preserve">לקו </w:t>
      </w:r>
      <w:r w:rsidRPr="008D0660">
        <w:rPr>
          <w:rStyle w:val="affe"/>
          <w:spacing w:val="-2"/>
          <w:rtl/>
        </w:rPr>
        <w:t>ב</w:t>
      </w:r>
      <w:r w:rsidR="00BB6588" w:rsidRPr="008D0660">
        <w:rPr>
          <w:rStyle w:val="affe"/>
          <w:rFonts w:hint="cs"/>
          <w:spacing w:val="-2"/>
          <w:rtl/>
        </w:rPr>
        <w:t>'</w:t>
      </w:r>
      <w:r w:rsidRPr="008D0660">
        <w:rPr>
          <w:rStyle w:val="affe"/>
          <w:spacing w:val="-2"/>
          <w:rtl/>
        </w:rPr>
        <w:t>סל וגרגותני</w:t>
      </w:r>
      <w:r w:rsidR="00BB6588" w:rsidRPr="008D0660">
        <w:rPr>
          <w:rStyle w:val="affe"/>
          <w:rFonts w:hint="cs"/>
          <w:spacing w:val="-2"/>
          <w:rtl/>
        </w:rPr>
        <w:t>'</w:t>
      </w:r>
      <w:r w:rsidRPr="008D0660">
        <w:rPr>
          <w:rStyle w:val="affe"/>
          <w:spacing w:val="-2"/>
          <w:rtl/>
        </w:rPr>
        <w:t xml:space="preserve"> </w:t>
      </w:r>
      <w:r w:rsidRPr="008D0660">
        <w:rPr>
          <w:spacing w:val="-2"/>
          <w:rtl/>
        </w:rPr>
        <w:t xml:space="preserve">- </w:t>
      </w:r>
      <w:r w:rsidR="00BB6588" w:rsidRPr="008D0660">
        <w:rPr>
          <w:rFonts w:hint="cs"/>
          <w:spacing w:val="-2"/>
          <w:rtl/>
        </w:rPr>
        <w:t>פסול</w:t>
      </w:r>
      <w:r w:rsidRPr="008D0660">
        <w:rPr>
          <w:spacing w:val="-2"/>
          <w:rtl/>
        </w:rPr>
        <w:t xml:space="preserve"> </w:t>
      </w:r>
      <w:r w:rsidR="00BB6588" w:rsidRPr="008D0660">
        <w:rPr>
          <w:rFonts w:hint="cs"/>
          <w:spacing w:val="-2"/>
          <w:rtl/>
        </w:rPr>
        <w:t>ל</w:t>
      </w:r>
      <w:r w:rsidRPr="008D0660">
        <w:rPr>
          <w:spacing w:val="-2"/>
          <w:rtl/>
        </w:rPr>
        <w:t>טבילה</w:t>
      </w:r>
      <w:r w:rsidR="00BB6588" w:rsidRPr="008D0660">
        <w:rPr>
          <w:rFonts w:hint="cs"/>
          <w:spacing w:val="-2"/>
          <w:rtl/>
        </w:rPr>
        <w:t xml:space="preserve">, </w:t>
      </w:r>
      <w:r w:rsidR="00BB6588" w:rsidRPr="008D0660">
        <w:rPr>
          <w:rStyle w:val="affe"/>
          <w:rFonts w:hint="cs"/>
          <w:spacing w:val="-2"/>
          <w:rtl/>
        </w:rPr>
        <w:t>וכקרקע ש</w:t>
      </w:r>
      <w:r w:rsidRPr="008D0660">
        <w:rPr>
          <w:rStyle w:val="affe"/>
          <w:spacing w:val="-2"/>
          <w:rtl/>
        </w:rPr>
        <w:t>מחולחלת</w:t>
      </w:r>
      <w:r w:rsidR="00BB6588" w:rsidRPr="008D0660">
        <w:rPr>
          <w:rFonts w:hint="cs"/>
          <w:spacing w:val="-2"/>
          <w:rtl/>
        </w:rPr>
        <w:t>.</w:t>
      </w:r>
    </w:p>
    <w:p w14:paraId="79553DA2" w14:textId="0F92C1C8" w:rsidR="00731582" w:rsidRDefault="001E1F35" w:rsidP="0015611B">
      <w:pPr>
        <w:pStyle w:val="36"/>
        <w:framePr w:wrap="notBeside"/>
        <w:rPr>
          <w:rtl/>
        </w:rPr>
      </w:pPr>
      <w:r w:rsidRPr="0087008C">
        <w:rPr>
          <w:rFonts w:hint="eastAsia"/>
          <w:rtl/>
        </w:rPr>
        <w:t>ג</w:t>
      </w:r>
      <w:r w:rsidR="00731582">
        <w:rPr>
          <w:rtl/>
        </w:rPr>
        <w:t>.</w:t>
      </w:r>
    </w:p>
    <w:p w14:paraId="61AF2CF4" w14:textId="77777777" w:rsidR="00C0473D" w:rsidRDefault="001E1F35" w:rsidP="0015611B">
      <w:pPr>
        <w:rPr>
          <w:rtl/>
        </w:rPr>
      </w:pPr>
      <w:r>
        <w:rPr>
          <w:rFonts w:hint="cs"/>
          <w:rtl/>
        </w:rPr>
        <w:t>ב</w:t>
      </w:r>
      <w:r w:rsidR="004C0AAB" w:rsidRPr="006F178A">
        <w:rPr>
          <w:rFonts w:hint="cs"/>
          <w:rtl/>
        </w:rPr>
        <w:t xml:space="preserve">כלי </w:t>
      </w:r>
      <w:r w:rsidR="004C0AAB" w:rsidRPr="005E6BC8">
        <w:rPr>
          <w:rFonts w:cs="PFT_Frank" w:hint="eastAsia"/>
          <w:b/>
          <w:bCs/>
          <w:szCs w:val="14"/>
          <w:rtl/>
        </w:rPr>
        <w:t>טמא</w:t>
      </w:r>
      <w:r w:rsidRPr="005E6BC8">
        <w:rPr>
          <w:rFonts w:cs="PFT_Frank" w:hint="cs"/>
          <w:b/>
          <w:bCs/>
          <w:szCs w:val="14"/>
          <w:rtl/>
        </w:rPr>
        <w:t xml:space="preserve"> </w:t>
      </w:r>
      <w:r w:rsidRPr="00E93C51">
        <w:rPr>
          <w:rtl/>
        </w:rPr>
        <w:t>-</w:t>
      </w:r>
      <w:r w:rsidR="004C0AAB" w:rsidRPr="006F178A">
        <w:rPr>
          <w:rFonts w:hint="cs"/>
          <w:rtl/>
        </w:rPr>
        <w:t xml:space="preserve"> מיגו </w:t>
      </w:r>
      <w:r>
        <w:rPr>
          <w:rFonts w:hint="cs"/>
          <w:rtl/>
        </w:rPr>
        <w:t>ש</w:t>
      </w:r>
      <w:r w:rsidR="004C0AAB" w:rsidRPr="006F178A">
        <w:rPr>
          <w:rFonts w:hint="cs"/>
          <w:rtl/>
        </w:rPr>
        <w:t>מועיל לו מועיל לכלים שב</w:t>
      </w:r>
      <w:r>
        <w:rPr>
          <w:rFonts w:hint="cs"/>
          <w:rtl/>
        </w:rPr>
        <w:t>ת</w:t>
      </w:r>
      <w:r w:rsidR="004C0AAB" w:rsidRPr="006F178A">
        <w:rPr>
          <w:rFonts w:hint="cs"/>
          <w:rtl/>
        </w:rPr>
        <w:t>ו</w:t>
      </w:r>
      <w:r>
        <w:rPr>
          <w:rFonts w:hint="cs"/>
          <w:rtl/>
        </w:rPr>
        <w:t>כו -</w:t>
      </w:r>
    </w:p>
    <w:p w14:paraId="339597C2" w14:textId="619D1157" w:rsidR="00731582" w:rsidRDefault="004C0AAB" w:rsidP="0015611B">
      <w:pPr>
        <w:pStyle w:val="36"/>
        <w:framePr w:wrap="notBeside"/>
        <w:rPr>
          <w:rtl/>
        </w:rPr>
      </w:pPr>
      <w:r w:rsidRPr="0087008C">
        <w:rPr>
          <w:rtl/>
        </w:rPr>
        <w:t>דתנן</w:t>
      </w:r>
      <w:r w:rsidR="00731582">
        <w:rPr>
          <w:rtl/>
        </w:rPr>
        <w:t>:</w:t>
      </w:r>
    </w:p>
    <w:p w14:paraId="6299BC5A" w14:textId="562A65F0" w:rsidR="004C0AAB" w:rsidRPr="006F178A" w:rsidRDefault="0083662A" w:rsidP="00A07C53">
      <w:pPr>
        <w:rPr>
          <w:rtl/>
        </w:rPr>
      </w:pPr>
      <w:r>
        <w:rPr>
          <w:rFonts w:hint="cs"/>
          <w:rtl/>
        </w:rPr>
        <w:t xml:space="preserve">דלי </w:t>
      </w:r>
      <w:r>
        <w:rPr>
          <w:rStyle w:val="affe"/>
          <w:rFonts w:hint="cs"/>
          <w:rtl/>
        </w:rPr>
        <w:t>[</w:t>
      </w:r>
      <w:r w:rsidRPr="00E93C51">
        <w:rPr>
          <w:rStyle w:val="affe"/>
          <w:rFonts w:hint="eastAsia"/>
          <w:rtl/>
        </w:rPr>
        <w:t>טמא</w:t>
      </w:r>
      <w:r>
        <w:rPr>
          <w:rStyle w:val="affe"/>
          <w:rFonts w:hint="cs"/>
          <w:rtl/>
        </w:rPr>
        <w:t>]</w:t>
      </w:r>
      <w:r w:rsidRPr="006F178A">
        <w:rPr>
          <w:rtl/>
        </w:rPr>
        <w:t xml:space="preserve"> </w:t>
      </w:r>
      <w:r w:rsidR="004C0AAB" w:rsidRPr="006F178A">
        <w:rPr>
          <w:rtl/>
        </w:rPr>
        <w:t xml:space="preserve">שמלא </w:t>
      </w:r>
      <w:r>
        <w:rPr>
          <w:rFonts w:hint="cs"/>
          <w:rtl/>
        </w:rPr>
        <w:t>ב</w:t>
      </w:r>
      <w:r w:rsidR="004C0AAB" w:rsidRPr="006F178A">
        <w:rPr>
          <w:rtl/>
        </w:rPr>
        <w:t xml:space="preserve">כלים והטבילן </w:t>
      </w:r>
      <w:r w:rsidR="004C0AAB" w:rsidRPr="006F178A">
        <w:rPr>
          <w:rFonts w:hint="cs"/>
          <w:rtl/>
        </w:rPr>
        <w:t>-</w:t>
      </w:r>
      <w:r>
        <w:rPr>
          <w:rFonts w:hint="cs"/>
          <w:rtl/>
        </w:rPr>
        <w:t xml:space="preserve"> </w:t>
      </w:r>
      <w:r w:rsidR="004C0AAB" w:rsidRPr="006F178A">
        <w:rPr>
          <w:rtl/>
        </w:rPr>
        <w:t>טהורי</w:t>
      </w:r>
      <w:r>
        <w:rPr>
          <w:rFonts w:hint="cs"/>
          <w:rtl/>
        </w:rPr>
        <w:t>ם</w:t>
      </w:r>
      <w:r w:rsidR="004C0AAB" w:rsidRPr="006F178A">
        <w:rPr>
          <w:rtl/>
        </w:rPr>
        <w:t>,</w:t>
      </w:r>
      <w:r>
        <w:rPr>
          <w:rFonts w:hint="cs"/>
          <w:rtl/>
        </w:rPr>
        <w:t xml:space="preserve"> </w:t>
      </w:r>
      <w:r w:rsidRPr="00E93C51">
        <w:rPr>
          <w:rStyle w:val="affe"/>
          <w:rFonts w:hint="eastAsia"/>
          <w:rtl/>
        </w:rPr>
        <w:t>במיגו</w:t>
      </w:r>
      <w:r w:rsidRPr="00E93C51">
        <w:rPr>
          <w:rStyle w:val="affe"/>
          <w:rtl/>
        </w:rPr>
        <w:t>,</w:t>
      </w:r>
    </w:p>
    <w:p w14:paraId="3EDBA41C" w14:textId="7B29A5AC" w:rsidR="004C0AAB" w:rsidRPr="006F178A" w:rsidRDefault="004C0AAB" w:rsidP="00A07C53">
      <w:pPr>
        <w:rPr>
          <w:rtl/>
        </w:rPr>
      </w:pPr>
      <w:r w:rsidRPr="006F178A">
        <w:rPr>
          <w:rtl/>
        </w:rPr>
        <w:t xml:space="preserve">ואם </w:t>
      </w:r>
      <w:r w:rsidRPr="005E6BC8">
        <w:rPr>
          <w:rFonts w:cs="PFT_Frank" w:hint="eastAsia"/>
          <w:b/>
          <w:bCs/>
          <w:szCs w:val="14"/>
          <w:rtl/>
        </w:rPr>
        <w:t>א</w:t>
      </w:r>
      <w:r w:rsidRPr="005E6BC8">
        <w:rPr>
          <w:rFonts w:cs="PFT_Frank"/>
          <w:b/>
          <w:bCs/>
          <w:szCs w:val="14"/>
          <w:rtl/>
        </w:rPr>
        <w:t>"</w:t>
      </w:r>
      <w:r w:rsidRPr="005E6BC8">
        <w:rPr>
          <w:rFonts w:cs="PFT_Frank" w:hint="eastAsia"/>
          <w:b/>
          <w:bCs/>
          <w:szCs w:val="14"/>
          <w:rtl/>
        </w:rPr>
        <w:t>צ</w:t>
      </w:r>
      <w:r w:rsidRPr="005E6BC8">
        <w:rPr>
          <w:rFonts w:cs="PFT_Frank"/>
          <w:b/>
          <w:bCs/>
          <w:szCs w:val="14"/>
          <w:rtl/>
        </w:rPr>
        <w:t xml:space="preserve"> </w:t>
      </w:r>
      <w:r w:rsidRPr="005E6BC8">
        <w:rPr>
          <w:rFonts w:cs="PFT_Frank" w:hint="eastAsia"/>
          <w:b/>
          <w:bCs/>
          <w:szCs w:val="14"/>
          <w:rtl/>
        </w:rPr>
        <w:t>להטבילו</w:t>
      </w:r>
      <w:r w:rsidRPr="006F178A">
        <w:rPr>
          <w:rFonts w:hint="cs"/>
          <w:rtl/>
        </w:rPr>
        <w:t xml:space="preserve"> </w:t>
      </w:r>
      <w:r w:rsidR="00883A57" w:rsidRPr="007F2C2A">
        <w:rPr>
          <w:rStyle w:val="affe"/>
          <w:rtl/>
        </w:rPr>
        <w:t xml:space="preserve">[שטהור] </w:t>
      </w:r>
      <w:r w:rsidRPr="006F178A">
        <w:rPr>
          <w:rtl/>
        </w:rPr>
        <w:t>- עד שיה</w:t>
      </w:r>
      <w:r w:rsidR="0083662A">
        <w:rPr>
          <w:rFonts w:hint="cs"/>
          <w:rtl/>
        </w:rPr>
        <w:t>א</w:t>
      </w:r>
      <w:r w:rsidRPr="006F178A">
        <w:rPr>
          <w:rtl/>
        </w:rPr>
        <w:t xml:space="preserve"> כשפופרת הנוד.</w:t>
      </w:r>
    </w:p>
    <w:p w14:paraId="6EE27126" w14:textId="6ABC4CB3" w:rsidR="00054958" w:rsidRPr="006F178A" w:rsidRDefault="00E475F9" w:rsidP="00A07C53">
      <w:pPr>
        <w:pStyle w:val="afffff"/>
        <w:rPr>
          <w:rtl/>
        </w:rPr>
      </w:pPr>
      <w:r>
        <w:rPr>
          <w:rFonts w:hint="cs"/>
          <w:rtl/>
        </w:rPr>
        <w:t>הטעם ש</w:t>
      </w:r>
      <w:r w:rsidR="00054958" w:rsidRPr="00E475F9">
        <w:rPr>
          <w:rFonts w:hint="cs"/>
          <w:rtl/>
        </w:rPr>
        <w:t>בתרומה</w:t>
      </w:r>
      <w:r w:rsidR="00054958">
        <w:rPr>
          <w:rFonts w:hint="cs"/>
          <w:rtl/>
        </w:rPr>
        <w:t xml:space="preserve"> לא גזרו על כלי בתוך כלי</w:t>
      </w:r>
    </w:p>
    <w:p w14:paraId="690E18E7" w14:textId="1EB693F6" w:rsidR="00054958" w:rsidRPr="00054958" w:rsidRDefault="00054958" w:rsidP="00A07C53">
      <w:pPr>
        <w:rPr>
          <w:rtl/>
        </w:rPr>
      </w:pPr>
      <w:r w:rsidRPr="00E93C51">
        <w:rPr>
          <w:rFonts w:hint="eastAsia"/>
          <w:rtl/>
        </w:rPr>
        <w:t>שחברים</w:t>
      </w:r>
      <w:r w:rsidRPr="00E93C51">
        <w:rPr>
          <w:rtl/>
        </w:rPr>
        <w:t xml:space="preserve"> בקיאים </w:t>
      </w:r>
      <w:r w:rsidRPr="00E93C51">
        <w:rPr>
          <w:rStyle w:val="affe"/>
          <w:rFonts w:hint="eastAsia"/>
          <w:rtl/>
        </w:rPr>
        <w:t>בדיני</w:t>
      </w:r>
      <w:r w:rsidRPr="00E93C51">
        <w:rPr>
          <w:rStyle w:val="affe"/>
          <w:rtl/>
        </w:rPr>
        <w:t xml:space="preserve"> חציצה ובשפופרת הנוד,</w:t>
      </w:r>
    </w:p>
    <w:p w14:paraId="5C215F29" w14:textId="54341E75" w:rsidR="00C54231" w:rsidRPr="006F178A" w:rsidRDefault="00DF5823" w:rsidP="00A07C53">
      <w:pPr>
        <w:rPr>
          <w:rFonts w:cs="Guttman Vilna"/>
          <w:b/>
          <w:bCs/>
          <w:rtl/>
        </w:rPr>
      </w:pPr>
      <w:r w:rsidRPr="005E6BC8">
        <w:rPr>
          <w:rFonts w:cs="PFT_Frank" w:hint="eastAsia"/>
          <w:b/>
          <w:bCs/>
          <w:szCs w:val="14"/>
          <w:rtl/>
        </w:rPr>
        <w:t>אלא</w:t>
      </w:r>
      <w:r w:rsidRPr="005E6BC8">
        <w:rPr>
          <w:rFonts w:cs="PFT_Frank"/>
          <w:b/>
          <w:bCs/>
          <w:szCs w:val="14"/>
          <w:rtl/>
        </w:rPr>
        <w:t xml:space="preserve"> </w:t>
      </w:r>
      <w:r w:rsidRPr="005E6BC8">
        <w:rPr>
          <w:rFonts w:cs="PFT_Frank" w:hint="eastAsia"/>
          <w:b/>
          <w:bCs/>
          <w:szCs w:val="14"/>
          <w:rtl/>
        </w:rPr>
        <w:t>שבקודש</w:t>
      </w:r>
      <w:r w:rsidRPr="006F178A">
        <w:rPr>
          <w:rFonts w:hint="cs"/>
          <w:rtl/>
        </w:rPr>
        <w:t xml:space="preserve"> </w:t>
      </w:r>
      <w:r>
        <w:rPr>
          <w:rFonts w:hint="cs"/>
          <w:rtl/>
        </w:rPr>
        <w:t>חששו שע"ה יראה ויטביל - ו</w:t>
      </w:r>
      <w:r w:rsidRPr="006F178A">
        <w:rPr>
          <w:rFonts w:hint="cs"/>
          <w:rtl/>
        </w:rPr>
        <w:t xml:space="preserve">מקבלים </w:t>
      </w:r>
      <w:r w:rsidR="00C54231">
        <w:rPr>
          <w:rFonts w:hint="cs"/>
          <w:rtl/>
        </w:rPr>
        <w:t xml:space="preserve">ממנו </w:t>
      </w:r>
      <w:r>
        <w:rPr>
          <w:rFonts w:hint="cs"/>
          <w:rtl/>
        </w:rPr>
        <w:t>משום</w:t>
      </w:r>
      <w:r w:rsidRPr="006F178A">
        <w:rPr>
          <w:rFonts w:hint="cs"/>
          <w:rtl/>
        </w:rPr>
        <w:t xml:space="preserve"> איבה, </w:t>
      </w:r>
      <w:r w:rsidR="00C54231">
        <w:rPr>
          <w:rStyle w:val="affc"/>
          <w:rFonts w:hint="cs"/>
          <w:rtl/>
        </w:rPr>
        <w:t>כ</w:t>
      </w:r>
      <w:r w:rsidR="00C54231" w:rsidRPr="00957BE0">
        <w:rPr>
          <w:rStyle w:val="affc"/>
          <w:rtl/>
        </w:rPr>
        <w:t>ריו</w:t>
      </w:r>
      <w:r w:rsidR="00C54231">
        <w:rPr>
          <w:rStyle w:val="affc"/>
          <w:rFonts w:hint="cs"/>
          <w:rtl/>
        </w:rPr>
        <w:t>"</w:t>
      </w:r>
      <w:r w:rsidR="00C54231" w:rsidRPr="00957BE0">
        <w:rPr>
          <w:rStyle w:val="affc"/>
          <w:rtl/>
        </w:rPr>
        <w:t>ס</w:t>
      </w:r>
      <w:r w:rsidR="007A1BED">
        <w:rPr>
          <w:rStyle w:val="affc"/>
          <w:rFonts w:hint="cs"/>
          <w:rtl/>
        </w:rPr>
        <w:t>:</w:t>
      </w:r>
      <w:r w:rsidR="00C54231">
        <w:rPr>
          <w:rFonts w:ascii="Fb Fontext" w:hAnsi="Fb Fontext"/>
          <w:rtl/>
        </w:rPr>
        <w:t xml:space="preserve"> </w:t>
      </w:r>
      <w:r w:rsidR="00C54231">
        <w:rPr>
          <w:rFonts w:ascii="Fb Fontext" w:hAnsi="Fb Fontext" w:hint="cs"/>
          <w:rtl/>
        </w:rPr>
        <w:t>ש</w:t>
      </w:r>
      <w:r w:rsidR="00C54231">
        <w:rPr>
          <w:rFonts w:ascii="Fb Fontext" w:hAnsi="Fb Fontext"/>
          <w:rtl/>
        </w:rPr>
        <w:t xml:space="preserve">נאמנין על טהרת יין ושמן </w:t>
      </w:r>
      <w:r w:rsidR="00C54231">
        <w:rPr>
          <w:rFonts w:ascii="Fb Fontext" w:hAnsi="Fb Fontext" w:hint="cs"/>
          <w:rtl/>
        </w:rPr>
        <w:t>למנחות,</w:t>
      </w:r>
      <w:r w:rsidR="00C54231" w:rsidRPr="006F178A">
        <w:rPr>
          <w:rtl/>
        </w:rPr>
        <w:t xml:space="preserve"> שלא יהא כל אחד בונה במה לעצמו, ופרה אדומה לעצמו</w:t>
      </w:r>
      <w:r w:rsidR="00C54231">
        <w:rPr>
          <w:rFonts w:hint="cs"/>
          <w:rtl/>
        </w:rPr>
        <w:t>,</w:t>
      </w:r>
    </w:p>
    <w:p w14:paraId="4BD83725" w14:textId="75FC9B31" w:rsidR="004C0AAB" w:rsidRDefault="00C54231" w:rsidP="00A07C53">
      <w:pPr>
        <w:rPr>
          <w:rtl/>
        </w:rPr>
      </w:pPr>
      <w:r w:rsidRPr="005E6BC8">
        <w:rPr>
          <w:rFonts w:cs="PFT_Frank" w:hint="eastAsia"/>
          <w:b/>
          <w:bCs/>
          <w:szCs w:val="14"/>
          <w:rtl/>
        </w:rPr>
        <w:t>אבל</w:t>
      </w:r>
      <w:r w:rsidRPr="005E6BC8">
        <w:rPr>
          <w:rFonts w:cs="PFT_Frank"/>
          <w:b/>
          <w:bCs/>
          <w:szCs w:val="14"/>
          <w:rtl/>
        </w:rPr>
        <w:t xml:space="preserve"> </w:t>
      </w:r>
      <w:r w:rsidRPr="005E6BC8">
        <w:rPr>
          <w:rFonts w:cs="PFT_Frank" w:hint="eastAsia"/>
          <w:b/>
          <w:bCs/>
          <w:szCs w:val="14"/>
          <w:rtl/>
        </w:rPr>
        <w:t>בתרומה</w:t>
      </w:r>
      <w:r>
        <w:rPr>
          <w:rFonts w:hint="cs"/>
          <w:rtl/>
        </w:rPr>
        <w:t xml:space="preserve"> -</w:t>
      </w:r>
      <w:r w:rsidR="004C0AAB">
        <w:rPr>
          <w:rFonts w:hint="cs"/>
          <w:rtl/>
        </w:rPr>
        <w:t xml:space="preserve"> לא </w:t>
      </w:r>
      <w:r>
        <w:rPr>
          <w:rFonts w:hint="cs"/>
          <w:rtl/>
        </w:rPr>
        <w:t>מ</w:t>
      </w:r>
      <w:r w:rsidR="004C0AAB">
        <w:rPr>
          <w:rFonts w:hint="cs"/>
          <w:rtl/>
        </w:rPr>
        <w:t>קבל</w:t>
      </w:r>
      <w:r>
        <w:rPr>
          <w:rFonts w:hint="cs"/>
          <w:rtl/>
        </w:rPr>
        <w:t>ים</w:t>
      </w:r>
      <w:r w:rsidR="004C0AAB">
        <w:rPr>
          <w:rFonts w:hint="cs"/>
          <w:rtl/>
        </w:rPr>
        <w:t xml:space="preserve"> מע''ה, </w:t>
      </w:r>
      <w:r w:rsidR="004C0AAB">
        <w:rPr>
          <w:rStyle w:val="affe"/>
          <w:rFonts w:hint="cs"/>
          <w:rtl/>
        </w:rPr>
        <w:t>[</w:t>
      </w:r>
      <w:r w:rsidR="006A032F">
        <w:rPr>
          <w:rStyle w:val="affe"/>
          <w:rFonts w:hint="cs"/>
          <w:rtl/>
        </w:rPr>
        <w:t>ש</w:t>
      </w:r>
      <w:r w:rsidR="004C0AAB">
        <w:rPr>
          <w:rStyle w:val="affe"/>
          <w:rFonts w:hint="cs"/>
          <w:rtl/>
        </w:rPr>
        <w:t>הע''ה</w:t>
      </w:r>
      <w:r w:rsidR="004C0AAB" w:rsidRPr="00957BE0">
        <w:rPr>
          <w:rStyle w:val="affe"/>
          <w:rFonts w:hint="cs"/>
          <w:rtl/>
        </w:rPr>
        <w:t xml:space="preserve"> מביא לכהן ע''ה</w:t>
      </w:r>
      <w:r w:rsidR="004C0AAB">
        <w:rPr>
          <w:rStyle w:val="affe"/>
          <w:rFonts w:hint="cs"/>
          <w:rtl/>
        </w:rPr>
        <w:t>]</w:t>
      </w:r>
      <w:r>
        <w:rPr>
          <w:rFonts w:hint="cs"/>
          <w:rtl/>
        </w:rPr>
        <w:t>.</w:t>
      </w:r>
    </w:p>
    <w:p w14:paraId="4933C3A9" w14:textId="234EABB7" w:rsidR="00731582" w:rsidRDefault="004C0AAB" w:rsidP="0015611B">
      <w:pPr>
        <w:pStyle w:val="36"/>
        <w:framePr w:wrap="notBeside"/>
        <w:rPr>
          <w:rtl/>
        </w:rPr>
      </w:pPr>
      <w:r w:rsidRPr="0087008C">
        <w:rPr>
          <w:rtl/>
        </w:rPr>
        <w:t>ר"</w:t>
      </w:r>
      <w:r w:rsidRPr="0087008C">
        <w:rPr>
          <w:rFonts w:hint="eastAsia"/>
          <w:rtl/>
        </w:rPr>
        <w:t>פ</w:t>
      </w:r>
      <w:r w:rsidR="00731582">
        <w:rPr>
          <w:rtl/>
        </w:rPr>
        <w:t>:</w:t>
      </w:r>
    </w:p>
    <w:p w14:paraId="4236CD61" w14:textId="0CEBB2B7" w:rsidR="004C0AAB" w:rsidRPr="006F178A" w:rsidRDefault="004C0AAB" w:rsidP="00A07C53">
      <w:pPr>
        <w:rPr>
          <w:rtl/>
        </w:rPr>
      </w:pPr>
      <w:r w:rsidRPr="006F178A">
        <w:rPr>
          <w:rFonts w:hint="cs"/>
          <w:rtl/>
        </w:rPr>
        <w:t xml:space="preserve">האידנא </w:t>
      </w:r>
      <w:r w:rsidR="00C54231">
        <w:rPr>
          <w:rFonts w:hint="cs"/>
          <w:rtl/>
        </w:rPr>
        <w:t>ש</w:t>
      </w:r>
      <w:r w:rsidRPr="006F178A">
        <w:rPr>
          <w:rFonts w:hint="cs"/>
          <w:rtl/>
        </w:rPr>
        <w:t>מקבלים עדות מע</w:t>
      </w:r>
      <w:r w:rsidR="00C54231">
        <w:rPr>
          <w:rFonts w:hint="cs"/>
          <w:rtl/>
        </w:rPr>
        <w:t>"</w:t>
      </w:r>
      <w:r w:rsidRPr="006F178A">
        <w:rPr>
          <w:rFonts w:hint="cs"/>
          <w:rtl/>
        </w:rPr>
        <w:t>ה</w:t>
      </w:r>
      <w:r w:rsidRPr="00957BE0">
        <w:rPr>
          <w:rStyle w:val="affc"/>
          <w:rFonts w:hint="cs"/>
          <w:rtl/>
        </w:rPr>
        <w:t xml:space="preserve"> -</w:t>
      </w:r>
      <w:r w:rsidR="00C54231">
        <w:rPr>
          <w:rStyle w:val="affc"/>
          <w:rFonts w:hint="cs"/>
          <w:rtl/>
        </w:rPr>
        <w:t xml:space="preserve"> </w:t>
      </w:r>
      <w:r w:rsidRPr="00957BE0">
        <w:rPr>
          <w:rStyle w:val="affc"/>
          <w:rFonts w:hint="cs"/>
          <w:rtl/>
        </w:rPr>
        <w:t>כריו</w:t>
      </w:r>
      <w:r w:rsidR="00C54231">
        <w:rPr>
          <w:rStyle w:val="affc"/>
          <w:rFonts w:hint="cs"/>
          <w:rtl/>
        </w:rPr>
        <w:t>"</w:t>
      </w:r>
      <w:r w:rsidRPr="00957BE0">
        <w:rPr>
          <w:rStyle w:val="affc"/>
          <w:rFonts w:hint="cs"/>
          <w:rtl/>
        </w:rPr>
        <w:t>ס</w:t>
      </w:r>
      <w:r w:rsidR="00C54231">
        <w:rPr>
          <w:rFonts w:hint="cs"/>
          <w:rtl/>
        </w:rPr>
        <w:t>.</w:t>
      </w:r>
    </w:p>
    <w:p w14:paraId="68C46C11" w14:textId="5DD03D0B" w:rsidR="004C0AAB" w:rsidRPr="00C54231" w:rsidRDefault="00517481" w:rsidP="00A07C53">
      <w:pPr>
        <w:pStyle w:val="afffff"/>
        <w:rPr>
          <w:rtl/>
        </w:rPr>
      </w:pPr>
      <w:r>
        <w:rPr>
          <w:rFonts w:hint="cs"/>
          <w:rtl/>
        </w:rPr>
        <w:t xml:space="preserve">אם </w:t>
      </w:r>
      <w:r w:rsidR="00E475F9">
        <w:rPr>
          <w:rFonts w:hint="cs"/>
          <w:rtl/>
        </w:rPr>
        <w:t xml:space="preserve">אין </w:t>
      </w:r>
      <w:r w:rsidR="00C54231">
        <w:rPr>
          <w:rFonts w:hint="cs"/>
          <w:rtl/>
        </w:rPr>
        <w:t xml:space="preserve">חוששים שחבר </w:t>
      </w:r>
      <w:r w:rsidR="00E475F9">
        <w:rPr>
          <w:rFonts w:hint="cs"/>
          <w:rtl/>
        </w:rPr>
        <w:t>י</w:t>
      </w:r>
      <w:r w:rsidR="00C54231">
        <w:rPr>
          <w:rFonts w:hint="cs"/>
          <w:rtl/>
        </w:rPr>
        <w:t>שאל כלים מע"ה</w:t>
      </w:r>
      <w:r w:rsidR="00E475F9">
        <w:rPr>
          <w:rFonts w:hint="cs"/>
          <w:rtl/>
        </w:rPr>
        <w:t>?</w:t>
      </w:r>
    </w:p>
    <w:p w14:paraId="5348406C" w14:textId="522DCE79" w:rsidR="00731582" w:rsidRDefault="00C54231" w:rsidP="0015611B">
      <w:pPr>
        <w:pStyle w:val="36"/>
        <w:framePr w:wrap="notBeside"/>
        <w:rPr>
          <w:rtl/>
        </w:rPr>
      </w:pPr>
      <w:r w:rsidRPr="0087008C">
        <w:rPr>
          <w:rFonts w:hint="eastAsia"/>
          <w:rtl/>
        </w:rPr>
        <w:t>ויקשה</w:t>
      </w:r>
      <w:r w:rsidRPr="0087008C">
        <w:rPr>
          <w:rFonts w:hint="cs"/>
          <w:rtl/>
        </w:rPr>
        <w:t xml:space="preserve"> מדתנן</w:t>
      </w:r>
      <w:r w:rsidR="00731582">
        <w:rPr>
          <w:rtl/>
        </w:rPr>
        <w:t>:</w:t>
      </w:r>
    </w:p>
    <w:p w14:paraId="58F21D93" w14:textId="61E6188A" w:rsidR="0051605E" w:rsidRPr="00D22086" w:rsidRDefault="004C0AAB" w:rsidP="00A07C53">
      <w:pPr>
        <w:rPr>
          <w:spacing w:val="-2"/>
          <w:sz w:val="14"/>
          <w:szCs w:val="14"/>
          <w:rtl/>
        </w:rPr>
      </w:pPr>
      <w:r w:rsidRPr="00D22086">
        <w:rPr>
          <w:rFonts w:hint="cs"/>
          <w:spacing w:val="-2"/>
          <w:rtl/>
        </w:rPr>
        <w:t xml:space="preserve">כלי חרס מציל </w:t>
      </w:r>
      <w:r w:rsidRPr="00D22086">
        <w:rPr>
          <w:rStyle w:val="affc"/>
          <w:rFonts w:hint="cs"/>
          <w:spacing w:val="-2"/>
          <w:rtl/>
        </w:rPr>
        <w:t>לב''ה</w:t>
      </w:r>
      <w:r w:rsidR="00C331C5">
        <w:rPr>
          <w:rStyle w:val="affc"/>
          <w:rFonts w:hint="cs"/>
          <w:spacing w:val="-2"/>
          <w:rtl/>
        </w:rPr>
        <w:t>:</w:t>
      </w:r>
      <w:r w:rsidRPr="00D22086">
        <w:rPr>
          <w:rFonts w:hint="cs"/>
          <w:spacing w:val="-2"/>
          <w:rtl/>
        </w:rPr>
        <w:t xml:space="preserve"> על הכל,</w:t>
      </w:r>
      <w:r w:rsidR="0051605E" w:rsidRPr="00D22086">
        <w:rPr>
          <w:rStyle w:val="affe"/>
          <w:spacing w:val="-2"/>
          <w:rtl/>
        </w:rPr>
        <w:t xml:space="preserve"> בצמיד פתיל </w:t>
      </w:r>
      <w:r w:rsidR="0051605E" w:rsidRPr="00D22086">
        <w:rPr>
          <w:rStyle w:val="affe"/>
          <w:rFonts w:hint="eastAsia"/>
          <w:b/>
          <w:bCs/>
          <w:spacing w:val="-2"/>
          <w:rtl/>
        </w:rPr>
        <w:t>או</w:t>
      </w:r>
      <w:r w:rsidR="0051605E" w:rsidRPr="00D22086">
        <w:rPr>
          <w:rStyle w:val="affe"/>
          <w:spacing w:val="-2"/>
          <w:rtl/>
        </w:rPr>
        <w:t xml:space="preserve"> בארובה</w:t>
      </w:r>
    </w:p>
    <w:p w14:paraId="3E3717B9" w14:textId="191CE0E0" w:rsidR="00731582" w:rsidRDefault="004C0AAB" w:rsidP="0015611B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ולב''ש</w:t>
      </w:r>
      <w:r w:rsidR="00731582">
        <w:rPr>
          <w:rtl/>
        </w:rPr>
        <w:t>:</w:t>
      </w:r>
    </w:p>
    <w:p w14:paraId="5272B75E" w14:textId="15DC445B" w:rsidR="004C0AAB" w:rsidRPr="006F178A" w:rsidRDefault="004C0AAB" w:rsidP="00A07C53">
      <w:pPr>
        <w:rPr>
          <w:rtl/>
        </w:rPr>
      </w:pPr>
      <w:r w:rsidRPr="006F178A">
        <w:rPr>
          <w:rFonts w:hint="cs"/>
          <w:rtl/>
        </w:rPr>
        <w:t>רק</w:t>
      </w:r>
      <w:r w:rsidRPr="006F178A">
        <w:rPr>
          <w:rtl/>
        </w:rPr>
        <w:t xml:space="preserve"> על אוכלים </w:t>
      </w:r>
      <w:r w:rsidR="0051605E">
        <w:rPr>
          <w:rFonts w:hint="cs"/>
          <w:rtl/>
        </w:rPr>
        <w:t>ו</w:t>
      </w:r>
      <w:r w:rsidRPr="006F178A">
        <w:rPr>
          <w:rtl/>
        </w:rPr>
        <w:t>משקים</w:t>
      </w:r>
      <w:r>
        <w:rPr>
          <w:rFonts w:hint="cs"/>
          <w:rtl/>
        </w:rPr>
        <w:t>,</w:t>
      </w:r>
      <w:r w:rsidRPr="006F178A">
        <w:rPr>
          <w:rtl/>
        </w:rPr>
        <w:t xml:space="preserve"> </w:t>
      </w:r>
      <w:r>
        <w:rPr>
          <w:rFonts w:hint="cs"/>
          <w:rtl/>
        </w:rPr>
        <w:t>ו</w:t>
      </w:r>
      <w:r w:rsidRPr="006F178A">
        <w:rPr>
          <w:rtl/>
        </w:rPr>
        <w:t>כלי חרס.</w:t>
      </w:r>
    </w:p>
    <w:p w14:paraId="2B72C433" w14:textId="06953D87" w:rsidR="00731582" w:rsidRDefault="004C0AAB" w:rsidP="0015611B">
      <w:pPr>
        <w:pStyle w:val="36"/>
        <w:framePr w:wrap="notBeside"/>
        <w:rPr>
          <w:rtl/>
        </w:rPr>
      </w:pPr>
      <w:r w:rsidRPr="0087008C">
        <w:rPr>
          <w:rFonts w:hint="eastAsia"/>
          <w:rtl/>
        </w:rPr>
        <w:t>רי</w:t>
      </w:r>
      <w:r w:rsidRPr="0087008C">
        <w:rPr>
          <w:rtl/>
        </w:rPr>
        <w:t>"</w:t>
      </w:r>
      <w:r w:rsidRPr="0087008C">
        <w:rPr>
          <w:rFonts w:hint="eastAsia"/>
          <w:rtl/>
        </w:rPr>
        <w:t>ה</w:t>
      </w:r>
      <w:r w:rsidR="00731582">
        <w:rPr>
          <w:rtl/>
        </w:rPr>
        <w:t>:</w:t>
      </w:r>
    </w:p>
    <w:p w14:paraId="1D0A3EEB" w14:textId="6295E4AE" w:rsidR="004C0AAB" w:rsidRPr="00E93C51" w:rsidRDefault="004C0AAB" w:rsidP="00A07C53">
      <w:pPr>
        <w:rPr>
          <w:rStyle w:val="affe"/>
          <w:rtl/>
        </w:rPr>
      </w:pPr>
      <w:r w:rsidRPr="0015611B">
        <w:rPr>
          <w:rFonts w:ascii="Fb Fontext" w:hAnsi="Fb Fontext"/>
          <w:spacing w:val="-2"/>
          <w:rtl/>
        </w:rPr>
        <w:t>בושני מדבריכם</w:t>
      </w:r>
      <w:r w:rsidR="0051605E" w:rsidRPr="0015611B">
        <w:rPr>
          <w:rFonts w:ascii="Fb Fontext" w:hAnsi="Fb Fontext" w:hint="cs"/>
          <w:spacing w:val="-2"/>
          <w:rtl/>
        </w:rPr>
        <w:t xml:space="preserve"> </w:t>
      </w:r>
      <w:r w:rsidRPr="0015611B">
        <w:rPr>
          <w:rStyle w:val="affc"/>
          <w:spacing w:val="-2"/>
          <w:rtl/>
        </w:rPr>
        <w:t>ב"</w:t>
      </w:r>
      <w:r w:rsidRPr="0015611B">
        <w:rPr>
          <w:rStyle w:val="affc"/>
          <w:rFonts w:hint="cs"/>
          <w:spacing w:val="-2"/>
          <w:rtl/>
        </w:rPr>
        <w:t>ש</w:t>
      </w:r>
      <w:r w:rsidR="0051605E" w:rsidRPr="0015611B">
        <w:rPr>
          <w:rStyle w:val="affc"/>
          <w:rFonts w:hint="cs"/>
          <w:spacing w:val="-2"/>
          <w:rtl/>
        </w:rPr>
        <w:t>,</w:t>
      </w:r>
      <w:r w:rsidRPr="0015611B">
        <w:rPr>
          <w:rStyle w:val="affc"/>
          <w:spacing w:val="-2"/>
          <w:rtl/>
        </w:rPr>
        <w:t xml:space="preserve"> </w:t>
      </w:r>
      <w:r w:rsidRPr="0015611B">
        <w:rPr>
          <w:rFonts w:ascii="Fb Fontext" w:hAnsi="Fb Fontext"/>
          <w:spacing w:val="-2"/>
          <w:rtl/>
        </w:rPr>
        <w:t>אפשר</w:t>
      </w:r>
      <w:r w:rsidR="0051605E" w:rsidRPr="0015611B">
        <w:rPr>
          <w:rFonts w:ascii="Fb Fontext" w:hAnsi="Fb Fontext" w:hint="cs"/>
          <w:spacing w:val="-2"/>
          <w:rtl/>
        </w:rPr>
        <w:t xml:space="preserve"> </w:t>
      </w:r>
      <w:r w:rsidRPr="0015611B">
        <w:rPr>
          <w:rFonts w:ascii="Fb Fontext" w:hAnsi="Fb Fontext"/>
          <w:spacing w:val="-2"/>
          <w:rtl/>
        </w:rPr>
        <w:t xml:space="preserve">אשה לשה בעריבה - אשה ועריבה טמאין שבעה ובצק טהור? </w:t>
      </w:r>
      <w:r w:rsidR="0051605E" w:rsidRPr="0015611B">
        <w:rPr>
          <w:rStyle w:val="affe"/>
          <w:rFonts w:hint="cs"/>
          <w:spacing w:val="-2"/>
          <w:rtl/>
        </w:rPr>
        <w:t>ש</w:t>
      </w:r>
      <w:r w:rsidRPr="0015611B">
        <w:rPr>
          <w:rStyle w:val="affe"/>
          <w:rFonts w:hint="eastAsia"/>
          <w:spacing w:val="-2"/>
          <w:rtl/>
        </w:rPr>
        <w:t>הכלי</w:t>
      </w:r>
      <w:r w:rsidRPr="0015611B">
        <w:rPr>
          <w:rStyle w:val="affe"/>
          <w:spacing w:val="-2"/>
          <w:rtl/>
        </w:rPr>
        <w:t xml:space="preserve"> </w:t>
      </w:r>
      <w:r w:rsidRPr="0015611B">
        <w:rPr>
          <w:rStyle w:val="affe"/>
          <w:rFonts w:hint="eastAsia"/>
          <w:spacing w:val="-2"/>
          <w:rtl/>
        </w:rPr>
        <w:t>חוצץ</w:t>
      </w:r>
      <w:r w:rsidRPr="0015611B">
        <w:rPr>
          <w:rStyle w:val="affe"/>
          <w:spacing w:val="-2"/>
          <w:rtl/>
        </w:rPr>
        <w:t xml:space="preserve"> </w:t>
      </w:r>
      <w:r w:rsidRPr="0015611B">
        <w:rPr>
          <w:rStyle w:val="affe"/>
          <w:rFonts w:hint="eastAsia"/>
          <w:spacing w:val="-2"/>
          <w:rtl/>
        </w:rPr>
        <w:t>לגבי</w:t>
      </w:r>
      <w:r w:rsidRPr="0015611B">
        <w:rPr>
          <w:rStyle w:val="affe"/>
          <w:spacing w:val="-2"/>
          <w:rtl/>
        </w:rPr>
        <w:t xml:space="preserve"> </w:t>
      </w:r>
      <w:r w:rsidRPr="0015611B">
        <w:rPr>
          <w:rStyle w:val="affe"/>
          <w:rFonts w:hint="eastAsia"/>
          <w:spacing w:val="-2"/>
          <w:rtl/>
        </w:rPr>
        <w:t>האוכל</w:t>
      </w:r>
      <w:r w:rsidRPr="0015611B">
        <w:rPr>
          <w:rStyle w:val="affe"/>
          <w:spacing w:val="-2"/>
          <w:rtl/>
        </w:rPr>
        <w:t xml:space="preserve"> </w:t>
      </w:r>
      <w:r w:rsidRPr="0015611B">
        <w:rPr>
          <w:rStyle w:val="affe"/>
          <w:rFonts w:hint="eastAsia"/>
          <w:spacing w:val="-2"/>
          <w:rtl/>
        </w:rPr>
        <w:t>ולא</w:t>
      </w:r>
      <w:r w:rsidRPr="0015611B">
        <w:rPr>
          <w:rStyle w:val="affe"/>
          <w:spacing w:val="-2"/>
          <w:rtl/>
        </w:rPr>
        <w:t xml:space="preserve"> </w:t>
      </w:r>
      <w:r w:rsidRPr="0015611B">
        <w:rPr>
          <w:rStyle w:val="affe"/>
          <w:rFonts w:hint="eastAsia"/>
          <w:spacing w:val="-2"/>
          <w:rtl/>
        </w:rPr>
        <w:t>לגב</w:t>
      </w:r>
      <w:r w:rsidR="0051605E" w:rsidRPr="0015611B">
        <w:rPr>
          <w:rStyle w:val="affe"/>
          <w:rFonts w:hint="eastAsia"/>
          <w:spacing w:val="-2"/>
          <w:rtl/>
        </w:rPr>
        <w:t>ם</w:t>
      </w:r>
    </w:p>
    <w:p w14:paraId="0CB5187E" w14:textId="6B26CBA9" w:rsidR="00731582" w:rsidRDefault="0051605E" w:rsidP="0015611B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והסביר</w:t>
      </w:r>
      <w:r w:rsidRPr="0087008C">
        <w:rPr>
          <w:rtl/>
        </w:rPr>
        <w:t xml:space="preserve"> </w:t>
      </w:r>
      <w:r w:rsidR="004C0AAB" w:rsidRPr="0087008C">
        <w:rPr>
          <w:rFonts w:hint="eastAsia"/>
          <w:rtl/>
        </w:rPr>
        <w:t>א</w:t>
      </w:r>
      <w:r w:rsidRPr="0087008C">
        <w:rPr>
          <w:rFonts w:hint="cs"/>
          <w:rtl/>
        </w:rPr>
        <w:t>'</w:t>
      </w:r>
      <w:r w:rsidR="009A01A4">
        <w:rPr>
          <w:rtl/>
        </w:rPr>
        <w:t>:</w:t>
      </w:r>
    </w:p>
    <w:p w14:paraId="5579DAA7" w14:textId="6CDD9BF6" w:rsidR="0051605E" w:rsidRPr="008A0BAE" w:rsidRDefault="004C0AAB" w:rsidP="00A07C53">
      <w:pPr>
        <w:rPr>
          <w:rtl/>
        </w:rPr>
      </w:pPr>
      <w:r w:rsidRPr="00957BE0">
        <w:rPr>
          <w:rStyle w:val="affc"/>
          <w:rFonts w:hint="eastAsia"/>
          <w:rtl/>
        </w:rPr>
        <w:t>תלמידי</w:t>
      </w:r>
      <w:r w:rsidRPr="00957BE0">
        <w:rPr>
          <w:rStyle w:val="affc"/>
          <w:rtl/>
        </w:rPr>
        <w:t xml:space="preserve"> </w:t>
      </w:r>
      <w:r w:rsidRPr="00957BE0">
        <w:rPr>
          <w:rStyle w:val="affc"/>
          <w:rFonts w:hint="eastAsia"/>
          <w:rtl/>
        </w:rPr>
        <w:t>ב</w:t>
      </w:r>
      <w:r w:rsidRPr="00957BE0">
        <w:rPr>
          <w:rStyle w:val="affc"/>
          <w:rtl/>
        </w:rPr>
        <w:t>"</w:t>
      </w:r>
      <w:r w:rsidRPr="00957BE0">
        <w:rPr>
          <w:rStyle w:val="affc"/>
          <w:rFonts w:hint="eastAsia"/>
          <w:rtl/>
        </w:rPr>
        <w:t>ש</w:t>
      </w:r>
      <w:r w:rsidR="0051605E">
        <w:rPr>
          <w:rStyle w:val="affc"/>
          <w:rFonts w:hint="cs"/>
          <w:rtl/>
        </w:rPr>
        <w:t>:</w:t>
      </w:r>
      <w:r w:rsidRPr="008A0BAE">
        <w:rPr>
          <w:rtl/>
        </w:rPr>
        <w:t xml:space="preserve"> </w:t>
      </w:r>
      <w:r w:rsidRPr="008A0BAE">
        <w:rPr>
          <w:rFonts w:hint="eastAsia"/>
          <w:rtl/>
        </w:rPr>
        <w:t>הטעם</w:t>
      </w:r>
      <w:r w:rsidR="0051605E">
        <w:rPr>
          <w:rFonts w:hint="cs"/>
          <w:rtl/>
        </w:rPr>
        <w:t xml:space="preserve"> משום שכלי ע"ה טמאים, ואינו משגיח עליך, ואי</w:t>
      </w:r>
      <w:r w:rsidR="00CB57A4">
        <w:rPr>
          <w:rFonts w:hint="cs"/>
          <w:rtl/>
        </w:rPr>
        <w:t>ן</w:t>
      </w:r>
      <w:r w:rsidR="0051605E">
        <w:rPr>
          <w:rFonts w:hint="cs"/>
          <w:rtl/>
        </w:rPr>
        <w:t xml:space="preserve"> כלי טמא חוצץ, </w:t>
      </w:r>
      <w:r w:rsidR="0051605E" w:rsidRPr="005E6BC8">
        <w:rPr>
          <w:rFonts w:cs="PFT_Frank" w:hint="eastAsia"/>
          <w:b/>
          <w:bCs/>
          <w:szCs w:val="14"/>
          <w:rtl/>
        </w:rPr>
        <w:t>וחוששים</w:t>
      </w:r>
      <w:r w:rsidR="0051605E" w:rsidRPr="005E6BC8">
        <w:rPr>
          <w:rFonts w:cs="PFT_Frank"/>
          <w:b/>
          <w:bCs/>
          <w:szCs w:val="14"/>
          <w:rtl/>
        </w:rPr>
        <w:t xml:space="preserve"> </w:t>
      </w:r>
      <w:r w:rsidR="0051605E" w:rsidRPr="005E6BC8">
        <w:rPr>
          <w:rFonts w:cs="PFT_Frank" w:hint="eastAsia"/>
          <w:b/>
          <w:bCs/>
          <w:szCs w:val="14"/>
          <w:rtl/>
        </w:rPr>
        <w:t>שהחבר</w:t>
      </w:r>
      <w:r w:rsidR="0051605E" w:rsidRPr="005E6BC8">
        <w:rPr>
          <w:rFonts w:cs="PFT_Frank"/>
          <w:b/>
          <w:bCs/>
          <w:szCs w:val="14"/>
          <w:rtl/>
        </w:rPr>
        <w:t xml:space="preserve"> </w:t>
      </w:r>
      <w:r w:rsidR="0051605E" w:rsidRPr="005E6BC8">
        <w:rPr>
          <w:rFonts w:cs="PFT_Frank" w:hint="eastAsia"/>
          <w:b/>
          <w:bCs/>
          <w:szCs w:val="14"/>
          <w:rtl/>
        </w:rPr>
        <w:t>ישאל</w:t>
      </w:r>
      <w:r w:rsidR="0051605E" w:rsidRPr="005E6BC8">
        <w:rPr>
          <w:rFonts w:cs="PFT_Frank"/>
          <w:b/>
          <w:bCs/>
          <w:szCs w:val="14"/>
          <w:rtl/>
        </w:rPr>
        <w:t xml:space="preserve"> </w:t>
      </w:r>
      <w:r w:rsidR="0051605E" w:rsidRPr="005E6BC8">
        <w:rPr>
          <w:rFonts w:cs="PFT_Frank" w:hint="eastAsia"/>
          <w:b/>
          <w:bCs/>
          <w:szCs w:val="14"/>
          <w:rtl/>
        </w:rPr>
        <w:t>ממנו</w:t>
      </w:r>
      <w:r w:rsidR="0051605E">
        <w:rPr>
          <w:rFonts w:hint="cs"/>
          <w:rtl/>
        </w:rPr>
        <w:t xml:space="preserve">, </w:t>
      </w:r>
      <w:r w:rsidR="00CB57A4">
        <w:rPr>
          <w:rFonts w:hint="cs"/>
          <w:rtl/>
        </w:rPr>
        <w:t xml:space="preserve">אבל </w:t>
      </w:r>
      <w:r w:rsidR="0051605E" w:rsidRPr="008A0BAE">
        <w:rPr>
          <w:rFonts w:hint="eastAsia"/>
          <w:rtl/>
        </w:rPr>
        <w:t>אוכלי</w:t>
      </w:r>
      <w:r w:rsidR="00FF1269">
        <w:rPr>
          <w:rFonts w:hint="cs"/>
          <w:rtl/>
        </w:rPr>
        <w:t>ם</w:t>
      </w:r>
      <w:r w:rsidR="0051605E" w:rsidRPr="008A0BAE">
        <w:rPr>
          <w:rtl/>
        </w:rPr>
        <w:t xml:space="preserve"> </w:t>
      </w:r>
      <w:r w:rsidR="0051605E" w:rsidRPr="008A0BAE">
        <w:rPr>
          <w:rFonts w:hint="eastAsia"/>
          <w:rtl/>
        </w:rPr>
        <w:t>ומשקי</w:t>
      </w:r>
      <w:r w:rsidR="00FF1269">
        <w:rPr>
          <w:rFonts w:hint="cs"/>
          <w:rtl/>
        </w:rPr>
        <w:t>ם</w:t>
      </w:r>
      <w:r w:rsidR="0051605E" w:rsidRPr="008A0BAE">
        <w:rPr>
          <w:rtl/>
        </w:rPr>
        <w:t xml:space="preserve"> </w:t>
      </w:r>
      <w:r w:rsidR="0051605E" w:rsidRPr="008A0BAE">
        <w:rPr>
          <w:rFonts w:hint="eastAsia"/>
          <w:rtl/>
        </w:rPr>
        <w:t>טיהרו</w:t>
      </w:r>
      <w:r w:rsidR="0051605E" w:rsidRPr="008A0BAE">
        <w:rPr>
          <w:rtl/>
        </w:rPr>
        <w:t xml:space="preserve"> </w:t>
      </w:r>
      <w:r w:rsidR="0051605E" w:rsidRPr="008A0BAE">
        <w:rPr>
          <w:rFonts w:hint="eastAsia"/>
          <w:rtl/>
        </w:rPr>
        <w:t>רק</w:t>
      </w:r>
      <w:r w:rsidR="0051605E" w:rsidRPr="008A0BAE">
        <w:rPr>
          <w:rtl/>
        </w:rPr>
        <w:t xml:space="preserve"> </w:t>
      </w:r>
      <w:r w:rsidR="0051605E" w:rsidRPr="008A0BAE">
        <w:rPr>
          <w:rFonts w:hint="eastAsia"/>
          <w:rtl/>
        </w:rPr>
        <w:t>לע</w:t>
      </w:r>
      <w:r w:rsidR="0051605E" w:rsidRPr="008A0BAE">
        <w:rPr>
          <w:rtl/>
        </w:rPr>
        <w:t>"</w:t>
      </w:r>
      <w:r w:rsidR="0051605E" w:rsidRPr="008A0BAE">
        <w:rPr>
          <w:rFonts w:hint="eastAsia"/>
          <w:rtl/>
        </w:rPr>
        <w:t>ה</w:t>
      </w:r>
      <w:r w:rsidR="0051605E" w:rsidRPr="008A0BAE">
        <w:rPr>
          <w:rtl/>
        </w:rPr>
        <w:t xml:space="preserve"> </w:t>
      </w:r>
      <w:r w:rsidR="00CB57A4" w:rsidRPr="00E93C51">
        <w:rPr>
          <w:rStyle w:val="affe"/>
          <w:rFonts w:hint="eastAsia"/>
          <w:rtl/>
        </w:rPr>
        <w:t>שזה</w:t>
      </w:r>
      <w:r w:rsidR="00CB57A4" w:rsidRPr="00E93C51">
        <w:rPr>
          <w:rStyle w:val="affe"/>
          <w:rtl/>
        </w:rPr>
        <w:t xml:space="preserve"> </w:t>
      </w:r>
      <w:r w:rsidR="00CB57A4" w:rsidRPr="00E93C51">
        <w:rPr>
          <w:rStyle w:val="affe"/>
          <w:rFonts w:hint="eastAsia"/>
          <w:rtl/>
        </w:rPr>
        <w:t>אין</w:t>
      </w:r>
      <w:r w:rsidR="00CB57A4" w:rsidRPr="00E93C51">
        <w:rPr>
          <w:rStyle w:val="affe"/>
          <w:rtl/>
        </w:rPr>
        <w:t xml:space="preserve"> </w:t>
      </w:r>
      <w:r w:rsidR="00CB57A4" w:rsidRPr="00E93C51">
        <w:rPr>
          <w:rStyle w:val="affe"/>
          <w:rFonts w:hint="eastAsia"/>
          <w:rtl/>
        </w:rPr>
        <w:t>החבר</w:t>
      </w:r>
      <w:r w:rsidR="00CB57A4" w:rsidRPr="00E93C51">
        <w:rPr>
          <w:rStyle w:val="affe"/>
          <w:rtl/>
        </w:rPr>
        <w:t xml:space="preserve"> </w:t>
      </w:r>
      <w:r w:rsidR="00CB57A4" w:rsidRPr="00E93C51">
        <w:rPr>
          <w:rStyle w:val="affe"/>
          <w:rFonts w:hint="eastAsia"/>
          <w:rtl/>
        </w:rPr>
        <w:t>שואל</w:t>
      </w:r>
      <w:r w:rsidR="00CB57A4">
        <w:rPr>
          <w:rStyle w:val="affe"/>
          <w:rFonts w:hint="cs"/>
          <w:rtl/>
        </w:rPr>
        <w:t>,</w:t>
      </w:r>
    </w:p>
    <w:p w14:paraId="3B365AAE" w14:textId="38556CAF" w:rsidR="00731582" w:rsidRDefault="004C0AAB" w:rsidP="0015611B">
      <w:pPr>
        <w:pStyle w:val="36"/>
        <w:framePr w:wrap="notBeside"/>
        <w:rPr>
          <w:rtl/>
        </w:rPr>
      </w:pPr>
      <w:r w:rsidRPr="0087008C">
        <w:rPr>
          <w:rtl/>
        </w:rPr>
        <w:t>רי</w:t>
      </w:r>
      <w:r w:rsidR="00CB57A4" w:rsidRPr="0087008C">
        <w:rPr>
          <w:rFonts w:hint="cs"/>
          <w:rtl/>
        </w:rPr>
        <w:t>"</w:t>
      </w:r>
      <w:r w:rsidRPr="0087008C">
        <w:rPr>
          <w:rtl/>
        </w:rPr>
        <w:t>ה</w:t>
      </w:r>
      <w:r w:rsidR="00731582">
        <w:rPr>
          <w:rtl/>
        </w:rPr>
        <w:t>:</w:t>
      </w:r>
    </w:p>
    <w:p w14:paraId="05F4E7C5" w14:textId="1A795173" w:rsidR="00CB57A4" w:rsidRDefault="004C0AAB" w:rsidP="0015611B">
      <w:pPr>
        <w:rPr>
          <w:rStyle w:val="affc"/>
          <w:rtl/>
        </w:rPr>
      </w:pPr>
      <w:r w:rsidRPr="00957BE0">
        <w:rPr>
          <w:rStyle w:val="affc"/>
          <w:rtl/>
        </w:rPr>
        <w:t>על קברי ב"</w:t>
      </w:r>
      <w:r w:rsidRPr="00957BE0">
        <w:rPr>
          <w:rStyle w:val="affc"/>
          <w:rFonts w:hint="eastAsia"/>
          <w:rtl/>
        </w:rPr>
        <w:t>ש</w:t>
      </w:r>
      <w:r w:rsidRPr="00957BE0">
        <w:rPr>
          <w:rStyle w:val="affc"/>
          <w:rtl/>
        </w:rPr>
        <w:t xml:space="preserve">: </w:t>
      </w:r>
      <w:r w:rsidRPr="006F178A">
        <w:rPr>
          <w:rtl/>
        </w:rPr>
        <w:t xml:space="preserve">נעניתי לכם עצמות </w:t>
      </w:r>
      <w:r w:rsidRPr="00957BE0">
        <w:rPr>
          <w:rStyle w:val="affc"/>
          <w:rFonts w:hint="cs"/>
          <w:rtl/>
        </w:rPr>
        <w:t>ב''ש</w:t>
      </w:r>
      <w:r w:rsidR="00CB57A4">
        <w:rPr>
          <w:rStyle w:val="affc"/>
          <w:rFonts w:hint="cs"/>
          <w:rtl/>
        </w:rPr>
        <w:t>.</w:t>
      </w:r>
    </w:p>
    <w:p w14:paraId="03574936" w14:textId="227323C3" w:rsidR="00731582" w:rsidRDefault="00CB57A4" w:rsidP="0015611B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ומתרצים</w:t>
      </w:r>
      <w:r w:rsidR="00731582">
        <w:rPr>
          <w:rFonts w:hint="cs"/>
          <w:rtl/>
        </w:rPr>
        <w:t>:</w:t>
      </w:r>
    </w:p>
    <w:p w14:paraId="118EB708" w14:textId="2F419E01" w:rsidR="004C0AAB" w:rsidRPr="006F178A" w:rsidRDefault="00CB57A4" w:rsidP="00A07C53">
      <w:pPr>
        <w:rPr>
          <w:rtl/>
        </w:rPr>
      </w:pPr>
      <w:r w:rsidRPr="005E6BC8">
        <w:rPr>
          <w:rFonts w:cs="PFT_Frank" w:hint="eastAsia"/>
          <w:bCs/>
          <w:szCs w:val="14"/>
          <w:rtl/>
        </w:rPr>
        <w:t>שאמנם</w:t>
      </w:r>
      <w:r w:rsidRPr="005E6BC8">
        <w:rPr>
          <w:rFonts w:cs="PFT_Frank"/>
          <w:bCs/>
          <w:szCs w:val="14"/>
          <w:rtl/>
        </w:rPr>
        <w:t xml:space="preserve"> </w:t>
      </w:r>
      <w:r w:rsidRPr="005E6BC8">
        <w:rPr>
          <w:rFonts w:cs="PFT_Frank" w:hint="eastAsia"/>
          <w:bCs/>
          <w:szCs w:val="14"/>
          <w:rtl/>
        </w:rPr>
        <w:t>שואלים</w:t>
      </w:r>
      <w:r w:rsidRPr="00E93C51">
        <w:rPr>
          <w:rtl/>
        </w:rPr>
        <w:t xml:space="preserve"> מע"ה</w:t>
      </w:r>
      <w:r>
        <w:rPr>
          <w:rFonts w:hint="cs"/>
          <w:rtl/>
        </w:rPr>
        <w:t xml:space="preserve">, </w:t>
      </w:r>
      <w:r>
        <w:rPr>
          <w:rFonts w:ascii="Fb Fontext" w:hAnsi="Fb Fontext" w:hint="cs"/>
          <w:rtl/>
        </w:rPr>
        <w:t>אבל</w:t>
      </w:r>
      <w:r w:rsidR="004C0AAB" w:rsidRPr="006F178A">
        <w:rPr>
          <w:rFonts w:ascii="Fb Fontext" w:hAnsi="Fb Fontext" w:hint="cs"/>
          <w:rtl/>
        </w:rPr>
        <w:t xml:space="preserve"> מטבילי</w:t>
      </w:r>
      <w:r>
        <w:rPr>
          <w:rFonts w:ascii="Fb Fontext" w:hAnsi="Fb Fontext" w:hint="cs"/>
          <w:rtl/>
        </w:rPr>
        <w:t>ם</w:t>
      </w:r>
      <w:r w:rsidR="004C0AAB">
        <w:rPr>
          <w:rFonts w:ascii="Fb Fontext" w:hAnsi="Fb Fontext" w:hint="cs"/>
          <w:rtl/>
        </w:rPr>
        <w:t xml:space="preserve"> אותם</w:t>
      </w:r>
      <w:r w:rsidR="00E475F9">
        <w:rPr>
          <w:rFonts w:hint="cs"/>
          <w:rtl/>
        </w:rPr>
        <w:t>,</w:t>
      </w:r>
    </w:p>
    <w:p w14:paraId="4FB45CD2" w14:textId="77947478" w:rsidR="004C0AAB" w:rsidRPr="0015611B" w:rsidRDefault="00E475F9" w:rsidP="00A07C53">
      <w:pPr>
        <w:rPr>
          <w:rFonts w:ascii="Fb Fontext" w:hAnsi="Fb Fontext"/>
          <w:spacing w:val="-4"/>
          <w:rtl/>
        </w:rPr>
      </w:pPr>
      <w:r w:rsidRPr="005E6BC8">
        <w:rPr>
          <w:rFonts w:cs="PFT_Frank" w:hint="eastAsia"/>
          <w:b/>
          <w:bCs/>
          <w:szCs w:val="14"/>
          <w:rtl/>
        </w:rPr>
        <w:t>והחשש</w:t>
      </w:r>
      <w:r>
        <w:rPr>
          <w:rFonts w:hint="cs"/>
          <w:rtl/>
        </w:rPr>
        <w:t xml:space="preserve"> בכלי חרס </w:t>
      </w:r>
      <w:r w:rsidR="00FF1269" w:rsidRPr="00E93C51">
        <w:rPr>
          <w:rStyle w:val="affe"/>
          <w:rFonts w:hint="eastAsia"/>
          <w:rtl/>
        </w:rPr>
        <w:t>צמיד</w:t>
      </w:r>
      <w:r w:rsidR="00FF1269" w:rsidRPr="00E93C51">
        <w:rPr>
          <w:rStyle w:val="affe"/>
          <w:rtl/>
        </w:rPr>
        <w:t xml:space="preserve"> פתיל </w:t>
      </w:r>
      <w:r>
        <w:rPr>
          <w:rFonts w:hint="cs"/>
          <w:rtl/>
        </w:rPr>
        <w:t>הוא:</w:t>
      </w:r>
      <w:r w:rsidR="004C0AAB" w:rsidRPr="006F178A">
        <w:rPr>
          <w:rFonts w:hint="cs"/>
          <w:rtl/>
        </w:rPr>
        <w:t xml:space="preserve"> שהזאת טמא מת היא </w:t>
      </w:r>
      <w:r w:rsidRPr="0015611B">
        <w:rPr>
          <w:rFonts w:hint="cs"/>
          <w:spacing w:val="-4"/>
          <w:rtl/>
        </w:rPr>
        <w:t>'</w:t>
      </w:r>
      <w:r w:rsidR="004C0AAB" w:rsidRPr="0015611B">
        <w:rPr>
          <w:rFonts w:hint="cs"/>
          <w:spacing w:val="-4"/>
          <w:rtl/>
        </w:rPr>
        <w:t>שלישי ושביעי</w:t>
      </w:r>
      <w:r w:rsidRPr="0015611B">
        <w:rPr>
          <w:rFonts w:hint="cs"/>
          <w:spacing w:val="-4"/>
          <w:rtl/>
        </w:rPr>
        <w:t xml:space="preserve">', </w:t>
      </w:r>
      <w:r w:rsidR="004C0AAB" w:rsidRPr="0015611B">
        <w:rPr>
          <w:rFonts w:hint="cs"/>
          <w:spacing w:val="-4"/>
          <w:rtl/>
        </w:rPr>
        <w:t xml:space="preserve">ולז' ימים לא משאילים, </w:t>
      </w:r>
      <w:r w:rsidRPr="0015611B">
        <w:rPr>
          <w:rStyle w:val="affe"/>
          <w:rFonts w:hint="eastAsia"/>
          <w:spacing w:val="-4"/>
          <w:rtl/>
        </w:rPr>
        <w:t>וממילא</w:t>
      </w:r>
      <w:r w:rsidRPr="0015611B">
        <w:rPr>
          <w:rStyle w:val="affe"/>
          <w:spacing w:val="-4"/>
          <w:rtl/>
        </w:rPr>
        <w:t xml:space="preserve"> </w:t>
      </w:r>
      <w:r w:rsidRPr="0015611B">
        <w:rPr>
          <w:rStyle w:val="affe"/>
          <w:rFonts w:hint="eastAsia"/>
          <w:spacing w:val="-4"/>
          <w:rtl/>
        </w:rPr>
        <w:t>לא</w:t>
      </w:r>
      <w:r w:rsidRPr="0015611B">
        <w:rPr>
          <w:rStyle w:val="affe"/>
          <w:spacing w:val="-4"/>
          <w:rtl/>
        </w:rPr>
        <w:t xml:space="preserve"> </w:t>
      </w:r>
      <w:r w:rsidRPr="0015611B">
        <w:rPr>
          <w:rStyle w:val="affe"/>
          <w:rFonts w:hint="eastAsia"/>
          <w:spacing w:val="-4"/>
          <w:rtl/>
        </w:rPr>
        <w:t>יזו</w:t>
      </w:r>
      <w:r w:rsidRPr="0015611B">
        <w:rPr>
          <w:rStyle w:val="affe"/>
          <w:spacing w:val="-4"/>
          <w:rtl/>
        </w:rPr>
        <w:t xml:space="preserve">, </w:t>
      </w:r>
      <w:r w:rsidR="00FA6B6C" w:rsidRPr="0015611B">
        <w:rPr>
          <w:rStyle w:val="affe"/>
          <w:rFonts w:hint="eastAsia"/>
          <w:spacing w:val="-4"/>
          <w:rtl/>
        </w:rPr>
        <w:t>אבל</w:t>
      </w:r>
      <w:r w:rsidRPr="0015611B">
        <w:rPr>
          <w:rStyle w:val="affe"/>
          <w:b/>
          <w:bCs/>
          <w:spacing w:val="-4"/>
          <w:rtl/>
        </w:rPr>
        <w:t xml:space="preserve"> יטבילו</w:t>
      </w:r>
    </w:p>
    <w:p w14:paraId="6F087249" w14:textId="60200622" w:rsidR="00E475F9" w:rsidRDefault="00517481" w:rsidP="00BD6DD8">
      <w:pPr>
        <w:pStyle w:val="afffff"/>
        <w:spacing w:before="0"/>
        <w:rPr>
          <w:rtl/>
        </w:rPr>
      </w:pPr>
      <w:r>
        <w:rPr>
          <w:rFonts w:hint="cs"/>
          <w:rtl/>
        </w:rPr>
        <w:t xml:space="preserve">אם </w:t>
      </w:r>
      <w:r w:rsidR="00E475F9">
        <w:rPr>
          <w:rFonts w:hint="cs"/>
          <w:rtl/>
        </w:rPr>
        <w:t>אין ע"ה נאמן לומר שהטביל?</w:t>
      </w:r>
    </w:p>
    <w:p w14:paraId="0C421C05" w14:textId="60C95BDB" w:rsidR="00731582" w:rsidRDefault="00E475F9" w:rsidP="0015611B">
      <w:pPr>
        <w:pStyle w:val="36"/>
        <w:framePr w:wrap="notBeside"/>
        <w:rPr>
          <w:rtl/>
        </w:rPr>
      </w:pPr>
      <w:r w:rsidRPr="0087008C">
        <w:rPr>
          <w:rFonts w:hint="eastAsia"/>
          <w:rtl/>
        </w:rPr>
        <w:t>ויקשה</w:t>
      </w:r>
      <w:r w:rsidRPr="0087008C">
        <w:rPr>
          <w:rFonts w:hint="cs"/>
          <w:rtl/>
        </w:rPr>
        <w:t xml:space="preserve"> </w:t>
      </w:r>
      <w:r w:rsidRPr="0087008C">
        <w:rPr>
          <w:rFonts w:hint="eastAsia"/>
          <w:rtl/>
        </w:rPr>
        <w:t>מדתניא</w:t>
      </w:r>
      <w:r w:rsidR="00731582">
        <w:rPr>
          <w:rFonts w:hint="cs"/>
          <w:rtl/>
        </w:rPr>
        <w:t>:</w:t>
      </w:r>
    </w:p>
    <w:p w14:paraId="20468D2F" w14:textId="46A03C9D" w:rsidR="00E475F9" w:rsidRPr="00E475F9" w:rsidRDefault="00E475F9" w:rsidP="00A07C53">
      <w:pPr>
        <w:rPr>
          <w:rtl/>
        </w:rPr>
      </w:pPr>
      <w:r w:rsidRPr="00E475F9">
        <w:rPr>
          <w:rFonts w:hint="cs"/>
          <w:rtl/>
        </w:rPr>
        <w:t>שנאמנים על טבילה מטומאת מת,</w:t>
      </w:r>
    </w:p>
    <w:p w14:paraId="4028175A" w14:textId="52A68FD0" w:rsidR="00731582" w:rsidRDefault="00E475F9" w:rsidP="0015611B">
      <w:pPr>
        <w:pStyle w:val="36"/>
        <w:framePr w:wrap="notBeside"/>
        <w:rPr>
          <w:rtl/>
        </w:rPr>
      </w:pPr>
      <w:r w:rsidRPr="0087008C">
        <w:rPr>
          <w:rFonts w:hint="eastAsia"/>
          <w:rtl/>
        </w:rPr>
        <w:t>לאביי</w:t>
      </w:r>
      <w:r w:rsidR="00731582">
        <w:rPr>
          <w:rFonts w:hint="cs"/>
          <w:rtl/>
        </w:rPr>
        <w:t>:</w:t>
      </w:r>
    </w:p>
    <w:p w14:paraId="2E2193D8" w14:textId="77777777" w:rsidR="00C0473D" w:rsidRDefault="00E475F9" w:rsidP="00A07C53">
      <w:pPr>
        <w:rPr>
          <w:rtl/>
        </w:rPr>
      </w:pPr>
      <w:r w:rsidRPr="00E475F9">
        <w:rPr>
          <w:rFonts w:hint="cs"/>
          <w:rtl/>
        </w:rPr>
        <w:t>אמנים</w:t>
      </w:r>
      <w:r w:rsidRPr="006F178A">
        <w:rPr>
          <w:rFonts w:hint="cs"/>
          <w:rtl/>
        </w:rPr>
        <w:t xml:space="preserve"> </w:t>
      </w:r>
      <w:r>
        <w:rPr>
          <w:rFonts w:hint="cs"/>
          <w:rtl/>
        </w:rPr>
        <w:t>ע</w:t>
      </w:r>
      <w:r w:rsidRPr="006F178A">
        <w:rPr>
          <w:rFonts w:hint="cs"/>
          <w:rtl/>
        </w:rPr>
        <w:t>ל</w:t>
      </w:r>
      <w:r>
        <w:rPr>
          <w:rFonts w:hint="cs"/>
          <w:rtl/>
        </w:rPr>
        <w:t xml:space="preserve"> </w:t>
      </w:r>
      <w:r w:rsidRPr="006F178A">
        <w:rPr>
          <w:rFonts w:hint="cs"/>
          <w:rtl/>
        </w:rPr>
        <w:t xml:space="preserve">טבילת </w:t>
      </w:r>
      <w:r w:rsidRPr="005E6BC8">
        <w:rPr>
          <w:rFonts w:cs="PFT_Frank" w:hint="eastAsia"/>
          <w:b/>
          <w:bCs/>
          <w:szCs w:val="14"/>
          <w:rtl/>
        </w:rPr>
        <w:t>גופו</w:t>
      </w:r>
      <w:r>
        <w:rPr>
          <w:rFonts w:hint="cs"/>
          <w:rtl/>
        </w:rPr>
        <w:t xml:space="preserve">, </w:t>
      </w:r>
      <w:r w:rsidR="004C0AAB" w:rsidRPr="00E475F9">
        <w:rPr>
          <w:rFonts w:hint="cs"/>
          <w:rtl/>
        </w:rPr>
        <w:t>ו</w:t>
      </w:r>
      <w:r>
        <w:rPr>
          <w:rFonts w:hint="cs"/>
          <w:rtl/>
        </w:rPr>
        <w:t>לא</w:t>
      </w:r>
      <w:r w:rsidR="004C0AAB" w:rsidRPr="00E475F9">
        <w:rPr>
          <w:rFonts w:hint="cs"/>
          <w:rtl/>
        </w:rPr>
        <w:t xml:space="preserve"> </w:t>
      </w:r>
      <w:r>
        <w:rPr>
          <w:rFonts w:hint="cs"/>
          <w:rtl/>
        </w:rPr>
        <w:t xml:space="preserve">על </w:t>
      </w:r>
      <w:r w:rsidR="004C0AAB" w:rsidRPr="00E475F9">
        <w:rPr>
          <w:rFonts w:hint="cs"/>
          <w:rtl/>
        </w:rPr>
        <w:t>טביל</w:t>
      </w:r>
      <w:r>
        <w:rPr>
          <w:rFonts w:hint="cs"/>
          <w:rtl/>
        </w:rPr>
        <w:t xml:space="preserve">ת </w:t>
      </w:r>
      <w:r w:rsidR="004C0AAB" w:rsidRPr="005E6BC8">
        <w:rPr>
          <w:rFonts w:cs="PFT_Frank" w:hint="eastAsia"/>
          <w:b/>
          <w:bCs/>
          <w:szCs w:val="14"/>
          <w:rtl/>
        </w:rPr>
        <w:t>כלים</w:t>
      </w:r>
      <w:r w:rsidR="004C0AAB" w:rsidRPr="00E475F9">
        <w:rPr>
          <w:rFonts w:hint="cs"/>
          <w:rtl/>
        </w:rPr>
        <w:t>,</w:t>
      </w:r>
    </w:p>
    <w:p w14:paraId="7B0BC78C" w14:textId="185C75D8" w:rsidR="00731582" w:rsidRDefault="00E475F9" w:rsidP="0015611B">
      <w:pPr>
        <w:pStyle w:val="36"/>
        <w:framePr w:wrap="notBeside"/>
        <w:rPr>
          <w:rtl/>
        </w:rPr>
      </w:pPr>
      <w:r w:rsidRPr="0087008C">
        <w:rPr>
          <w:rFonts w:hint="eastAsia"/>
          <w:rtl/>
        </w:rPr>
        <w:t>לרבא</w:t>
      </w:r>
      <w:r w:rsidR="00731582">
        <w:rPr>
          <w:rFonts w:hint="cs"/>
          <w:rtl/>
        </w:rPr>
        <w:t>:</w:t>
      </w:r>
    </w:p>
    <w:p w14:paraId="19D93CCC" w14:textId="5D149E5A" w:rsidR="00D15B31" w:rsidRPr="006F178A" w:rsidDel="00E475F9" w:rsidRDefault="0015611B" w:rsidP="00A07C53">
      <w:pPr>
        <w:rPr>
          <w:rtl/>
        </w:rPr>
      </w:pPr>
      <w:r>
        <w:rPr>
          <w:rFonts w:cs="PFT_Frank" w:hint="cs"/>
          <w:b/>
          <w:bCs/>
          <w:szCs w:val="14"/>
          <w:rtl/>
        </w:rPr>
        <w:t>ג</w:t>
      </w:r>
      <w:r w:rsidR="00D15B31" w:rsidRPr="005E6BC8">
        <w:rPr>
          <w:rFonts w:cs="PFT_Frank" w:hint="eastAsia"/>
          <w:b/>
          <w:bCs/>
          <w:szCs w:val="14"/>
          <w:rtl/>
        </w:rPr>
        <w:t>ם</w:t>
      </w:r>
      <w:r w:rsidR="00D15B31" w:rsidRPr="005E6BC8">
        <w:rPr>
          <w:rFonts w:cs="PFT_Frank"/>
          <w:b/>
          <w:bCs/>
          <w:szCs w:val="14"/>
          <w:rtl/>
        </w:rPr>
        <w:t xml:space="preserve"> </w:t>
      </w:r>
      <w:r w:rsidR="00D15B31" w:rsidRPr="005E6BC8">
        <w:rPr>
          <w:rFonts w:cs="PFT_Frank" w:hint="eastAsia"/>
          <w:b/>
          <w:bCs/>
          <w:szCs w:val="14"/>
          <w:rtl/>
        </w:rPr>
        <w:t>בכלי</w:t>
      </w:r>
      <w:r w:rsidR="00D15B31">
        <w:rPr>
          <w:rFonts w:hint="cs"/>
          <w:rtl/>
        </w:rPr>
        <w:t xml:space="preserve"> נאמן,</w:t>
      </w:r>
      <w:r w:rsidR="00D15B31" w:rsidRPr="00D15B31">
        <w:rPr>
          <w:rFonts w:hint="cs"/>
          <w:rtl/>
        </w:rPr>
        <w:t xml:space="preserve"> </w:t>
      </w:r>
      <w:r w:rsidR="00D15B31">
        <w:rPr>
          <w:rFonts w:hint="cs"/>
          <w:rtl/>
        </w:rPr>
        <w:t>כש</w:t>
      </w:r>
      <w:r w:rsidR="00D15B31" w:rsidRPr="006F178A">
        <w:rPr>
          <w:rtl/>
        </w:rPr>
        <w:t xml:space="preserve">אמר </w:t>
      </w:r>
      <w:r w:rsidR="00D15B31">
        <w:rPr>
          <w:rFonts w:hint="cs"/>
          <w:rtl/>
        </w:rPr>
        <w:t>ש</w:t>
      </w:r>
      <w:r w:rsidR="00D15B31" w:rsidRPr="006F178A">
        <w:rPr>
          <w:rtl/>
        </w:rPr>
        <w:t>לא הטב</w:t>
      </w:r>
      <w:r w:rsidR="00D15B31">
        <w:rPr>
          <w:rFonts w:hint="cs"/>
          <w:rtl/>
        </w:rPr>
        <w:t>י</w:t>
      </w:r>
      <w:r w:rsidR="00D15B31" w:rsidRPr="006F178A">
        <w:rPr>
          <w:rtl/>
        </w:rPr>
        <w:t xml:space="preserve">ל כלי </w:t>
      </w:r>
      <w:r w:rsidR="00D15B31">
        <w:rPr>
          <w:rFonts w:hint="cs"/>
          <w:rtl/>
        </w:rPr>
        <w:t>ב</w:t>
      </w:r>
      <w:r w:rsidR="00D15B31" w:rsidRPr="006F178A">
        <w:rPr>
          <w:rtl/>
        </w:rPr>
        <w:t>כלי</w:t>
      </w:r>
      <w:r w:rsidR="00D15B31">
        <w:rPr>
          <w:rFonts w:hint="cs"/>
          <w:rtl/>
        </w:rPr>
        <w:t xml:space="preserve"> כלל.</w:t>
      </w:r>
    </w:p>
    <w:p w14:paraId="102A3B28" w14:textId="59D975E5" w:rsidR="00D15B31" w:rsidRDefault="004C0AAB" w:rsidP="00A07C53">
      <w:pPr>
        <w:rPr>
          <w:rtl/>
        </w:rPr>
      </w:pPr>
      <w:r w:rsidRPr="005E6BC8">
        <w:rPr>
          <w:rFonts w:cs="PFT_Frank" w:hint="eastAsia"/>
          <w:b/>
          <w:bCs/>
          <w:szCs w:val="14"/>
          <w:rtl/>
        </w:rPr>
        <w:t>וה</w:t>
      </w:r>
      <w:r w:rsidR="00D15B31" w:rsidRPr="005E6BC8">
        <w:rPr>
          <w:rFonts w:cs="PFT_Frank" w:hint="eastAsia"/>
          <w:b/>
          <w:bCs/>
          <w:szCs w:val="14"/>
          <w:rtl/>
        </w:rPr>
        <w:t>ך</w:t>
      </w:r>
      <w:r w:rsidRPr="006F178A">
        <w:rPr>
          <w:rFonts w:hint="cs"/>
          <w:rtl/>
        </w:rPr>
        <w:t xml:space="preserve"> ד</w:t>
      </w:r>
      <w:r>
        <w:rPr>
          <w:rFonts w:hint="cs"/>
          <w:rtl/>
        </w:rPr>
        <w:t xml:space="preserve">מזין על </w:t>
      </w:r>
      <w:r w:rsidRPr="006F178A">
        <w:rPr>
          <w:rFonts w:hint="cs"/>
          <w:rtl/>
        </w:rPr>
        <w:t>ע</w:t>
      </w:r>
      <w:r w:rsidRPr="006F178A">
        <w:rPr>
          <w:rtl/>
        </w:rPr>
        <w:t>"</w:t>
      </w:r>
      <w:r w:rsidRPr="006F178A">
        <w:rPr>
          <w:rFonts w:hint="cs"/>
          <w:rtl/>
        </w:rPr>
        <w:t xml:space="preserve">ה </w:t>
      </w:r>
      <w:r>
        <w:rPr>
          <w:rFonts w:hint="cs"/>
          <w:rtl/>
        </w:rPr>
        <w:t xml:space="preserve">רק </w:t>
      </w:r>
      <w:r w:rsidR="00D15B31">
        <w:rPr>
          <w:rFonts w:hint="cs"/>
          <w:rtl/>
        </w:rPr>
        <w:t>כשעשה</w:t>
      </w:r>
      <w:r w:rsidR="00D15B31" w:rsidRPr="006F178A">
        <w:rPr>
          <w:rtl/>
        </w:rPr>
        <w:t xml:space="preserve"> </w:t>
      </w:r>
      <w:r w:rsidRPr="006F178A">
        <w:rPr>
          <w:rtl/>
        </w:rPr>
        <w:t>בפנינו שלישי ושב</w:t>
      </w:r>
      <w:r w:rsidRPr="006F178A">
        <w:rPr>
          <w:rFonts w:hint="cs"/>
          <w:rtl/>
        </w:rPr>
        <w:t>יעי</w:t>
      </w:r>
      <w:r w:rsidR="00D15B31">
        <w:rPr>
          <w:rFonts w:hint="cs"/>
          <w:rtl/>
        </w:rPr>
        <w:t>,</w:t>
      </w:r>
    </w:p>
    <w:p w14:paraId="5F762AF7" w14:textId="44F1AF00" w:rsidR="004C0AAB" w:rsidRPr="00D22086" w:rsidRDefault="004C0AAB" w:rsidP="00A07C53">
      <w:pPr>
        <w:rPr>
          <w:rFonts w:cs="Guttman Vilna"/>
          <w:b/>
          <w:bCs/>
          <w:spacing w:val="-6"/>
          <w:rtl/>
        </w:rPr>
      </w:pPr>
      <w:r w:rsidRPr="00D22086">
        <w:rPr>
          <w:rFonts w:hint="cs"/>
          <w:spacing w:val="-6"/>
          <w:rtl/>
        </w:rPr>
        <w:t>-</w:t>
      </w:r>
      <w:r w:rsidRPr="00D22086">
        <w:rPr>
          <w:spacing w:val="-6"/>
          <w:rtl/>
        </w:rPr>
        <w:t xml:space="preserve"> מתוך שהחמרת עליו </w:t>
      </w:r>
      <w:r w:rsidR="00D15B31" w:rsidRPr="00D22086">
        <w:rPr>
          <w:rFonts w:hint="cs"/>
          <w:spacing w:val="-6"/>
          <w:rtl/>
        </w:rPr>
        <w:t xml:space="preserve">בתחילתו </w:t>
      </w:r>
      <w:r w:rsidR="00D15B31" w:rsidRPr="00D22086">
        <w:rPr>
          <w:rStyle w:val="affe"/>
          <w:rFonts w:hint="eastAsia"/>
          <w:spacing w:val="-6"/>
          <w:rtl/>
        </w:rPr>
        <w:t>ב</w:t>
      </w:r>
      <w:r w:rsidR="00883A57" w:rsidRPr="00D22086">
        <w:rPr>
          <w:rStyle w:val="affe"/>
          <w:rFonts w:hint="cs"/>
          <w:spacing w:val="-6"/>
          <w:rtl/>
        </w:rPr>
        <w:t>הזאה</w:t>
      </w:r>
      <w:r w:rsidRPr="00D22086">
        <w:rPr>
          <w:spacing w:val="-6"/>
          <w:rtl/>
        </w:rPr>
        <w:t>- הקלת בסופו</w:t>
      </w:r>
      <w:r w:rsidRPr="00D22086">
        <w:rPr>
          <w:rFonts w:hint="cs"/>
          <w:spacing w:val="-6"/>
          <w:rtl/>
        </w:rPr>
        <w:t xml:space="preserve"> </w:t>
      </w:r>
      <w:r w:rsidRPr="00D22086">
        <w:rPr>
          <w:rStyle w:val="affe"/>
          <w:rFonts w:hint="eastAsia"/>
          <w:spacing w:val="-6"/>
          <w:rtl/>
        </w:rPr>
        <w:t>להאמינו</w:t>
      </w:r>
      <w:r w:rsidR="00883A57" w:rsidRPr="00D22086">
        <w:rPr>
          <w:rStyle w:val="affe"/>
          <w:spacing w:val="-6"/>
          <w:rtl/>
        </w:rPr>
        <w:t xml:space="preserve"> בטבילה</w:t>
      </w:r>
      <w:r w:rsidRPr="00D22086">
        <w:rPr>
          <w:rStyle w:val="affe"/>
          <w:spacing w:val="-6"/>
          <w:rtl/>
        </w:rPr>
        <w:t>.</w:t>
      </w:r>
    </w:p>
    <w:p w14:paraId="011383CA" w14:textId="4A057CE8" w:rsidR="004C0AAB" w:rsidRPr="002B60C6" w:rsidRDefault="004C0AAB" w:rsidP="00A07C53">
      <w:pPr>
        <w:pStyle w:val="affff0"/>
        <w:rPr>
          <w:rtl/>
        </w:rPr>
      </w:pPr>
      <w:ins w:id="9808" w:author="מספור קטעי משנה" w:date="2026-10-06T10:03:49Z">
        <w:r>
          <w:rPr>
            <w:rStyle w:val="MisparKeta"/>
          </w:rPr>
          <w:t xml:space="preserve">א. </w:t>
        </w:r>
      </w:ins>
      <w:r w:rsidRPr="002B60C6">
        <w:rPr>
          <w:rtl/>
        </w:rPr>
        <w:t>אחורים ותוך</w:t>
      </w:r>
      <w:r w:rsidR="00EC5CEA">
        <w:rPr>
          <w:rFonts w:hint="cs"/>
          <w:rtl/>
        </w:rPr>
        <w:t>..</w:t>
      </w:r>
      <w:r w:rsidR="00E024EC">
        <w:rPr>
          <w:rFonts w:hint="cs"/>
          <w:rtl/>
        </w:rPr>
        <w:t xml:space="preserve"> בתרומה.</w:t>
      </w:r>
    </w:p>
    <w:p w14:paraId="45E28771" w14:textId="7E95865D" w:rsidR="00731582" w:rsidRDefault="004C0AAB" w:rsidP="0015611B">
      <w:pPr>
        <w:pStyle w:val="36"/>
        <w:framePr w:wrap="notBeside"/>
        <w:rPr>
          <w:rtl/>
        </w:rPr>
      </w:pPr>
      <w:r w:rsidRPr="0087008C">
        <w:rPr>
          <w:rFonts w:hint="eastAsia"/>
          <w:rtl/>
        </w:rPr>
        <w:t>ד</w:t>
      </w:r>
      <w:r w:rsidR="00883A57" w:rsidRPr="0087008C">
        <w:rPr>
          <w:rFonts w:hint="eastAsia"/>
          <w:rtl/>
        </w:rPr>
        <w:t>תנן</w:t>
      </w:r>
      <w:r w:rsidR="00731582">
        <w:rPr>
          <w:rtl/>
        </w:rPr>
        <w:t>:</w:t>
      </w:r>
    </w:p>
    <w:p w14:paraId="5F888D91" w14:textId="77777777" w:rsidR="00C0473D" w:rsidRDefault="004C0AAB" w:rsidP="00A07C53">
      <w:pPr>
        <w:rPr>
          <w:rFonts w:ascii="Fb Fontext" w:hAnsi="Fb Fontext"/>
          <w:rtl/>
        </w:rPr>
      </w:pPr>
      <w:r w:rsidRPr="006F178A">
        <w:rPr>
          <w:rFonts w:ascii="Fb Fontext" w:hAnsi="Fb Fontext"/>
          <w:rtl/>
        </w:rPr>
        <w:t>כלי שנטמא אחוריו במשקין</w:t>
      </w:r>
      <w:r w:rsidR="00883A57">
        <w:rPr>
          <w:rFonts w:ascii="Fb Fontext" w:hAnsi="Fb Fontext" w:hint="cs"/>
          <w:rtl/>
        </w:rPr>
        <w:t xml:space="preserve"> -</w:t>
      </w:r>
      <w:r w:rsidR="00E024EC">
        <w:rPr>
          <w:rFonts w:ascii="Fb Fontext" w:hAnsi="Fb Fontext" w:hint="cs"/>
          <w:rtl/>
        </w:rPr>
        <w:t xml:space="preserve"> אחוריו</w:t>
      </w:r>
      <w:r w:rsidRPr="006F178A">
        <w:rPr>
          <w:rFonts w:ascii="Fb Fontext" w:hAnsi="Fb Fontext"/>
          <w:rtl/>
        </w:rPr>
        <w:t xml:space="preserve"> טמאין,</w:t>
      </w:r>
    </w:p>
    <w:p w14:paraId="5A99DE88" w14:textId="59319E08" w:rsidR="004C0AAB" w:rsidRDefault="004C0AAB" w:rsidP="00F47B68">
      <w:pPr>
        <w:spacing w:after="60"/>
        <w:rPr>
          <w:rtl/>
        </w:rPr>
      </w:pPr>
      <w:r w:rsidRPr="006F178A">
        <w:rPr>
          <w:rFonts w:ascii="Fb Fontext" w:hAnsi="Fb Fontext"/>
          <w:rtl/>
        </w:rPr>
        <w:t xml:space="preserve">תוכו </w:t>
      </w:r>
      <w:r w:rsidRPr="00E93C51">
        <w:rPr>
          <w:rStyle w:val="affe"/>
          <w:rtl/>
        </w:rPr>
        <w:t>אוגנו אזנו</w:t>
      </w:r>
      <w:r w:rsidR="00E024EC">
        <w:rPr>
          <w:rStyle w:val="affe"/>
          <w:rFonts w:hint="cs"/>
          <w:rtl/>
        </w:rPr>
        <w:t xml:space="preserve"> </w:t>
      </w:r>
      <w:r w:rsidRPr="00E93C51">
        <w:rPr>
          <w:rStyle w:val="affe"/>
          <w:rtl/>
        </w:rPr>
        <w:t>ידיו</w:t>
      </w:r>
      <w:r w:rsidRPr="006F178A">
        <w:rPr>
          <w:rFonts w:ascii="Fb Fontext" w:hAnsi="Fb Fontext"/>
          <w:rtl/>
        </w:rPr>
        <w:t xml:space="preserve"> טהורין</w:t>
      </w:r>
      <w:r w:rsidR="00E024EC">
        <w:rPr>
          <w:rFonts w:hint="cs"/>
          <w:rtl/>
        </w:rPr>
        <w:t>,</w:t>
      </w:r>
      <w:r w:rsidRPr="006F178A">
        <w:rPr>
          <w:rFonts w:ascii="Fb Fontext" w:hAnsi="Fb Fontext" w:hint="cs"/>
          <w:sz w:val="20"/>
          <w:rtl/>
        </w:rPr>
        <w:t xml:space="preserve"> </w:t>
      </w:r>
      <w:r w:rsidR="00E024EC">
        <w:rPr>
          <w:rFonts w:ascii="Fb Fontext" w:hAnsi="Fb Fontext"/>
          <w:sz w:val="20"/>
          <w:rtl/>
        </w:rPr>
        <w:tab/>
      </w:r>
      <w:r w:rsidR="00E024EC">
        <w:rPr>
          <w:rFonts w:ascii="Fb Fontext" w:hAnsi="Fb Fontext"/>
          <w:sz w:val="20"/>
          <w:rtl/>
        </w:rPr>
        <w:tab/>
      </w:r>
      <w:r w:rsidR="00E024EC">
        <w:rPr>
          <w:rFonts w:ascii="Fb Fontext" w:hAnsi="Fb Fontext"/>
          <w:sz w:val="20"/>
          <w:rtl/>
        </w:rPr>
        <w:tab/>
      </w:r>
      <w:r w:rsidRPr="006F178A">
        <w:rPr>
          <w:rFonts w:ascii="Fb Fontext" w:hAnsi="Fb Fontext"/>
          <w:sz w:val="20"/>
          <w:rtl/>
        </w:rPr>
        <w:t>נטמא תוכו - כולו טמא.</w:t>
      </w:r>
    </w:p>
    <w:p w14:paraId="7937D440" w14:textId="34D3672A" w:rsidR="00F47B68" w:rsidRPr="006F178A" w:rsidRDefault="00F47B68" w:rsidP="00F47B68">
      <w:pPr>
        <w:pStyle w:val="afff1"/>
        <w:rPr>
          <w:del w:id="90004" w:author="מנוע עיצוב" w:date="2026-10-08T11:01:28Z"/>
          <w:rtl/>
        </w:rPr>
      </w:pPr>
      <w:del w:id="90003" w:author="מנוע עיצוב" w:date="2026-10-08T11:01:28Z">
        <w:r>
          <w:rPr>
            <w:rFonts w:hint="cs"/>
            <w:rtl/>
          </w:rPr>
          <w:delText xml:space="preserve">****</w:delText>
        </w:r>
      </w:del>
    </w:p>
    <w:p w14:paraId="1168B862" w14:textId="63A77338" w:rsidR="00E024EC" w:rsidRPr="00E93C51" w:rsidRDefault="004C0AAB" w:rsidP="00697E8B">
      <w:pPr>
        <w:pStyle w:val="affff0"/>
        <w:spacing w:before="0"/>
        <w:rPr>
          <w:rtl/>
        </w:rPr>
      </w:pPr>
      <w:ins w:id="9809" w:author="מספור קטעי משנה" w:date="2026-10-06T10:03:49Z">
        <w:r>
          <w:rPr>
            <w:rStyle w:val="MisparKeta"/>
          </w:rPr>
          <w:t xml:space="preserve">ב. </w:t>
        </w:r>
      </w:ins>
      <w:r w:rsidRPr="00E93C51">
        <w:rPr>
          <w:rtl/>
        </w:rPr>
        <w:t>בית הצביטה</w:t>
      </w:r>
      <w:r w:rsidR="00E024EC" w:rsidRPr="00E93C51">
        <w:rPr>
          <w:rtl/>
        </w:rPr>
        <w:t>.</w:t>
      </w:r>
    </w:p>
    <w:p w14:paraId="38066EAE" w14:textId="35D5188E" w:rsidR="00731582" w:rsidRDefault="00E024EC" w:rsidP="0015611B">
      <w:pPr>
        <w:pStyle w:val="36"/>
        <w:framePr w:wrap="notBeside"/>
        <w:rPr>
          <w:rtl/>
        </w:rPr>
      </w:pPr>
      <w:r w:rsidRPr="0087008C">
        <w:rPr>
          <w:rFonts w:hint="eastAsia"/>
          <w:rtl/>
        </w:rPr>
        <w:t>ל</w:t>
      </w:r>
      <w:r w:rsidR="004C0AAB" w:rsidRPr="0087008C">
        <w:rPr>
          <w:rFonts w:hint="cs"/>
          <w:rtl/>
        </w:rPr>
        <w:t>שמואל</w:t>
      </w:r>
      <w:r w:rsidR="00731582">
        <w:rPr>
          <w:rtl/>
        </w:rPr>
        <w:t>:</w:t>
      </w:r>
    </w:p>
    <w:p w14:paraId="5BFAE60A" w14:textId="1E72DFF5" w:rsidR="004C0AAB" w:rsidRPr="00E93C51" w:rsidRDefault="004C0AAB" w:rsidP="00A07C53">
      <w:pPr>
        <w:rPr>
          <w:rStyle w:val="af4"/>
          <w:rFonts w:ascii="BA Fontov Regular" w:hAnsi="BA Fontov Regular" w:cs="FrankRuehl"/>
          <w:spacing w:val="0"/>
          <w:szCs w:val="18"/>
          <w:rtl/>
        </w:rPr>
      </w:pPr>
      <w:r w:rsidRPr="005959CA">
        <w:rPr>
          <w:rtl/>
        </w:rPr>
        <w:t>מקום שצובטו</w:t>
      </w:r>
      <w:r w:rsidR="00F11F3A" w:rsidRPr="00F11F3A">
        <w:rPr>
          <w:rStyle w:val="affe"/>
          <w:rFonts w:hint="cs"/>
          <w:rtl/>
        </w:rPr>
        <w:t xml:space="preserve"> </w:t>
      </w:r>
      <w:r w:rsidR="00F11F3A" w:rsidRPr="00EA72FC">
        <w:rPr>
          <w:rStyle w:val="affe"/>
          <w:rFonts w:hint="cs"/>
          <w:rtl/>
        </w:rPr>
        <w:t>אוחזו</w:t>
      </w:r>
      <w:r w:rsidR="00F11F3A">
        <w:rPr>
          <w:rFonts w:hint="cs"/>
          <w:rtl/>
        </w:rPr>
        <w:t xml:space="preserve">, </w:t>
      </w:r>
      <w:r w:rsidR="00F11F3A" w:rsidRPr="007F2C2A">
        <w:rPr>
          <w:rStyle w:val="af4"/>
          <w:rFonts w:hint="cs"/>
          <w:rtl/>
        </w:rPr>
        <w:t>ד</w:t>
      </w:r>
      <w:r w:rsidRPr="00E93C51">
        <w:rPr>
          <w:rStyle w:val="af4"/>
          <w:b/>
          <w:bCs/>
          <w:rtl/>
        </w:rPr>
        <w:t>'ויצבט</w:t>
      </w:r>
      <w:r w:rsidRPr="008A0BAE">
        <w:rPr>
          <w:rStyle w:val="af4"/>
          <w:rtl/>
        </w:rPr>
        <w:t xml:space="preserve"> </w:t>
      </w:r>
      <w:r w:rsidR="00F11F3A" w:rsidRPr="007F2C2A">
        <w:rPr>
          <w:rStyle w:val="affe"/>
          <w:rFonts w:hint="cs"/>
          <w:rtl/>
        </w:rPr>
        <w:t>הושיט</w:t>
      </w:r>
      <w:r w:rsidR="00F11F3A" w:rsidRPr="007F2C2A">
        <w:rPr>
          <w:rStyle w:val="affe"/>
          <w:rtl/>
        </w:rPr>
        <w:t xml:space="preserve"> </w:t>
      </w:r>
      <w:r w:rsidRPr="008A0BAE">
        <w:rPr>
          <w:rStyle w:val="af4"/>
          <w:rtl/>
        </w:rPr>
        <w:t>לה קלי'.</w:t>
      </w:r>
    </w:p>
    <w:p w14:paraId="0BDFEFB4" w14:textId="066E1C67" w:rsidR="00731582" w:rsidRDefault="00F11F3A" w:rsidP="0015611B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ל</w:t>
      </w:r>
      <w:r w:rsidR="004C0AAB" w:rsidRPr="0087008C">
        <w:rPr>
          <w:rFonts w:hint="eastAsia"/>
          <w:rtl/>
        </w:rPr>
        <w:t>רי</w:t>
      </w:r>
      <w:r w:rsidR="004C0AAB" w:rsidRPr="0087008C">
        <w:rPr>
          <w:rtl/>
        </w:rPr>
        <w:t>"</w:t>
      </w:r>
      <w:r w:rsidR="004C0AAB" w:rsidRPr="0087008C">
        <w:rPr>
          <w:rFonts w:hint="eastAsia"/>
          <w:rtl/>
        </w:rPr>
        <w:t>ו</w:t>
      </w:r>
      <w:r w:rsidR="00731582">
        <w:rPr>
          <w:rtl/>
        </w:rPr>
        <w:t>:</w:t>
      </w:r>
    </w:p>
    <w:p w14:paraId="4357F748" w14:textId="69D0D749" w:rsidR="004C0AAB" w:rsidRPr="006F178A" w:rsidRDefault="004C0AAB" w:rsidP="00A07C53">
      <w:pPr>
        <w:rPr>
          <w:rFonts w:cs="Guttman Vilna"/>
          <w:b/>
          <w:bCs/>
          <w:rtl/>
        </w:rPr>
      </w:pPr>
      <w:r w:rsidRPr="006F178A">
        <w:rPr>
          <w:rtl/>
        </w:rPr>
        <w:t xml:space="preserve">מקום </w:t>
      </w:r>
      <w:r w:rsidR="00F11F3A">
        <w:rPr>
          <w:rFonts w:hint="cs"/>
          <w:rtl/>
        </w:rPr>
        <w:t>שאיסטניסים</w:t>
      </w:r>
      <w:r w:rsidRPr="00F11F3A">
        <w:rPr>
          <w:rtl/>
        </w:rPr>
        <w:t xml:space="preserve"> צובעי</w:t>
      </w:r>
      <w:r w:rsidR="00F11F3A">
        <w:rPr>
          <w:rFonts w:hint="cs"/>
          <w:rtl/>
        </w:rPr>
        <w:t>ם</w:t>
      </w:r>
      <w:r w:rsidR="00F11F3A" w:rsidRPr="007F2C2A">
        <w:rPr>
          <w:rStyle w:val="affe"/>
          <w:rtl/>
        </w:rPr>
        <w:t xml:space="preserve"> טובלים המאכל</w:t>
      </w:r>
      <w:r w:rsidR="00F11F3A">
        <w:rPr>
          <w:rFonts w:hint="cs"/>
          <w:rtl/>
        </w:rPr>
        <w:t xml:space="preserve"> </w:t>
      </w:r>
      <w:r w:rsidR="00F11F3A" w:rsidRPr="00D67AD3">
        <w:rPr>
          <w:rFonts w:cs="PFT_Frank" w:hint="cs"/>
          <w:b/>
          <w:bCs/>
          <w:szCs w:val="14"/>
          <w:rtl/>
        </w:rPr>
        <w:t>'ב</w:t>
      </w:r>
      <w:r w:rsidR="00F11F3A" w:rsidRPr="00D67AD3">
        <w:rPr>
          <w:rFonts w:cs="PFT_Frank" w:hint="eastAsia"/>
          <w:b/>
          <w:bCs/>
          <w:szCs w:val="14"/>
          <w:rtl/>
        </w:rPr>
        <w:t>ית</w:t>
      </w:r>
      <w:r w:rsidR="00F11F3A" w:rsidRPr="00D67AD3">
        <w:rPr>
          <w:rFonts w:cs="PFT_Frank"/>
          <w:b/>
          <w:bCs/>
          <w:szCs w:val="14"/>
          <w:rtl/>
        </w:rPr>
        <w:t xml:space="preserve"> </w:t>
      </w:r>
      <w:r w:rsidR="00F11F3A" w:rsidRPr="00D67AD3">
        <w:rPr>
          <w:rFonts w:cs="PFT_Frank" w:hint="eastAsia"/>
          <w:b/>
          <w:bCs/>
          <w:szCs w:val="14"/>
          <w:rtl/>
        </w:rPr>
        <w:t>הצביעה</w:t>
      </w:r>
      <w:r w:rsidR="00F11F3A" w:rsidRPr="00D67AD3">
        <w:rPr>
          <w:rFonts w:cs="PFT_Frank" w:hint="cs"/>
          <w:b/>
          <w:bCs/>
          <w:szCs w:val="14"/>
          <w:rtl/>
        </w:rPr>
        <w:t>'</w:t>
      </w:r>
      <w:r w:rsidR="00F11F3A" w:rsidRPr="00D67AD3">
        <w:rPr>
          <w:rFonts w:cs="PFT_Frank"/>
          <w:b/>
          <w:bCs/>
          <w:szCs w:val="14"/>
          <w:rtl/>
        </w:rPr>
        <w:t>.</w:t>
      </w:r>
    </w:p>
    <w:p w14:paraId="528DA305" w14:textId="5D205286" w:rsidR="00731582" w:rsidRDefault="00F11F3A" w:rsidP="0015611B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וד</w:t>
      </w:r>
      <w:r w:rsidR="004C0AAB" w:rsidRPr="0087008C">
        <w:rPr>
          <w:rtl/>
        </w:rPr>
        <w:t>תני</w:t>
      </w:r>
      <w:r w:rsidR="00731582">
        <w:rPr>
          <w:rtl/>
        </w:rPr>
        <w:t>:</w:t>
      </w:r>
    </w:p>
    <w:p w14:paraId="22A6BCB3" w14:textId="77777777" w:rsidR="00C0473D" w:rsidRDefault="004C0AAB" w:rsidP="00A07C53">
      <w:pPr>
        <w:rPr>
          <w:rtl/>
        </w:rPr>
      </w:pPr>
      <w:r w:rsidRPr="006F178A">
        <w:rPr>
          <w:rtl/>
        </w:rPr>
        <w:t xml:space="preserve">כל הכלים אין להם </w:t>
      </w:r>
      <w:r w:rsidR="00F11F3A">
        <w:rPr>
          <w:rFonts w:hint="cs"/>
          <w:rtl/>
        </w:rPr>
        <w:t xml:space="preserve">דין </w:t>
      </w:r>
      <w:r w:rsidRPr="006F178A">
        <w:rPr>
          <w:rtl/>
        </w:rPr>
        <w:t>אחורים ותוך,</w:t>
      </w:r>
      <w:r w:rsidR="00F11F3A">
        <w:rPr>
          <w:rFonts w:hint="cs"/>
          <w:rtl/>
        </w:rPr>
        <w:t xml:space="preserve"> </w:t>
      </w:r>
      <w:r w:rsidR="00F11F3A" w:rsidRPr="005E6BC8">
        <w:rPr>
          <w:rFonts w:cs="PFT_Frank" w:hint="eastAsia"/>
          <w:b/>
          <w:bCs/>
          <w:szCs w:val="14"/>
          <w:rtl/>
        </w:rPr>
        <w:t>אף</w:t>
      </w:r>
      <w:r w:rsidR="00F11F3A" w:rsidRPr="005E6BC8">
        <w:rPr>
          <w:rFonts w:cs="PFT_Frank"/>
          <w:b/>
          <w:bCs/>
          <w:szCs w:val="14"/>
          <w:rtl/>
        </w:rPr>
        <w:t xml:space="preserve"> </w:t>
      </w:r>
      <w:r w:rsidR="00F11F3A" w:rsidRPr="005E6BC8">
        <w:rPr>
          <w:rFonts w:cs="PFT_Frank" w:hint="eastAsia"/>
          <w:b/>
          <w:bCs/>
          <w:szCs w:val="14"/>
          <w:rtl/>
        </w:rPr>
        <w:t>ב</w:t>
      </w:r>
      <w:r w:rsidRPr="005E6BC8">
        <w:rPr>
          <w:rFonts w:cs="PFT_Frank"/>
          <w:b/>
          <w:bCs/>
          <w:szCs w:val="14"/>
          <w:rtl/>
        </w:rPr>
        <w:t>קדשי הגבול</w:t>
      </w:r>
    </w:p>
    <w:p w14:paraId="739AABBA" w14:textId="14ABECC3" w:rsidR="00731582" w:rsidRDefault="00731582" w:rsidP="0015611B">
      <w:pPr>
        <w:pStyle w:val="36"/>
        <w:framePr w:wrap="notBeside"/>
        <w:rPr>
          <w:rtl/>
        </w:rPr>
      </w:pPr>
      <w:r>
        <w:rPr>
          <w:rFonts w:hint="cs"/>
          <w:rtl/>
        </w:rPr>
        <w:t>-</w:t>
      </w:r>
    </w:p>
    <w:p w14:paraId="4CCE6977" w14:textId="1EB3D262" w:rsidR="00BF13E1" w:rsidRDefault="004C0AAB" w:rsidP="00697E8B">
      <w:pPr>
        <w:spacing w:after="60"/>
        <w:rPr>
          <w:rtl/>
        </w:rPr>
      </w:pPr>
      <w:r w:rsidRPr="006F178A">
        <w:rPr>
          <w:rFonts w:hint="cs"/>
          <w:rtl/>
        </w:rPr>
        <w:t xml:space="preserve">היינו </w:t>
      </w:r>
      <w:r>
        <w:rPr>
          <w:rtl/>
        </w:rPr>
        <w:t xml:space="preserve">חולין שעל </w:t>
      </w:r>
      <w:r>
        <w:rPr>
          <w:rStyle w:val="affc"/>
          <w:rtl/>
          <w:rPrChange w:id="9026" w:author="מנוע אמוראים" w:date="2026-10-05T16:41:31Z">
            <w:rPr>
              <w:rtl/>
            </w:rPr>
          </w:rPrChange>
        </w:rPr>
        <w:t xml:space="preserve">טהר</w:t>
      </w:r>
      <w:r>
        <w:rPr>
          <w:rStyle w:val="affc"/>
          <w:rFonts w:hint="cs"/>
          <w:rtl/>
          <w:rPrChange w:id="9027" w:author="מנוע אמוראים" w:date="2026-10-05T16:41:31Z">
            <w:rPr>
              <w:rFonts w:hint="cs"/>
              <w:rtl/>
            </w:rPr>
          </w:rPrChange>
        </w:rPr>
        <w:t xml:space="preserve">"</w:t>
      </w:r>
      <w:r>
        <w:rPr>
          <w:rStyle w:val="affc"/>
          <w:rtl/>
          <w:rPrChange w:id="9028" w:author="מנוע אמוראים" w:date="2026-10-05T16:41:31Z">
            <w:rPr>
              <w:rtl/>
            </w:rPr>
          </w:rPrChange>
        </w:rPr>
        <w:t xml:space="preserve">ק</w:t>
      </w:r>
      <w:r w:rsidR="00B70B5F">
        <w:rPr>
          <w:rFonts w:hint="cs"/>
          <w:rtl/>
        </w:rPr>
        <w:t>,</w:t>
      </w:r>
      <w:r w:rsidR="00A763EF">
        <w:rPr>
          <w:rStyle w:val="affc"/>
          <w:rFonts w:hint="cs"/>
          <w:rtl/>
        </w:rPr>
        <w:t xml:space="preserve"> </w:t>
      </w:r>
      <w:r w:rsidRPr="008A0BAE">
        <w:rPr>
          <w:rStyle w:val="affc"/>
          <w:rFonts w:hint="eastAsia"/>
          <w:rtl/>
        </w:rPr>
        <w:t>כרב</w:t>
      </w:r>
      <w:r w:rsidRPr="008A0BAE">
        <w:rPr>
          <w:rStyle w:val="affc"/>
          <w:rtl/>
        </w:rPr>
        <w:t>"</w:t>
      </w:r>
      <w:r w:rsidRPr="008A0BAE">
        <w:rPr>
          <w:rStyle w:val="affc"/>
          <w:rFonts w:hint="eastAsia"/>
          <w:rtl/>
        </w:rPr>
        <w:t>א</w:t>
      </w:r>
      <w:r>
        <w:rPr>
          <w:rFonts w:hint="cs"/>
          <w:rtl/>
        </w:rPr>
        <w:t xml:space="preserve"> </w:t>
      </w:r>
      <w:r w:rsidR="0050115A">
        <w:rPr>
          <w:rFonts w:hint="cs"/>
          <w:rtl/>
        </w:rPr>
        <w:t>ש</w:t>
      </w:r>
      <w:r w:rsidR="00B70B5F" w:rsidRPr="005E6BC8">
        <w:rPr>
          <w:rFonts w:cs="PFT_Frank" w:hint="cs"/>
          <w:b/>
          <w:bCs/>
          <w:szCs w:val="14"/>
          <w:rtl/>
        </w:rPr>
        <w:t>ראשונות</w:t>
      </w:r>
      <w:r w:rsidRPr="005E6BC8">
        <w:rPr>
          <w:rFonts w:cs="PFT_Frank"/>
          <w:b/>
          <w:bCs/>
          <w:szCs w:val="14"/>
          <w:rtl/>
        </w:rPr>
        <w:t xml:space="preserve"> </w:t>
      </w:r>
      <w:r w:rsidR="00B70B5F">
        <w:rPr>
          <w:rFonts w:hint="cs"/>
          <w:rtl/>
        </w:rPr>
        <w:t>גם</w:t>
      </w:r>
      <w:r w:rsidR="00BF13E1">
        <w:rPr>
          <w:rFonts w:hint="cs"/>
          <w:rtl/>
        </w:rPr>
        <w:t xml:space="preserve"> </w:t>
      </w:r>
      <w:r w:rsidR="00B70B5F">
        <w:rPr>
          <w:rFonts w:hint="cs"/>
          <w:rtl/>
        </w:rPr>
        <w:t>בהם</w:t>
      </w:r>
      <w:r w:rsidR="00BF13E1">
        <w:rPr>
          <w:rFonts w:hint="cs"/>
          <w:rtl/>
        </w:rPr>
        <w:t>.</w:t>
      </w:r>
    </w:p>
    <w:p w14:paraId="7E2ACF38" w14:textId="77777777" w:rsidR="004C0AAB" w:rsidRPr="006F178A" w:rsidRDefault="004C0AAB" w:rsidP="00A7758B">
      <w:pPr>
        <w:pStyle w:val="afff3"/>
        <w:framePr w:wrap="around"/>
        <w:rPr>
          <w:rtl/>
        </w:rPr>
      </w:pPr>
      <w:r w:rsidRPr="006F178A">
        <w:rPr>
          <w:rFonts w:hint="cs"/>
          <w:rtl/>
        </w:rPr>
        <w:t>כג.</w:t>
      </w:r>
    </w:p>
    <w:p w14:paraId="4B5C8BA2" w14:textId="04926ACE" w:rsidR="004C0AAB" w:rsidRPr="002B60C6" w:rsidRDefault="004C0AAB" w:rsidP="00697E8B">
      <w:pPr>
        <w:pStyle w:val="affff0"/>
        <w:spacing w:before="0"/>
        <w:rPr>
          <w:rtl/>
        </w:rPr>
      </w:pPr>
      <w:ins w:id="9823" w:author="מספור קטעי משנה" w:date="2026-10-06T06:45:17Z">
        <w:r>
          <w:rPr>
            <w:rStyle w:val="MisparKeta"/>
          </w:rPr>
          <w:t xml:space="preserve">ג. </w:t>
        </w:r>
      </w:ins>
      <w:r w:rsidRPr="002B60C6">
        <w:rPr>
          <w:rtl/>
        </w:rPr>
        <w:t xml:space="preserve">הנושא מדרס </w:t>
      </w:r>
      <w:r w:rsidR="002759E0">
        <w:rPr>
          <w:rFonts w:hint="cs"/>
          <w:rtl/>
        </w:rPr>
        <w:t xml:space="preserve">- </w:t>
      </w:r>
      <w:r w:rsidRPr="002B60C6">
        <w:rPr>
          <w:rtl/>
        </w:rPr>
        <w:t>נושא תרומה</w:t>
      </w:r>
      <w:r w:rsidR="0020482C">
        <w:rPr>
          <w:rFonts w:hint="cs"/>
          <w:rtl/>
        </w:rPr>
        <w:t>,</w:t>
      </w:r>
      <w:r w:rsidRPr="002B60C6">
        <w:rPr>
          <w:rtl/>
        </w:rPr>
        <w:t xml:space="preserve"> אבל לא קודש.</w:t>
      </w:r>
    </w:p>
    <w:p w14:paraId="1106C38C" w14:textId="06800803" w:rsidR="00731582" w:rsidRDefault="0020482C" w:rsidP="0015611B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והטעם</w:t>
      </w:r>
      <w:r w:rsidR="00731582">
        <w:rPr>
          <w:rFonts w:hint="cs"/>
          <w:rtl/>
        </w:rPr>
        <w:t>:</w:t>
      </w:r>
    </w:p>
    <w:p w14:paraId="38659C18" w14:textId="0FBAEC45" w:rsidR="004C0AAB" w:rsidRDefault="0020482C" w:rsidP="00A07C53">
      <w:pPr>
        <w:rPr>
          <w:rtl/>
        </w:rPr>
      </w:pPr>
      <w:r>
        <w:rPr>
          <w:rFonts w:hint="cs"/>
          <w:rtl/>
        </w:rPr>
        <w:t>ד</w:t>
      </w:r>
      <w:r w:rsidR="004C0AAB">
        <w:rPr>
          <w:rtl/>
        </w:rPr>
        <w:t xml:space="preserve">מעשה </w:t>
      </w:r>
      <w:r>
        <w:rPr>
          <w:rFonts w:hint="cs"/>
          <w:rtl/>
        </w:rPr>
        <w:t>ונשא</w:t>
      </w:r>
      <w:r w:rsidR="004C0AAB" w:rsidRPr="006F178A">
        <w:rPr>
          <w:rtl/>
        </w:rPr>
        <w:t xml:space="preserve"> חבית</w:t>
      </w:r>
      <w:r w:rsidR="004C0AAB">
        <w:rPr>
          <w:rtl/>
        </w:rPr>
        <w:t xml:space="preserve"> </w:t>
      </w:r>
      <w:r w:rsidR="003F2032" w:rsidRPr="005E6BC8">
        <w:rPr>
          <w:rFonts w:cs="PFT_Frank" w:hint="cs"/>
          <w:b/>
          <w:bCs/>
          <w:szCs w:val="14"/>
          <w:rtl/>
        </w:rPr>
        <w:t>יין</w:t>
      </w:r>
      <w:r w:rsidR="003F2032" w:rsidRPr="005E6BC8">
        <w:rPr>
          <w:rFonts w:cs="PFT_Frank"/>
          <w:b/>
          <w:bCs/>
          <w:szCs w:val="14"/>
          <w:rtl/>
        </w:rPr>
        <w:t xml:space="preserve"> </w:t>
      </w:r>
      <w:r w:rsidR="004C0AAB" w:rsidRPr="005E6BC8">
        <w:rPr>
          <w:rFonts w:cs="PFT_Frank"/>
          <w:b/>
          <w:bCs/>
          <w:szCs w:val="14"/>
          <w:rtl/>
        </w:rPr>
        <w:t>קודש</w:t>
      </w:r>
      <w:r w:rsidR="004C0AAB">
        <w:rPr>
          <w:rtl/>
        </w:rPr>
        <w:t>, ונפסקה רצוע</w:t>
      </w:r>
      <w:r w:rsidR="004C0AAB">
        <w:rPr>
          <w:rFonts w:hint="cs"/>
          <w:rtl/>
        </w:rPr>
        <w:t>ת</w:t>
      </w:r>
      <w:r w:rsidR="004C0AAB" w:rsidRPr="006F178A">
        <w:rPr>
          <w:rtl/>
        </w:rPr>
        <w:t xml:space="preserve"> סנדלו</w:t>
      </w:r>
      <w:r w:rsidR="00D211A3" w:rsidRPr="007B4B7C">
        <w:rPr>
          <w:rStyle w:val="affe"/>
          <w:rtl/>
        </w:rPr>
        <w:t xml:space="preserve"> </w:t>
      </w:r>
      <w:r w:rsidR="00D211A3">
        <w:rPr>
          <w:rStyle w:val="affe"/>
          <w:rFonts w:hint="cs"/>
          <w:rtl/>
        </w:rPr>
        <w:t xml:space="preserve">שנטמאה </w:t>
      </w:r>
      <w:r w:rsidR="00D211A3" w:rsidRPr="007B4B7C">
        <w:rPr>
          <w:rStyle w:val="affe"/>
          <w:rFonts w:hint="cs"/>
          <w:rtl/>
        </w:rPr>
        <w:t>מדרס</w:t>
      </w:r>
      <w:r w:rsidR="004C0AAB" w:rsidRPr="006F178A">
        <w:rPr>
          <w:rtl/>
        </w:rPr>
        <w:t xml:space="preserve">, והניחה </w:t>
      </w:r>
      <w:r w:rsidR="004C0AAB">
        <w:rPr>
          <w:rFonts w:hint="cs"/>
          <w:rtl/>
        </w:rPr>
        <w:t xml:space="preserve">ע''פ </w:t>
      </w:r>
      <w:r w:rsidR="004C0AAB" w:rsidRPr="006F178A">
        <w:rPr>
          <w:rtl/>
        </w:rPr>
        <w:t>חבית ונפלה ל</w:t>
      </w:r>
      <w:r>
        <w:rPr>
          <w:rFonts w:hint="cs"/>
          <w:rtl/>
        </w:rPr>
        <w:t>תו</w:t>
      </w:r>
      <w:r w:rsidR="00D211A3">
        <w:rPr>
          <w:rFonts w:hint="cs"/>
          <w:rtl/>
        </w:rPr>
        <w:t>כו</w:t>
      </w:r>
      <w:r w:rsidR="004C0AAB" w:rsidRPr="006F178A">
        <w:rPr>
          <w:rtl/>
        </w:rPr>
        <w:t>, ו</w:t>
      </w:r>
      <w:r w:rsidR="00D211A3">
        <w:rPr>
          <w:rFonts w:hint="cs"/>
          <w:rtl/>
        </w:rPr>
        <w:t>טמאתו</w:t>
      </w:r>
      <w:r w:rsidR="00322A0E">
        <w:rPr>
          <w:rFonts w:hint="cs"/>
          <w:rtl/>
        </w:rPr>
        <w:t>,</w:t>
      </w:r>
    </w:p>
    <w:p w14:paraId="526F8362" w14:textId="7BC1F96C" w:rsidR="00731582" w:rsidRDefault="00D211A3" w:rsidP="0015611B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ולכן</w:t>
      </w:r>
      <w:r w:rsidR="00731582">
        <w:rPr>
          <w:rtl/>
        </w:rPr>
        <w:t>:</w:t>
      </w:r>
    </w:p>
    <w:p w14:paraId="6C55134C" w14:textId="4B889957" w:rsidR="00D211A3" w:rsidRDefault="00D211A3" w:rsidP="00A07C53">
      <w:pPr>
        <w:rPr>
          <w:rFonts w:ascii="Fb Fontext" w:hAnsi="Fb Fontext"/>
          <w:rtl/>
        </w:rPr>
      </w:pPr>
      <w:r>
        <w:rPr>
          <w:rFonts w:hint="cs"/>
          <w:rtl/>
        </w:rPr>
        <w:t>גזרו</w:t>
      </w:r>
      <w:r w:rsidR="004C0AAB" w:rsidRPr="006F178A">
        <w:rPr>
          <w:rtl/>
        </w:rPr>
        <w:t xml:space="preserve"> </w:t>
      </w:r>
      <w:r>
        <w:rPr>
          <w:rFonts w:hint="cs"/>
          <w:rtl/>
        </w:rPr>
        <w:t xml:space="preserve">'הנושא מדרס </w:t>
      </w:r>
      <w:r w:rsidR="004C0AAB">
        <w:rPr>
          <w:rFonts w:hint="cs"/>
          <w:rtl/>
        </w:rPr>
        <w:t>לא</w:t>
      </w:r>
      <w:r>
        <w:rPr>
          <w:rFonts w:hint="cs"/>
          <w:rtl/>
        </w:rPr>
        <w:t xml:space="preserve"> ישא</w:t>
      </w:r>
      <w:r w:rsidR="004C0AAB">
        <w:rPr>
          <w:rFonts w:hint="cs"/>
          <w:rtl/>
        </w:rPr>
        <w:t xml:space="preserve"> </w:t>
      </w:r>
      <w:r w:rsidR="004C0AAB" w:rsidRPr="006F178A">
        <w:rPr>
          <w:rtl/>
        </w:rPr>
        <w:t>קדש</w:t>
      </w:r>
      <w:r>
        <w:rPr>
          <w:rFonts w:hint="cs"/>
          <w:rtl/>
        </w:rPr>
        <w:t>',</w:t>
      </w:r>
      <w:r>
        <w:rPr>
          <w:rFonts w:ascii="Fb Fontext" w:hAnsi="Fb Fontext" w:hint="cs"/>
          <w:rtl/>
        </w:rPr>
        <w:t xml:space="preserve"> </w:t>
      </w:r>
      <w:r>
        <w:rPr>
          <w:rFonts w:ascii="Fb Fontext" w:hAnsi="Fb Fontext"/>
          <w:rtl/>
        </w:rPr>
        <w:tab/>
      </w:r>
      <w:r>
        <w:rPr>
          <w:rFonts w:ascii="Fb Fontext" w:hAnsi="Fb Fontext" w:hint="cs"/>
          <w:rtl/>
        </w:rPr>
        <w:t xml:space="preserve"> </w:t>
      </w:r>
      <w:r w:rsidRPr="005E6BC8">
        <w:rPr>
          <w:rFonts w:ascii="Fb Fontext" w:hAnsi="Fb Fontext" w:cs="PFT_Frank" w:hint="cs"/>
          <w:b/>
          <w:bCs/>
          <w:szCs w:val="14"/>
          <w:rtl/>
        </w:rPr>
        <w:t>אבל</w:t>
      </w:r>
      <w:r>
        <w:rPr>
          <w:rFonts w:ascii="Fb Fontext" w:hAnsi="Fb Fontext" w:hint="cs"/>
          <w:rtl/>
        </w:rPr>
        <w:t xml:space="preserve"> </w:t>
      </w:r>
      <w:r w:rsidR="004C0AAB" w:rsidRPr="006F178A">
        <w:rPr>
          <w:rFonts w:ascii="Fb Fontext" w:hAnsi="Fb Fontext" w:hint="cs"/>
          <w:rtl/>
        </w:rPr>
        <w:t>תרומה</w:t>
      </w:r>
      <w:r>
        <w:rPr>
          <w:rFonts w:ascii="Fb Fontext" w:hAnsi="Fb Fontext" w:hint="cs"/>
          <w:rtl/>
        </w:rPr>
        <w:t xml:space="preserve"> התירו -</w:t>
      </w:r>
    </w:p>
    <w:p w14:paraId="567CAC6B" w14:textId="6E664A5E" w:rsidR="00731582" w:rsidRDefault="00D211A3" w:rsidP="0015611B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ו</w:t>
      </w:r>
      <w:r w:rsidR="004C0AAB" w:rsidRPr="0087008C">
        <w:rPr>
          <w:rFonts w:hint="eastAsia"/>
          <w:rtl/>
        </w:rPr>
        <w:t>כרחב</w:t>
      </w:r>
      <w:r w:rsidR="004C0AAB" w:rsidRPr="0087008C">
        <w:rPr>
          <w:rtl/>
        </w:rPr>
        <w:t>"</w:t>
      </w:r>
      <w:r w:rsidR="004C0AAB" w:rsidRPr="0087008C">
        <w:rPr>
          <w:rFonts w:hint="eastAsia"/>
          <w:rtl/>
        </w:rPr>
        <w:t>ע</w:t>
      </w:r>
      <w:r w:rsidR="00731582">
        <w:rPr>
          <w:rtl/>
        </w:rPr>
        <w:t>:</w:t>
      </w:r>
    </w:p>
    <w:p w14:paraId="693203BB" w14:textId="77777777" w:rsidR="00C0473D" w:rsidRDefault="003F2032" w:rsidP="00A07C53">
      <w:pPr>
        <w:rPr>
          <w:rtl/>
        </w:rPr>
      </w:pPr>
      <w:r w:rsidRPr="00D07FF7">
        <w:rPr>
          <w:rFonts w:ascii="Fb Fontext" w:hAnsi="Fb Fontext" w:hint="cs"/>
          <w:spacing w:val="-4"/>
          <w:rtl/>
        </w:rPr>
        <w:t>ש</w:t>
      </w:r>
      <w:r w:rsidR="004C0AAB" w:rsidRPr="00D07FF7">
        <w:rPr>
          <w:rFonts w:ascii="Fb Fontext" w:hAnsi="Fb Fontext"/>
          <w:spacing w:val="-4"/>
          <w:rtl/>
        </w:rPr>
        <w:t>לא אסרו</w:t>
      </w:r>
      <w:r w:rsidR="004C0AAB" w:rsidRPr="00D07FF7">
        <w:rPr>
          <w:rStyle w:val="affe"/>
          <w:spacing w:val="-4"/>
          <w:rtl/>
        </w:rPr>
        <w:t xml:space="preserve"> </w:t>
      </w:r>
      <w:r w:rsidRPr="00D07FF7">
        <w:rPr>
          <w:rStyle w:val="affe"/>
          <w:rFonts w:hint="cs"/>
          <w:spacing w:val="-4"/>
          <w:rtl/>
        </w:rPr>
        <w:t>מי</w:t>
      </w:r>
      <w:r w:rsidRPr="00D07FF7">
        <w:rPr>
          <w:rStyle w:val="affe"/>
          <w:spacing w:val="-4"/>
          <w:rtl/>
        </w:rPr>
        <w:t xml:space="preserve"> </w:t>
      </w:r>
      <w:r w:rsidRPr="00D07FF7">
        <w:rPr>
          <w:rStyle w:val="affe"/>
          <w:rFonts w:hint="cs"/>
          <w:spacing w:val="-4"/>
          <w:rtl/>
        </w:rPr>
        <w:t>חטאת</w:t>
      </w:r>
      <w:r w:rsidRPr="00D07FF7">
        <w:rPr>
          <w:rFonts w:ascii="Fb Fontext" w:hAnsi="Fb Fontext" w:hint="cs"/>
          <w:spacing w:val="-4"/>
          <w:rtl/>
        </w:rPr>
        <w:t xml:space="preserve"> </w:t>
      </w:r>
      <w:r w:rsidR="004C0AAB" w:rsidRPr="00D07FF7">
        <w:rPr>
          <w:rFonts w:ascii="Fb Fontext" w:hAnsi="Fb Fontext"/>
          <w:spacing w:val="-4"/>
          <w:rtl/>
        </w:rPr>
        <w:t xml:space="preserve">אלא בירדן ובספינה </w:t>
      </w:r>
      <w:r w:rsidRPr="00D07FF7">
        <w:rPr>
          <w:rFonts w:ascii="Fb Fontext" w:hAnsi="Fb Fontext" w:hint="cs"/>
          <w:spacing w:val="-4"/>
          <w:rtl/>
        </w:rPr>
        <w:t xml:space="preserve">- </w:t>
      </w:r>
      <w:r w:rsidR="004C0AAB" w:rsidRPr="00D07FF7">
        <w:rPr>
          <w:rFonts w:ascii="Fb Fontext" w:hAnsi="Fb Fontext" w:cs="PFT_Frank"/>
          <w:b/>
          <w:bCs/>
          <w:spacing w:val="-4"/>
          <w:szCs w:val="14"/>
          <w:rtl/>
        </w:rPr>
        <w:t>כמעשה</w:t>
      </w:r>
      <w:r w:rsidRPr="00D07FF7">
        <w:rPr>
          <w:rFonts w:ascii="Fb Fontext" w:hAnsi="Fb Fontext" w:hint="cs"/>
          <w:spacing w:val="-4"/>
          <w:rtl/>
        </w:rPr>
        <w:t xml:space="preserve"> </w:t>
      </w:r>
      <w:r w:rsidRPr="00D07FF7">
        <w:rPr>
          <w:rFonts w:ascii="Fb Fontext" w:hAnsi="Fb Fontext" w:cs="PFT_Frank" w:hint="cs"/>
          <w:b/>
          <w:bCs/>
          <w:spacing w:val="-4"/>
          <w:szCs w:val="14"/>
          <w:rtl/>
        </w:rPr>
        <w:t>שהיה</w:t>
      </w:r>
      <w:r w:rsidR="001637CF" w:rsidRPr="00D07FF7">
        <w:rPr>
          <w:rFonts w:hint="cs"/>
          <w:spacing w:val="-4"/>
          <w:rtl/>
        </w:rPr>
        <w:t xml:space="preserve"> </w:t>
      </w:r>
      <w:r w:rsidR="00E97781" w:rsidRPr="00D07FF7">
        <w:rPr>
          <w:rFonts w:hint="cs"/>
          <w:spacing w:val="-4"/>
          <w:rtl/>
        </w:rPr>
        <w:t xml:space="preserve"> </w:t>
      </w:r>
      <w:r w:rsidR="001637CF" w:rsidRPr="00D07FF7">
        <w:rPr>
          <w:rFonts w:hint="cs"/>
          <w:spacing w:val="-4"/>
          <w:rtl/>
        </w:rPr>
        <w:t>שה</w:t>
      </w:r>
      <w:r w:rsidR="001637CF" w:rsidRPr="00D07FF7">
        <w:rPr>
          <w:spacing w:val="-4"/>
          <w:rtl/>
        </w:rPr>
        <w:t xml:space="preserve">עביר </w:t>
      </w:r>
      <w:r w:rsidR="001637CF" w:rsidRPr="00D4155C">
        <w:rPr>
          <w:rtl/>
        </w:rPr>
        <w:t>מי חטאת בירדן ובספינה, ונמצא כזית מת בקרקעית ספינה.</w:t>
      </w:r>
    </w:p>
    <w:p w14:paraId="4DA40410" w14:textId="77777777" w:rsidR="00C0473D" w:rsidRDefault="00E97781" w:rsidP="00A07C53">
      <w:pPr>
        <w:pStyle w:val="affd"/>
        <w:rPr>
          <w:rStyle w:val="affc"/>
          <w:rtl/>
        </w:rPr>
      </w:pPr>
      <w:r>
        <w:rPr>
          <w:rStyle w:val="affc"/>
          <w:rFonts w:hint="cs"/>
          <w:rtl/>
        </w:rPr>
        <w:t>[</w:t>
      </w:r>
      <w:r w:rsidR="003F2032" w:rsidRPr="007B4B7C">
        <w:rPr>
          <w:rStyle w:val="affc"/>
          <w:rFonts w:hint="cs"/>
          <w:b w:val="0"/>
          <w:rtl/>
        </w:rPr>
        <w:t>אבל</w:t>
      </w:r>
      <w:r w:rsidR="003F2032" w:rsidRPr="007B4B7C">
        <w:rPr>
          <w:rStyle w:val="affc"/>
          <w:b w:val="0"/>
          <w:rtl/>
        </w:rPr>
        <w:t xml:space="preserve"> </w:t>
      </w:r>
      <w:r w:rsidR="003F2032" w:rsidRPr="007B4B7C">
        <w:rPr>
          <w:rStyle w:val="affc"/>
          <w:rFonts w:hint="cs"/>
          <w:b w:val="0"/>
          <w:rtl/>
        </w:rPr>
        <w:t>לרבנן</w:t>
      </w:r>
      <w:r w:rsidR="003F2032">
        <w:rPr>
          <w:rFonts w:hint="cs"/>
          <w:rtl/>
        </w:rPr>
        <w:t xml:space="preserve"> </w:t>
      </w:r>
      <w:r w:rsidR="004C0AAB" w:rsidRPr="006F178A">
        <w:rPr>
          <w:rFonts w:hint="cs"/>
          <w:rtl/>
        </w:rPr>
        <w:t>ל</w:t>
      </w:r>
      <w:r w:rsidR="004C0AAB" w:rsidRPr="006F178A">
        <w:rPr>
          <w:rtl/>
        </w:rPr>
        <w:t xml:space="preserve">א ישא מי חטאת </w:t>
      </w:r>
      <w:r w:rsidR="003F2032" w:rsidRPr="006F178A">
        <w:rPr>
          <w:rtl/>
        </w:rPr>
        <w:t>בספינה</w:t>
      </w:r>
      <w:r w:rsidR="003F2032">
        <w:rPr>
          <w:rFonts w:hint="cs"/>
          <w:rtl/>
        </w:rPr>
        <w:t xml:space="preserve"> </w:t>
      </w:r>
      <w:r w:rsidR="003F2032" w:rsidRPr="007B4B7C">
        <w:rPr>
          <w:rFonts w:hint="cs"/>
          <w:b/>
          <w:bCs/>
          <w:rtl/>
        </w:rPr>
        <w:t>אפי</w:t>
      </w:r>
      <w:r w:rsidR="003F2032" w:rsidRPr="007B4B7C">
        <w:rPr>
          <w:b/>
          <w:bCs/>
          <w:rtl/>
        </w:rPr>
        <w:t xml:space="preserve">' </w:t>
      </w:r>
      <w:r w:rsidR="003F2032" w:rsidRPr="007B4B7C">
        <w:rPr>
          <w:rFonts w:hint="cs"/>
          <w:b/>
          <w:bCs/>
          <w:rtl/>
        </w:rPr>
        <w:t>בשאר</w:t>
      </w:r>
      <w:r w:rsidR="003F2032" w:rsidRPr="007B4B7C">
        <w:rPr>
          <w:b/>
          <w:bCs/>
          <w:rtl/>
        </w:rPr>
        <w:t xml:space="preserve"> </w:t>
      </w:r>
      <w:r w:rsidR="003F2032" w:rsidRPr="007B4B7C">
        <w:rPr>
          <w:rFonts w:hint="cs"/>
          <w:b/>
          <w:bCs/>
          <w:rtl/>
        </w:rPr>
        <w:t>נהרות</w:t>
      </w:r>
      <w:r w:rsidR="004C0AAB" w:rsidRPr="006F178A">
        <w:rPr>
          <w:rtl/>
        </w:rPr>
        <w:t xml:space="preserve">, ולא יעמוד בצד </w:t>
      </w:r>
      <w:r w:rsidR="004C0AAB" w:rsidRPr="00EB5082">
        <w:rPr>
          <w:rtl/>
        </w:rPr>
        <w:t>זה ויזרקם לצד אח</w:t>
      </w:r>
      <w:r w:rsidR="004C0AAB" w:rsidRPr="00EB5082">
        <w:rPr>
          <w:rFonts w:hint="cs"/>
          <w:rtl/>
        </w:rPr>
        <w:t>ר</w:t>
      </w:r>
      <w:r w:rsidRPr="00EB5082">
        <w:rPr>
          <w:rFonts w:hint="cs"/>
          <w:rtl/>
        </w:rPr>
        <w:t>,</w:t>
      </w:r>
      <w:r w:rsidR="004C0AAB" w:rsidRPr="00EB5082">
        <w:rPr>
          <w:rFonts w:hint="cs"/>
          <w:rtl/>
        </w:rPr>
        <w:t xml:space="preserve"> </w:t>
      </w:r>
      <w:r w:rsidR="004C0AAB" w:rsidRPr="00EB5082">
        <w:rPr>
          <w:rtl/>
        </w:rPr>
        <w:t>ולא ישיטם ע"</w:t>
      </w:r>
      <w:r w:rsidR="004C0AAB" w:rsidRPr="00EB5082">
        <w:rPr>
          <w:rFonts w:hint="cs"/>
          <w:rtl/>
        </w:rPr>
        <w:t>פ</w:t>
      </w:r>
      <w:r w:rsidR="004C0AAB" w:rsidRPr="00EB5082">
        <w:rPr>
          <w:rtl/>
        </w:rPr>
        <w:t xml:space="preserve"> המים,</w:t>
      </w:r>
      <w:r w:rsidRPr="00EB5082">
        <w:rPr>
          <w:rFonts w:hint="cs"/>
          <w:rtl/>
        </w:rPr>
        <w:t xml:space="preserve"> </w:t>
      </w:r>
      <w:r w:rsidR="004C0AAB" w:rsidRPr="00EB5082">
        <w:rPr>
          <w:rtl/>
        </w:rPr>
        <w:t>ולא ירכב ע"</w:t>
      </w:r>
      <w:r w:rsidR="004C0AAB" w:rsidRPr="00EB5082">
        <w:rPr>
          <w:rFonts w:hint="cs"/>
          <w:rtl/>
        </w:rPr>
        <w:t>ג</w:t>
      </w:r>
      <w:r w:rsidR="004C0AAB" w:rsidRPr="00EB5082">
        <w:rPr>
          <w:rtl/>
        </w:rPr>
        <w:t xml:space="preserve"> בהמה</w:t>
      </w:r>
      <w:r w:rsidRPr="00EB5082">
        <w:rPr>
          <w:rFonts w:hint="cs"/>
          <w:rtl/>
        </w:rPr>
        <w:t xml:space="preserve"> - שבאויר גזרו],</w:t>
      </w:r>
    </w:p>
    <w:p w14:paraId="647B4513" w14:textId="3EC60469" w:rsidR="00F47B68" w:rsidRPr="00F47B68" w:rsidRDefault="00F47B68" w:rsidP="00F47B68">
      <w:pPr>
        <w:pStyle w:val="afff1"/>
        <w:rPr>
          <w:rtl/>
        </w:rPr>
      </w:pPr>
      <w:r w:rsidRPr="00F47B68">
        <w:rPr>
          <w:rFonts w:hint="cs"/>
          <w:rtl/>
        </w:rPr>
        <w:t>****</w:t>
      </w:r>
    </w:p>
    <w:p w14:paraId="1466BDF4" w14:textId="77777777" w:rsidR="00F47B68" w:rsidRPr="00F47B68" w:rsidRDefault="004C0AAB" w:rsidP="00F47B68">
      <w:pPr>
        <w:pStyle w:val="36"/>
        <w:framePr w:wrap="notBeside"/>
        <w:rPr>
          <w:rtl/>
        </w:rPr>
      </w:pPr>
      <w:r w:rsidRPr="00F47B68">
        <w:rPr>
          <w:rtl/>
        </w:rPr>
        <w:t>איבעיא:</w:t>
      </w:r>
    </w:p>
    <w:p w14:paraId="3E48C25F" w14:textId="77777777" w:rsidR="00C0473D" w:rsidRDefault="004C0AAB" w:rsidP="00A07C53">
      <w:pPr>
        <w:pStyle w:val="afffff"/>
        <w:rPr>
          <w:rtl/>
        </w:rPr>
      </w:pPr>
      <w:r w:rsidRPr="006F178A">
        <w:rPr>
          <w:rtl/>
        </w:rPr>
        <w:t>סנדל טהור מהו?</w:t>
      </w:r>
      <w:r w:rsidR="001E3674">
        <w:rPr>
          <w:rtl/>
        </w:rPr>
        <w:t xml:space="preserve"> </w:t>
      </w:r>
      <w:r w:rsidR="00322A0E">
        <w:rPr>
          <w:rtl/>
        </w:rPr>
        <w:tab/>
      </w:r>
      <w:r w:rsidR="00322A0E">
        <w:rPr>
          <w:rtl/>
        </w:rPr>
        <w:tab/>
      </w:r>
      <w:r w:rsidR="00322A0E">
        <w:rPr>
          <w:rtl/>
        </w:rPr>
        <w:tab/>
      </w:r>
      <w:r w:rsidRPr="006F178A">
        <w:rPr>
          <w:rtl/>
        </w:rPr>
        <w:t>חבית סתומה מהו?</w:t>
      </w:r>
    </w:p>
    <w:p w14:paraId="55226348" w14:textId="77777777" w:rsidR="00C0473D" w:rsidRDefault="001E3674" w:rsidP="00A07C53">
      <w:pPr>
        <w:ind w:left="340"/>
        <w:rPr>
          <w:rFonts w:ascii="MS Mincho" w:hAnsi="MS Mincho"/>
          <w:rtl/>
        </w:rPr>
      </w:pPr>
      <w:r>
        <w:rPr>
          <w:rFonts w:hint="cs"/>
          <w:rtl/>
        </w:rPr>
        <w:t xml:space="preserve">  </w:t>
      </w:r>
      <w:r w:rsidR="004C0AAB" w:rsidRPr="005E6BC8">
        <w:rPr>
          <w:rFonts w:cs="PFT_Frank" w:hint="cs"/>
          <w:b/>
          <w:bCs/>
          <w:szCs w:val="14"/>
          <w:rtl/>
        </w:rPr>
        <w:t>עבר</w:t>
      </w:r>
      <w:r w:rsidR="004C0AAB" w:rsidRPr="005E6BC8">
        <w:rPr>
          <w:rFonts w:cs="PFT_Frank"/>
          <w:b/>
          <w:bCs/>
          <w:szCs w:val="14"/>
          <w:rtl/>
        </w:rPr>
        <w:t xml:space="preserve"> </w:t>
      </w:r>
      <w:r w:rsidR="004C0AAB" w:rsidRPr="005E6BC8">
        <w:rPr>
          <w:rFonts w:cs="PFT_Frank" w:hint="cs"/>
          <w:b/>
          <w:bCs/>
          <w:szCs w:val="14"/>
          <w:rtl/>
        </w:rPr>
        <w:t>ונשא</w:t>
      </w:r>
      <w:r>
        <w:rPr>
          <w:rFonts w:hint="cs"/>
          <w:rtl/>
        </w:rPr>
        <w:t xml:space="preserve"> </w:t>
      </w:r>
      <w:r w:rsidR="00322A0E">
        <w:rPr>
          <w:rFonts w:hint="cs"/>
          <w:rtl/>
        </w:rPr>
        <w:t xml:space="preserve"> -</w:t>
      </w:r>
      <w:r w:rsidR="00322A0E">
        <w:rPr>
          <w:rtl/>
        </w:rPr>
        <w:tab/>
      </w:r>
      <w:r w:rsidR="004C0AAB" w:rsidRPr="008A0BAE">
        <w:rPr>
          <w:rStyle w:val="affc"/>
          <w:rtl/>
        </w:rPr>
        <w:t>ר</w:t>
      </w:r>
      <w:r w:rsidR="00322A0E">
        <w:rPr>
          <w:rStyle w:val="affc"/>
          <w:rFonts w:hint="cs"/>
          <w:rtl/>
        </w:rPr>
        <w:t xml:space="preserve">' </w:t>
      </w:r>
      <w:r w:rsidR="004C0AAB">
        <w:rPr>
          <w:rStyle w:val="affc"/>
          <w:rFonts w:hint="cs"/>
          <w:rtl/>
        </w:rPr>
        <w:t>א</w:t>
      </w:r>
      <w:r w:rsidR="00322A0E">
        <w:rPr>
          <w:rStyle w:val="affc"/>
          <w:rFonts w:hint="cs"/>
          <w:rtl/>
        </w:rPr>
        <w:t>ילא</w:t>
      </w:r>
      <w:r w:rsidR="004C0AAB" w:rsidRPr="006F178A">
        <w:rPr>
          <w:rtl/>
        </w:rPr>
        <w:t xml:space="preserve">: טמא, </w:t>
      </w:r>
      <w:r w:rsidR="00322A0E">
        <w:rPr>
          <w:rtl/>
        </w:rPr>
        <w:tab/>
      </w:r>
      <w:r w:rsidR="00322A0E">
        <w:rPr>
          <w:rtl/>
        </w:rPr>
        <w:tab/>
      </w:r>
      <w:r w:rsidR="004C0AAB" w:rsidRPr="008A0BAE">
        <w:rPr>
          <w:rStyle w:val="affc"/>
          <w:rtl/>
        </w:rPr>
        <w:t>ר</w:t>
      </w:r>
      <w:r w:rsidR="00322A0E">
        <w:rPr>
          <w:rStyle w:val="affc"/>
          <w:rFonts w:hint="cs"/>
          <w:rtl/>
        </w:rPr>
        <w:t xml:space="preserve">' </w:t>
      </w:r>
      <w:r w:rsidR="004C0AAB">
        <w:rPr>
          <w:rStyle w:val="affc"/>
          <w:rFonts w:hint="cs"/>
          <w:rtl/>
        </w:rPr>
        <w:t>ז</w:t>
      </w:r>
      <w:r w:rsidR="00322A0E">
        <w:rPr>
          <w:rStyle w:val="affc"/>
          <w:rFonts w:hint="cs"/>
          <w:rtl/>
        </w:rPr>
        <w:t>ירא</w:t>
      </w:r>
      <w:r w:rsidR="004C0AAB" w:rsidRPr="008A0BAE">
        <w:rPr>
          <w:rStyle w:val="affc"/>
          <w:rtl/>
        </w:rPr>
        <w:t>:</w:t>
      </w:r>
      <w:r w:rsidR="004C0AAB" w:rsidRPr="006F178A">
        <w:rPr>
          <w:rtl/>
        </w:rPr>
        <w:t xml:space="preserve"> טהור.</w:t>
      </w:r>
    </w:p>
    <w:p w14:paraId="5ACA1966" w14:textId="08558D82" w:rsidR="004C0AAB" w:rsidRPr="00685124" w:rsidRDefault="004C0AAB" w:rsidP="00A07C53">
      <w:pPr>
        <w:pStyle w:val="affff0"/>
        <w:rPr>
          <w:rtl/>
        </w:rPr>
      </w:pPr>
      <w:ins w:id="9824" w:author="מספור קטעי משנה" w:date="2026-10-06T06:45:17Z">
        <w:r>
          <w:rPr>
            <w:rStyle w:val="MisparKeta"/>
          </w:rPr>
          <w:t xml:space="preserve">א. </w:t>
        </w:r>
      </w:ins>
      <w:r w:rsidRPr="00685124">
        <w:rPr>
          <w:rtl/>
        </w:rPr>
        <w:t>כלים הנגמרים בטהרה</w:t>
      </w:r>
      <w:r w:rsidRPr="00685124">
        <w:rPr>
          <w:rFonts w:hint="cs"/>
          <w:rtl/>
        </w:rPr>
        <w:t xml:space="preserve"> </w:t>
      </w:r>
      <w:r w:rsidR="000738BB">
        <w:rPr>
          <w:rFonts w:hint="cs"/>
          <w:rtl/>
        </w:rPr>
        <w:t>-</w:t>
      </w:r>
      <w:r w:rsidR="002759E0">
        <w:rPr>
          <w:rFonts w:hint="cs"/>
          <w:rtl/>
        </w:rPr>
        <w:t xml:space="preserve"> </w:t>
      </w:r>
      <w:r w:rsidR="000738BB">
        <w:rPr>
          <w:rFonts w:hint="cs"/>
          <w:rtl/>
        </w:rPr>
        <w:t xml:space="preserve">צריכים </w:t>
      </w:r>
      <w:r w:rsidRPr="00685124">
        <w:rPr>
          <w:rtl/>
        </w:rPr>
        <w:t>טבילה לקדש.</w:t>
      </w:r>
    </w:p>
    <w:p w14:paraId="0D7975A8" w14:textId="77777777" w:rsidR="00C0473D" w:rsidRDefault="002759E0" w:rsidP="00A07C53">
      <w:pPr>
        <w:rPr>
          <w:rFonts w:ascii="Fb Fontext" w:hAnsi="Fb Fontext"/>
          <w:rtl/>
        </w:rPr>
      </w:pPr>
      <w:r>
        <w:rPr>
          <w:rFonts w:ascii="Fb Fontext" w:hAnsi="Fb Fontext" w:hint="cs"/>
          <w:rtl/>
        </w:rPr>
        <w:t>שגמרם</w:t>
      </w:r>
      <w:r w:rsidR="004C0AAB" w:rsidRPr="006F178A">
        <w:rPr>
          <w:rFonts w:ascii="Fb Fontext" w:hAnsi="Fb Fontext" w:hint="cs"/>
          <w:rtl/>
        </w:rPr>
        <w:t xml:space="preserve"> חבר</w:t>
      </w:r>
      <w:r>
        <w:rPr>
          <w:rFonts w:ascii="Fb Fontext" w:hAnsi="Fb Fontext" w:hint="cs"/>
          <w:rtl/>
        </w:rPr>
        <w:t xml:space="preserve"> בטהרה</w:t>
      </w:r>
      <w:r w:rsidR="004C0AAB">
        <w:rPr>
          <w:rFonts w:ascii="Fb Fontext" w:hAnsi="Fb Fontext" w:hint="cs"/>
          <w:rtl/>
        </w:rPr>
        <w:t>,</w:t>
      </w:r>
      <w:r>
        <w:rPr>
          <w:rFonts w:ascii="Fb Fontext" w:hAnsi="Fb Fontext"/>
          <w:rtl/>
        </w:rPr>
        <w:tab/>
      </w:r>
      <w:r>
        <w:rPr>
          <w:rFonts w:ascii="Fb Fontext" w:hAnsi="Fb Fontext"/>
          <w:rtl/>
        </w:rPr>
        <w:tab/>
      </w:r>
      <w:r w:rsidR="001519FB">
        <w:rPr>
          <w:rFonts w:ascii="Fb Fontext" w:hAnsi="Fb Fontext"/>
          <w:rtl/>
        </w:rPr>
        <w:tab/>
      </w:r>
      <w:r w:rsidR="001E3674">
        <w:rPr>
          <w:rFonts w:ascii="Fb Fontext" w:hAnsi="Fb Fontext" w:hint="cs"/>
          <w:rtl/>
        </w:rPr>
        <w:t xml:space="preserve">  </w:t>
      </w:r>
      <w:r w:rsidR="004C0AAB" w:rsidRPr="005E6BC8">
        <w:rPr>
          <w:rFonts w:ascii="Fb Fontext" w:hAnsi="Fb Fontext" w:cs="PFT_Frank" w:hint="cs"/>
          <w:b/>
          <w:bCs/>
          <w:szCs w:val="14"/>
          <w:rtl/>
        </w:rPr>
        <w:t>ו</w:t>
      </w:r>
      <w:r w:rsidRPr="005E6BC8">
        <w:rPr>
          <w:rFonts w:ascii="Fb Fontext" w:hAnsi="Fb Fontext" w:cs="PFT_Frank" w:hint="cs"/>
          <w:b/>
          <w:bCs/>
          <w:szCs w:val="14"/>
          <w:rtl/>
        </w:rPr>
        <w:t>ה</w:t>
      </w:r>
      <w:r w:rsidR="004C0AAB" w:rsidRPr="005E6BC8">
        <w:rPr>
          <w:rFonts w:ascii="Fb Fontext" w:hAnsi="Fb Fontext" w:cs="PFT_Frank" w:hint="cs"/>
          <w:b/>
          <w:bCs/>
          <w:szCs w:val="14"/>
          <w:rtl/>
        </w:rPr>
        <w:t>טבילה</w:t>
      </w:r>
      <w:r>
        <w:rPr>
          <w:rFonts w:ascii="Fb Fontext" w:hAnsi="Fb Fontext" w:hint="cs"/>
          <w:rtl/>
        </w:rPr>
        <w:t xml:space="preserve"> </w:t>
      </w:r>
      <w:r w:rsidR="004C0AAB">
        <w:rPr>
          <w:rFonts w:ascii="Fb Fontext" w:hAnsi="Fb Fontext" w:hint="cs"/>
          <w:rtl/>
        </w:rPr>
        <w:t xml:space="preserve">משום </w:t>
      </w:r>
      <w:r>
        <w:rPr>
          <w:rFonts w:ascii="Fb Fontext" w:hAnsi="Fb Fontext" w:hint="cs"/>
          <w:rtl/>
        </w:rPr>
        <w:t xml:space="preserve">רוק </w:t>
      </w:r>
      <w:r w:rsidR="004C0AAB">
        <w:rPr>
          <w:rFonts w:ascii="Fb Fontext" w:hAnsi="Fb Fontext" w:hint="cs"/>
          <w:rtl/>
        </w:rPr>
        <w:t>עם הא</w:t>
      </w:r>
      <w:r w:rsidR="004C0AAB" w:rsidRPr="006F178A">
        <w:rPr>
          <w:rFonts w:ascii="Fb Fontext" w:hAnsi="Fb Fontext" w:hint="cs"/>
          <w:rtl/>
        </w:rPr>
        <w:t>רץ</w:t>
      </w:r>
      <w:r>
        <w:rPr>
          <w:rFonts w:ascii="Fb Fontext" w:hAnsi="Fb Fontext" w:hint="cs"/>
          <w:rtl/>
        </w:rPr>
        <w:t>,</w:t>
      </w:r>
    </w:p>
    <w:p w14:paraId="48FA36CE" w14:textId="23479DB2" w:rsidR="004C0AAB" w:rsidRDefault="001E3674" w:rsidP="00A07C53">
      <w:pPr>
        <w:ind w:left="510"/>
        <w:jc w:val="left"/>
        <w:rPr>
          <w:rFonts w:ascii="Fb Fontext" w:hAnsi="Fb Fontext"/>
          <w:sz w:val="20"/>
          <w:rtl/>
        </w:rPr>
      </w:pPr>
      <w:r>
        <w:rPr>
          <w:rFonts w:ascii="Fb Fontext" w:hAnsi="Fb Fontext" w:hint="cs"/>
          <w:sz w:val="20"/>
          <w:rtl/>
        </w:rPr>
        <w:t xml:space="preserve"> </w:t>
      </w:r>
      <w:r w:rsidR="002759E0">
        <w:rPr>
          <w:rFonts w:ascii="Fb Fontext" w:hAnsi="Fb Fontext" w:hint="cs"/>
          <w:sz w:val="20"/>
          <w:rtl/>
        </w:rPr>
        <w:t xml:space="preserve">שמא </w:t>
      </w:r>
      <w:r w:rsidR="004C0AAB" w:rsidRPr="006F178A">
        <w:rPr>
          <w:rFonts w:ascii="Fb Fontext" w:hAnsi="Fb Fontext" w:hint="cs"/>
          <w:sz w:val="20"/>
          <w:rtl/>
        </w:rPr>
        <w:t>נפל</w:t>
      </w:r>
      <w:r w:rsidR="004C0AAB" w:rsidRPr="006F178A">
        <w:rPr>
          <w:rFonts w:ascii="Fb Fontext" w:hAnsi="Fb Fontext"/>
          <w:sz w:val="20"/>
          <w:rtl/>
        </w:rPr>
        <w:t xml:space="preserve"> </w:t>
      </w:r>
      <w:r w:rsidR="004C0AAB">
        <w:rPr>
          <w:rFonts w:ascii="Fb Fontext" w:hAnsi="Fb Fontext" w:hint="cs"/>
          <w:sz w:val="20"/>
          <w:rtl/>
        </w:rPr>
        <w:t xml:space="preserve">קודם </w:t>
      </w:r>
      <w:r w:rsidR="002759E0">
        <w:rPr>
          <w:rFonts w:ascii="Fb Fontext" w:hAnsi="Fb Fontext" w:hint="cs"/>
          <w:sz w:val="20"/>
          <w:rtl/>
        </w:rPr>
        <w:t>גמר הכלי</w:t>
      </w:r>
      <w:r w:rsidR="004C0AAB">
        <w:rPr>
          <w:rFonts w:ascii="Fb Fontext" w:hAnsi="Fb Fontext" w:hint="cs"/>
          <w:sz w:val="20"/>
          <w:rtl/>
        </w:rPr>
        <w:t>, ובזמן ש</w:t>
      </w:r>
      <w:r w:rsidR="002759E0">
        <w:rPr>
          <w:rFonts w:ascii="Fb Fontext" w:hAnsi="Fb Fontext" w:hint="cs"/>
          <w:sz w:val="20"/>
          <w:rtl/>
        </w:rPr>
        <w:t>נגמר</w:t>
      </w:r>
      <w:r w:rsidR="004C0AAB">
        <w:rPr>
          <w:rFonts w:ascii="Fb Fontext" w:hAnsi="Fb Fontext" w:hint="cs"/>
          <w:sz w:val="20"/>
          <w:rtl/>
        </w:rPr>
        <w:t xml:space="preserve"> עדיין לח</w:t>
      </w:r>
      <w:r w:rsidR="002759E0">
        <w:rPr>
          <w:rFonts w:ascii="Fb Fontext" w:hAnsi="Fb Fontext" w:hint="cs"/>
          <w:sz w:val="20"/>
          <w:rtl/>
        </w:rPr>
        <w:t>,</w:t>
      </w:r>
    </w:p>
    <w:p w14:paraId="7045A2F1" w14:textId="12CBD66B" w:rsidR="00A525C0" w:rsidRPr="006F178A" w:rsidRDefault="004C0AAB" w:rsidP="00A07C53">
      <w:r w:rsidRPr="005E6BC8">
        <w:rPr>
          <w:rFonts w:ascii="Fb Fontext" w:hAnsi="Fb Fontext" w:cs="PFT_Frank" w:hint="cs"/>
          <w:b/>
          <w:bCs/>
          <w:szCs w:val="14"/>
          <w:rtl/>
        </w:rPr>
        <w:t>ו</w:t>
      </w:r>
      <w:r w:rsidR="001519FB" w:rsidRPr="005E6BC8">
        <w:rPr>
          <w:rFonts w:ascii="Fb Fontext" w:hAnsi="Fb Fontext" w:cs="PFT_Frank" w:hint="cs"/>
          <w:b/>
          <w:bCs/>
          <w:szCs w:val="14"/>
          <w:rtl/>
        </w:rPr>
        <w:t>זה</w:t>
      </w:r>
      <w:r w:rsidR="001519FB" w:rsidRPr="005E6BC8">
        <w:rPr>
          <w:rFonts w:ascii="Fb Fontext" w:hAnsi="Fb Fontext" w:cs="PFT_Frank"/>
          <w:b/>
          <w:bCs/>
          <w:szCs w:val="14"/>
          <w:rtl/>
        </w:rPr>
        <w:t xml:space="preserve"> </w:t>
      </w:r>
      <w:r w:rsidR="001519FB">
        <w:rPr>
          <w:rFonts w:ascii="Fb Fontext" w:hAnsi="Fb Fontext" w:hint="cs"/>
          <w:rtl/>
        </w:rPr>
        <w:t xml:space="preserve">שא"צ </w:t>
      </w:r>
      <w:r w:rsidRPr="006F178A">
        <w:rPr>
          <w:rFonts w:ascii="Fb Fontext" w:hAnsi="Fb Fontext" w:hint="cs"/>
          <w:rtl/>
        </w:rPr>
        <w:t xml:space="preserve">הערב שמש </w:t>
      </w:r>
      <w:r w:rsidR="00E46FC8">
        <w:rPr>
          <w:rStyle w:val="affc"/>
          <w:rFonts w:hint="cs"/>
          <w:rtl/>
        </w:rPr>
        <w:t xml:space="preserve">- </w:t>
      </w:r>
      <w:r w:rsidR="001519FB" w:rsidRPr="007B4B7C">
        <w:rPr>
          <w:rStyle w:val="affc"/>
          <w:rFonts w:hint="cs"/>
          <w:rtl/>
        </w:rPr>
        <w:t>לכאורה</w:t>
      </w:r>
      <w:r w:rsidRPr="007B4B7C">
        <w:rPr>
          <w:rStyle w:val="affc"/>
          <w:rtl/>
        </w:rPr>
        <w:t xml:space="preserve"> </w:t>
      </w:r>
      <w:r w:rsidRPr="001519FB">
        <w:rPr>
          <w:rStyle w:val="affc"/>
          <w:rFonts w:hint="eastAsia"/>
          <w:rtl/>
        </w:rPr>
        <w:t>כ</w:t>
      </w:r>
      <w:r w:rsidR="001519FB" w:rsidRPr="001519FB">
        <w:rPr>
          <w:rStyle w:val="affc"/>
          <w:rFonts w:hint="cs"/>
          <w:rtl/>
        </w:rPr>
        <w:t>רי</w:t>
      </w:r>
      <w:r w:rsidR="00E46FC8">
        <w:rPr>
          <w:rStyle w:val="affc"/>
          <w:rFonts w:hint="cs"/>
          <w:rtl/>
        </w:rPr>
        <w:t>"ה ולא כר"א, דתנן</w:t>
      </w:r>
      <w:r w:rsidR="00F9039D">
        <w:rPr>
          <w:rStyle w:val="affc"/>
          <w:rFonts w:hint="cs"/>
        </w:rPr>
        <w:t xml:space="preserve"> </w:t>
      </w:r>
      <w:r w:rsidR="00F9039D">
        <w:rPr>
          <w:rStyle w:val="affc"/>
          <w:rFonts w:hint="cs"/>
          <w:rtl/>
        </w:rPr>
        <w:t>-</w:t>
      </w:r>
    </w:p>
    <w:p w14:paraId="22AA2518" w14:textId="02C2E3E6" w:rsidR="004C0AAB" w:rsidRPr="00D22086" w:rsidRDefault="004C0AAB" w:rsidP="00A07C53">
      <w:pPr>
        <w:rPr>
          <w:spacing w:val="-2"/>
          <w:rtl/>
        </w:rPr>
      </w:pPr>
      <w:r w:rsidRPr="00D22086">
        <w:rPr>
          <w:spacing w:val="-2"/>
          <w:rtl/>
        </w:rPr>
        <w:t xml:space="preserve">שפופרת שחתכה לחטאת </w:t>
      </w:r>
      <w:r w:rsidRPr="00D22086">
        <w:rPr>
          <w:rStyle w:val="affc"/>
          <w:rFonts w:hint="eastAsia"/>
          <w:spacing w:val="-2"/>
          <w:rtl/>
        </w:rPr>
        <w:t>ר</w:t>
      </w:r>
      <w:r w:rsidRPr="00D22086">
        <w:rPr>
          <w:rStyle w:val="affc"/>
          <w:spacing w:val="-2"/>
          <w:rtl/>
        </w:rPr>
        <w:t>"</w:t>
      </w:r>
      <w:r w:rsidRPr="00D22086">
        <w:rPr>
          <w:rStyle w:val="affc"/>
          <w:rFonts w:hint="eastAsia"/>
          <w:spacing w:val="-2"/>
          <w:rtl/>
        </w:rPr>
        <w:t>א</w:t>
      </w:r>
      <w:r w:rsidRPr="00D22086">
        <w:rPr>
          <w:rFonts w:hint="cs"/>
          <w:spacing w:val="-2"/>
          <w:rtl/>
        </w:rPr>
        <w:t xml:space="preserve"> </w:t>
      </w:r>
      <w:r w:rsidRPr="00D22086">
        <w:rPr>
          <w:spacing w:val="-2"/>
          <w:rtl/>
        </w:rPr>
        <w:t>יטב</w:t>
      </w:r>
      <w:r w:rsidR="001519FB" w:rsidRPr="00D22086">
        <w:rPr>
          <w:rFonts w:hint="cs"/>
          <w:spacing w:val="-2"/>
          <w:rtl/>
        </w:rPr>
        <w:t>י</w:t>
      </w:r>
      <w:r w:rsidRPr="00D22086">
        <w:rPr>
          <w:spacing w:val="-2"/>
          <w:rtl/>
        </w:rPr>
        <w:t xml:space="preserve">ל מיד </w:t>
      </w:r>
      <w:r w:rsidRPr="00D22086">
        <w:rPr>
          <w:rStyle w:val="affc"/>
          <w:spacing w:val="-2"/>
          <w:rtl/>
        </w:rPr>
        <w:t>ר</w:t>
      </w:r>
      <w:r w:rsidRPr="00D22086">
        <w:rPr>
          <w:rStyle w:val="affc"/>
          <w:rFonts w:hint="cs"/>
          <w:spacing w:val="-2"/>
          <w:rtl/>
        </w:rPr>
        <w:t>י''ה</w:t>
      </w:r>
      <w:r w:rsidRPr="00D22086">
        <w:rPr>
          <w:rStyle w:val="affc"/>
          <w:spacing w:val="-2"/>
          <w:rtl/>
        </w:rPr>
        <w:t>:</w:t>
      </w:r>
      <w:r w:rsidRPr="00D22086">
        <w:rPr>
          <w:spacing w:val="-2"/>
          <w:rtl/>
        </w:rPr>
        <w:t xml:space="preserve"> י</w:t>
      </w:r>
      <w:r w:rsidR="00A525C0" w:rsidRPr="00D22086">
        <w:rPr>
          <w:rFonts w:hint="cs"/>
          <w:spacing w:val="-2"/>
          <w:rtl/>
        </w:rPr>
        <w:t>ְ</w:t>
      </w:r>
      <w:r w:rsidRPr="00D22086">
        <w:rPr>
          <w:spacing w:val="-2"/>
          <w:rtl/>
        </w:rPr>
        <w:t>ט</w:t>
      </w:r>
      <w:r w:rsidR="00A525C0" w:rsidRPr="00D22086">
        <w:rPr>
          <w:rFonts w:hint="cs"/>
          <w:spacing w:val="-2"/>
          <w:rtl/>
        </w:rPr>
        <w:t>ַ</w:t>
      </w:r>
      <w:r w:rsidRPr="00D22086">
        <w:rPr>
          <w:spacing w:val="-2"/>
          <w:rtl/>
        </w:rPr>
        <w:t>מא ויטב</w:t>
      </w:r>
      <w:r w:rsidR="00A525C0" w:rsidRPr="00D22086">
        <w:rPr>
          <w:rFonts w:hint="cs"/>
          <w:spacing w:val="-2"/>
          <w:rtl/>
        </w:rPr>
        <w:t>י</w:t>
      </w:r>
      <w:r w:rsidRPr="00D22086">
        <w:rPr>
          <w:spacing w:val="-2"/>
          <w:rtl/>
        </w:rPr>
        <w:t>ל</w:t>
      </w:r>
      <w:r w:rsidR="00E46FC8" w:rsidRPr="00D22086">
        <w:rPr>
          <w:rFonts w:hint="cs"/>
          <w:spacing w:val="-2"/>
          <w:rtl/>
        </w:rPr>
        <w:t>,</w:t>
      </w:r>
    </w:p>
    <w:p w14:paraId="67C20FA8" w14:textId="3894A8FD" w:rsidR="00E46FC8" w:rsidRDefault="004C0AAB" w:rsidP="00A07C53">
      <w:pPr>
        <w:rPr>
          <w:rtl/>
        </w:rPr>
      </w:pPr>
      <w:r w:rsidRPr="005E6BC8">
        <w:rPr>
          <w:rFonts w:cs="PFT_Frank" w:hint="cs"/>
          <w:b/>
          <w:bCs/>
          <w:spacing w:val="-2"/>
          <w:szCs w:val="14"/>
          <w:rtl/>
        </w:rPr>
        <w:t>ובחתכה</w:t>
      </w:r>
      <w:r w:rsidRPr="008A0BAE">
        <w:rPr>
          <w:spacing w:val="-2"/>
          <w:rtl/>
        </w:rPr>
        <w:t xml:space="preserve"> </w:t>
      </w:r>
      <w:r w:rsidRPr="008A0BAE">
        <w:rPr>
          <w:rFonts w:hint="eastAsia"/>
          <w:spacing w:val="-2"/>
          <w:rtl/>
        </w:rPr>
        <w:t>חבר</w:t>
      </w:r>
      <w:r w:rsidR="00E46FC8">
        <w:rPr>
          <w:rFonts w:hint="cs"/>
          <w:spacing w:val="-2"/>
          <w:rtl/>
        </w:rPr>
        <w:t>,</w:t>
      </w:r>
      <w:r w:rsidRPr="008A0BAE">
        <w:rPr>
          <w:spacing w:val="-2"/>
          <w:rtl/>
        </w:rPr>
        <w:t xml:space="preserve"> </w:t>
      </w:r>
      <w:r w:rsidRPr="008A0BAE">
        <w:rPr>
          <w:rFonts w:hint="eastAsia"/>
          <w:spacing w:val="-2"/>
          <w:rtl/>
        </w:rPr>
        <w:t>ומשום</w:t>
      </w:r>
      <w:r w:rsidRPr="008A0BAE">
        <w:rPr>
          <w:spacing w:val="-2"/>
          <w:rtl/>
        </w:rPr>
        <w:t xml:space="preserve"> </w:t>
      </w:r>
      <w:r w:rsidR="00E46FC8">
        <w:rPr>
          <w:rFonts w:hint="cs"/>
          <w:spacing w:val="-2"/>
          <w:rtl/>
        </w:rPr>
        <w:t>רוק</w:t>
      </w:r>
      <w:r w:rsidR="00E46FC8" w:rsidRPr="008A0BAE">
        <w:rPr>
          <w:spacing w:val="-2"/>
          <w:rtl/>
        </w:rPr>
        <w:t xml:space="preserve"> </w:t>
      </w:r>
      <w:r w:rsidRPr="008A0BAE">
        <w:rPr>
          <w:rFonts w:hint="eastAsia"/>
          <w:spacing w:val="-2"/>
          <w:rtl/>
        </w:rPr>
        <w:t>ע</w:t>
      </w:r>
      <w:r w:rsidRPr="008A0BAE">
        <w:rPr>
          <w:spacing w:val="-2"/>
          <w:rtl/>
        </w:rPr>
        <w:t>"</w:t>
      </w:r>
      <w:r w:rsidRPr="008A0BAE">
        <w:rPr>
          <w:rFonts w:hint="eastAsia"/>
          <w:spacing w:val="-2"/>
          <w:rtl/>
        </w:rPr>
        <w:t>ה</w:t>
      </w:r>
      <w:r w:rsidR="00E46FC8">
        <w:rPr>
          <w:rFonts w:hint="cs"/>
          <w:spacing w:val="-2"/>
          <w:rtl/>
        </w:rPr>
        <w:t xml:space="preserve"> </w:t>
      </w:r>
      <w:r w:rsidR="00E46FC8" w:rsidRPr="007B4B7C">
        <w:rPr>
          <w:rStyle w:val="affe"/>
          <w:rFonts w:hint="cs"/>
          <w:rtl/>
        </w:rPr>
        <w:t>כנ</w:t>
      </w:r>
      <w:r w:rsidR="00E46FC8" w:rsidRPr="007B4B7C">
        <w:rPr>
          <w:rStyle w:val="affe"/>
          <w:rtl/>
        </w:rPr>
        <w:t>"ל</w:t>
      </w:r>
      <w:r w:rsidR="00E46FC8">
        <w:rPr>
          <w:rStyle w:val="affe"/>
          <w:rFonts w:hint="cs"/>
          <w:rtl/>
        </w:rPr>
        <w:t>,</w:t>
      </w:r>
      <w:r w:rsidR="00E46FC8">
        <w:rPr>
          <w:rFonts w:hint="cs"/>
          <w:spacing w:val="-2"/>
          <w:rtl/>
        </w:rPr>
        <w:t xml:space="preserve"> </w:t>
      </w:r>
      <w:r w:rsidRPr="008A0BAE">
        <w:rPr>
          <w:rStyle w:val="affc"/>
          <w:rtl/>
        </w:rPr>
        <w:t>לר</w:t>
      </w:r>
      <w:r>
        <w:rPr>
          <w:rStyle w:val="affc"/>
          <w:rFonts w:hint="cs"/>
          <w:rtl/>
        </w:rPr>
        <w:t>י"ה:</w:t>
      </w:r>
      <w:r w:rsidRPr="006F178A">
        <w:rPr>
          <w:rtl/>
        </w:rPr>
        <w:t xml:space="preserve"> </w:t>
      </w:r>
      <w:r w:rsidR="00E46FC8">
        <w:rPr>
          <w:rFonts w:hint="cs"/>
          <w:rtl/>
        </w:rPr>
        <w:t>ש</w:t>
      </w:r>
      <w:r w:rsidR="00E46FC8" w:rsidRPr="006F178A">
        <w:rPr>
          <w:rtl/>
        </w:rPr>
        <w:t>י</w:t>
      </w:r>
      <w:r w:rsidR="00E46FC8">
        <w:rPr>
          <w:rFonts w:hint="cs"/>
          <w:rtl/>
        </w:rPr>
        <w:t>ְ</w:t>
      </w:r>
      <w:r w:rsidR="00E46FC8" w:rsidRPr="006F178A">
        <w:rPr>
          <w:rtl/>
        </w:rPr>
        <w:t>ט</w:t>
      </w:r>
      <w:r w:rsidR="00E46FC8">
        <w:rPr>
          <w:rFonts w:hint="cs"/>
          <w:rtl/>
        </w:rPr>
        <w:t>ַ</w:t>
      </w:r>
      <w:r w:rsidR="00E46FC8" w:rsidRPr="006F178A">
        <w:rPr>
          <w:rtl/>
        </w:rPr>
        <w:t xml:space="preserve">מא </w:t>
      </w:r>
      <w:r w:rsidR="00E46FC8">
        <w:rPr>
          <w:rFonts w:hint="cs"/>
          <w:rtl/>
        </w:rPr>
        <w:t xml:space="preserve">- יש </w:t>
      </w:r>
      <w:r>
        <w:rPr>
          <w:rFonts w:hint="cs"/>
          <w:rtl/>
        </w:rPr>
        <w:t>היכר</w:t>
      </w:r>
      <w:r w:rsidRPr="006F178A">
        <w:rPr>
          <w:rtl/>
        </w:rPr>
        <w:t xml:space="preserve"> </w:t>
      </w:r>
      <w:r w:rsidRPr="00D22086">
        <w:rPr>
          <w:spacing w:val="-4"/>
          <w:rtl/>
        </w:rPr>
        <w:t>לצדוקין</w:t>
      </w:r>
      <w:r w:rsidRPr="00D22086">
        <w:rPr>
          <w:rStyle w:val="affc"/>
          <w:rFonts w:hint="cs"/>
          <w:spacing w:val="-4"/>
          <w:rtl/>
        </w:rPr>
        <w:t xml:space="preserve"> </w:t>
      </w:r>
      <w:r w:rsidRPr="00D22086">
        <w:rPr>
          <w:rStyle w:val="affe"/>
          <w:spacing w:val="-4"/>
          <w:rtl/>
        </w:rPr>
        <w:t>ש</w:t>
      </w:r>
      <w:r w:rsidRPr="00D22086">
        <w:rPr>
          <w:rStyle w:val="affe"/>
          <w:rFonts w:hint="cs"/>
          <w:spacing w:val="-4"/>
          <w:rtl/>
        </w:rPr>
        <w:t>א</w:t>
      </w:r>
      <w:r w:rsidR="00E46FC8" w:rsidRPr="00D22086">
        <w:rPr>
          <w:rStyle w:val="affe"/>
          <w:spacing w:val="-4"/>
          <w:rtl/>
        </w:rPr>
        <w:t>"צ הערב שמש</w:t>
      </w:r>
      <w:r w:rsidR="00E46FC8" w:rsidRPr="00D22086">
        <w:rPr>
          <w:rStyle w:val="affc"/>
          <w:rFonts w:hint="cs"/>
          <w:spacing w:val="-4"/>
          <w:rtl/>
        </w:rPr>
        <w:t xml:space="preserve">, אבל </w:t>
      </w:r>
      <w:r w:rsidRPr="00D22086">
        <w:rPr>
          <w:rStyle w:val="affc"/>
          <w:rFonts w:hint="eastAsia"/>
          <w:spacing w:val="-4"/>
          <w:rtl/>
        </w:rPr>
        <w:t>לר</w:t>
      </w:r>
      <w:r w:rsidRPr="00D22086">
        <w:rPr>
          <w:rStyle w:val="affc"/>
          <w:spacing w:val="-4"/>
          <w:rtl/>
        </w:rPr>
        <w:t>"</w:t>
      </w:r>
      <w:r w:rsidRPr="00D22086">
        <w:rPr>
          <w:rStyle w:val="affc"/>
          <w:rFonts w:hint="eastAsia"/>
          <w:spacing w:val="-4"/>
          <w:rtl/>
        </w:rPr>
        <w:t>א</w:t>
      </w:r>
      <w:r w:rsidRPr="00D22086">
        <w:rPr>
          <w:rFonts w:hint="cs"/>
          <w:spacing w:val="-4"/>
          <w:rtl/>
        </w:rPr>
        <w:t xml:space="preserve"> </w:t>
      </w:r>
      <w:r w:rsidR="0000677B" w:rsidRPr="00D22086">
        <w:rPr>
          <w:rFonts w:hint="cs"/>
          <w:spacing w:val="-4"/>
          <w:rtl/>
        </w:rPr>
        <w:t>בהכרח שבעלמא צריך הע"ש,</w:t>
      </w:r>
    </w:p>
    <w:p w14:paraId="05C655A5" w14:textId="5E8CB007" w:rsidR="00731582" w:rsidRDefault="0000677B" w:rsidP="0015611B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ודחינו</w:t>
      </w:r>
      <w:r w:rsidR="00731582">
        <w:rPr>
          <w:rFonts w:hint="cs"/>
          <w:rtl/>
        </w:rPr>
        <w:t>:</w:t>
      </w:r>
    </w:p>
    <w:p w14:paraId="3D336D0B" w14:textId="07EF636F" w:rsidR="004C0AAB" w:rsidRPr="006F178A" w:rsidRDefault="004C0AAB" w:rsidP="00A07C53">
      <w:pPr>
        <w:rPr>
          <w:rtl/>
        </w:rPr>
      </w:pPr>
      <w:r w:rsidRPr="006F178A">
        <w:rPr>
          <w:rFonts w:hint="cs"/>
          <w:rtl/>
        </w:rPr>
        <w:t xml:space="preserve">אפשר </w:t>
      </w:r>
      <w:r w:rsidR="0000677B">
        <w:rPr>
          <w:rFonts w:hint="cs"/>
          <w:rtl/>
        </w:rPr>
        <w:t>שא"צ,</w:t>
      </w:r>
      <w:r w:rsidR="0000677B" w:rsidRPr="006F178A">
        <w:rPr>
          <w:rFonts w:hint="cs"/>
          <w:rtl/>
        </w:rPr>
        <w:t xml:space="preserve"> </w:t>
      </w:r>
      <w:r w:rsidRPr="005E6BC8">
        <w:rPr>
          <w:rFonts w:cs="PFT_Frank" w:hint="cs"/>
          <w:b/>
          <w:bCs/>
          <w:szCs w:val="14"/>
          <w:rtl/>
        </w:rPr>
        <w:t>ויש</w:t>
      </w:r>
      <w:r w:rsidRPr="005E6BC8">
        <w:rPr>
          <w:rFonts w:cs="PFT_Frank"/>
          <w:b/>
          <w:bCs/>
          <w:szCs w:val="14"/>
          <w:rtl/>
        </w:rPr>
        <w:t xml:space="preserve"> </w:t>
      </w:r>
      <w:r w:rsidRPr="005E6BC8">
        <w:rPr>
          <w:rFonts w:cs="PFT_Frank" w:hint="cs"/>
          <w:b/>
          <w:bCs/>
          <w:szCs w:val="14"/>
          <w:rtl/>
        </w:rPr>
        <w:t>היכר</w:t>
      </w:r>
      <w:r w:rsidR="0000677B" w:rsidRPr="005E6BC8">
        <w:rPr>
          <w:rFonts w:cs="PFT_Frank"/>
          <w:b/>
          <w:bCs/>
          <w:szCs w:val="14"/>
          <w:rtl/>
        </w:rPr>
        <w:t xml:space="preserve"> </w:t>
      </w:r>
      <w:r w:rsidR="0000677B" w:rsidRPr="005E6BC8">
        <w:rPr>
          <w:rFonts w:cs="PFT_Frank" w:hint="cs"/>
          <w:b/>
          <w:bCs/>
          <w:szCs w:val="14"/>
          <w:rtl/>
        </w:rPr>
        <w:t>לצדוקין</w:t>
      </w:r>
      <w:r w:rsidR="00DB20B5" w:rsidRPr="007B4B7C">
        <w:rPr>
          <w:rtl/>
        </w:rPr>
        <w:t>,</w:t>
      </w:r>
      <w:r w:rsidRPr="006F178A">
        <w:rPr>
          <w:rFonts w:hint="cs"/>
          <w:rtl/>
        </w:rPr>
        <w:t xml:space="preserve"> דעשאוה</w:t>
      </w:r>
      <w:r w:rsidR="0000677B" w:rsidRPr="007F2C2A">
        <w:rPr>
          <w:rStyle w:val="affe"/>
          <w:rtl/>
        </w:rPr>
        <w:t xml:space="preserve"> </w:t>
      </w:r>
      <w:r w:rsidR="0000677B" w:rsidRPr="007F2C2A">
        <w:rPr>
          <w:rStyle w:val="affe"/>
          <w:rFonts w:hint="cs"/>
          <w:rtl/>
        </w:rPr>
        <w:t>לענין</w:t>
      </w:r>
      <w:r w:rsidR="0000677B" w:rsidRPr="007F2C2A">
        <w:rPr>
          <w:rStyle w:val="affe"/>
          <w:rtl/>
        </w:rPr>
        <w:t xml:space="preserve"> פרה</w:t>
      </w:r>
      <w:r w:rsidRPr="006F178A">
        <w:rPr>
          <w:rFonts w:hint="cs"/>
          <w:rtl/>
        </w:rPr>
        <w:t xml:space="preserve"> כטמא מת בשביעי שלו</w:t>
      </w:r>
      <w:r w:rsidRPr="007B4B7C">
        <w:rPr>
          <w:rStyle w:val="affe"/>
          <w:rtl/>
        </w:rPr>
        <w:t xml:space="preserve"> </w:t>
      </w:r>
      <w:r w:rsidR="0000677B" w:rsidRPr="007B4B7C">
        <w:rPr>
          <w:rStyle w:val="affe"/>
          <w:rFonts w:hint="cs"/>
          <w:rtl/>
        </w:rPr>
        <w:t>אב</w:t>
      </w:r>
      <w:r w:rsidR="0000677B" w:rsidRPr="007B4B7C">
        <w:rPr>
          <w:rStyle w:val="affe"/>
          <w:rtl/>
        </w:rPr>
        <w:t xml:space="preserve"> </w:t>
      </w:r>
      <w:r w:rsidR="0000677B" w:rsidRPr="007B4B7C">
        <w:rPr>
          <w:rStyle w:val="affe"/>
          <w:rFonts w:hint="cs"/>
          <w:rtl/>
        </w:rPr>
        <w:t>הטומאה</w:t>
      </w:r>
      <w:r w:rsidR="00DB20B5">
        <w:rPr>
          <w:rStyle w:val="affe"/>
          <w:rFonts w:hint="cs"/>
          <w:rtl/>
        </w:rPr>
        <w:t>,</w:t>
      </w:r>
      <w:r w:rsidR="0000677B">
        <w:rPr>
          <w:rFonts w:hint="cs"/>
          <w:rtl/>
        </w:rPr>
        <w:t xml:space="preserve"> </w:t>
      </w:r>
      <w:r w:rsidR="00DB20B5">
        <w:rPr>
          <w:rFonts w:hint="cs"/>
          <w:rtl/>
        </w:rPr>
        <w:t xml:space="preserve">ואעפ"כ </w:t>
      </w:r>
      <w:r w:rsidRPr="006F178A">
        <w:rPr>
          <w:rFonts w:hint="cs"/>
          <w:rtl/>
        </w:rPr>
        <w:t>א</w:t>
      </w:r>
      <w:r w:rsidRPr="006F178A">
        <w:rPr>
          <w:rtl/>
        </w:rPr>
        <w:t>"</w:t>
      </w:r>
      <w:r w:rsidRPr="006F178A">
        <w:rPr>
          <w:rFonts w:hint="cs"/>
          <w:rtl/>
        </w:rPr>
        <w:t>צ הערב שמש</w:t>
      </w:r>
      <w:r w:rsidR="00DB20B5">
        <w:rPr>
          <w:rFonts w:hint="cs"/>
          <w:rtl/>
        </w:rPr>
        <w:t>.</w:t>
      </w:r>
    </w:p>
    <w:p w14:paraId="6689285A" w14:textId="4FC1FA8C" w:rsidR="00DB20B5" w:rsidRDefault="00DB20B5" w:rsidP="00A07C53">
      <w:pPr>
        <w:pStyle w:val="affd"/>
        <w:rPr>
          <w:rtl/>
        </w:rPr>
      </w:pPr>
      <w:r w:rsidRPr="007B4B7C">
        <w:rPr>
          <w:rFonts w:hint="cs"/>
          <w:b/>
          <w:bCs/>
          <w:rtl/>
        </w:rPr>
        <w:t>ולא</w:t>
      </w:r>
      <w:r>
        <w:rPr>
          <w:rFonts w:hint="cs"/>
          <w:rtl/>
        </w:rPr>
        <w:t xml:space="preserve"> עשאוה רק כטמא שרץ</w:t>
      </w:r>
      <w:r w:rsidRPr="00DB20B5">
        <w:rPr>
          <w:rFonts w:hint="cs"/>
          <w:rtl/>
        </w:rPr>
        <w:t xml:space="preserve"> </w:t>
      </w:r>
      <w:r>
        <w:rPr>
          <w:rFonts w:hint="cs"/>
          <w:rtl/>
        </w:rPr>
        <w:t>[</w:t>
      </w:r>
      <w:r w:rsidRPr="00DB20B5">
        <w:rPr>
          <w:rFonts w:hint="cs"/>
          <w:rtl/>
        </w:rPr>
        <w:t>ראשון</w:t>
      </w:r>
      <w:r>
        <w:rPr>
          <w:rFonts w:hint="cs"/>
          <w:rtl/>
        </w:rPr>
        <w:t xml:space="preserve"> לטומאה], </w:t>
      </w:r>
      <w:r w:rsidRPr="007B4B7C">
        <w:rPr>
          <w:rFonts w:hint="cs"/>
          <w:b/>
          <w:bCs/>
          <w:rtl/>
        </w:rPr>
        <w:t>דתניא</w:t>
      </w:r>
      <w:r>
        <w:rPr>
          <w:rFonts w:hint="cs"/>
          <w:rtl/>
        </w:rPr>
        <w:t>: שהחותכה צריך טבילה.</w:t>
      </w:r>
    </w:p>
    <w:p w14:paraId="67A201ED" w14:textId="6E7DA80C" w:rsidR="00731582" w:rsidRDefault="004C0AAB" w:rsidP="0015611B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והך</w:t>
      </w:r>
      <w:r w:rsidR="00731582">
        <w:rPr>
          <w:rtl/>
        </w:rPr>
        <w:t>:</w:t>
      </w:r>
    </w:p>
    <w:p w14:paraId="6E5B38F4" w14:textId="24D056E3" w:rsidR="004C0AAB" w:rsidRPr="00D22086" w:rsidRDefault="004C0AAB" w:rsidP="00A07C53">
      <w:pPr>
        <w:rPr>
          <w:spacing w:val="-2"/>
          <w:rtl/>
        </w:rPr>
      </w:pPr>
      <w:r w:rsidRPr="00D22086">
        <w:rPr>
          <w:rFonts w:hint="cs"/>
          <w:spacing w:val="-2"/>
          <w:rtl/>
        </w:rPr>
        <w:t>ד</w:t>
      </w:r>
      <w:r w:rsidRPr="00D22086">
        <w:rPr>
          <w:spacing w:val="-2"/>
          <w:rtl/>
        </w:rPr>
        <w:t xml:space="preserve">לא חידשו דבר בפרה - שלא אמרו קורדום טמא </w:t>
      </w:r>
      <w:r w:rsidR="00A70127" w:rsidRPr="00D22086">
        <w:rPr>
          <w:rFonts w:hint="cs"/>
          <w:spacing w:val="-2"/>
          <w:rtl/>
        </w:rPr>
        <w:t>'</w:t>
      </w:r>
      <w:r w:rsidRPr="00D22086">
        <w:rPr>
          <w:spacing w:val="-2"/>
          <w:rtl/>
        </w:rPr>
        <w:t>מושב</w:t>
      </w:r>
      <w:r w:rsidR="00A70127" w:rsidRPr="00D22086">
        <w:rPr>
          <w:rFonts w:hint="cs"/>
          <w:spacing w:val="-2"/>
          <w:rtl/>
        </w:rPr>
        <w:t>'</w:t>
      </w:r>
      <w:r w:rsidRPr="00D22086">
        <w:rPr>
          <w:spacing w:val="-2"/>
          <w:rtl/>
        </w:rPr>
        <w:t>.</w:t>
      </w:r>
    </w:p>
    <w:p w14:paraId="6662C29A" w14:textId="002AC21A" w:rsidR="00731582" w:rsidRDefault="004C0AAB" w:rsidP="0015611B">
      <w:pPr>
        <w:pStyle w:val="36"/>
        <w:framePr w:wrap="notBeside"/>
        <w:rPr>
          <w:rtl/>
        </w:rPr>
      </w:pPr>
      <w:r w:rsidRPr="0087008C">
        <w:rPr>
          <w:rtl/>
        </w:rPr>
        <w:t>כדתניא</w:t>
      </w:r>
      <w:r w:rsidR="00731582">
        <w:rPr>
          <w:rtl/>
        </w:rPr>
        <w:t>:</w:t>
      </w:r>
    </w:p>
    <w:p w14:paraId="1D3ABB95" w14:textId="4D30DB88" w:rsidR="004C0AAB" w:rsidRPr="006F178A" w:rsidRDefault="004C0AAB" w:rsidP="00A07C53">
      <w:pPr>
        <w:rPr>
          <w:rtl/>
        </w:rPr>
      </w:pPr>
      <w:r w:rsidRPr="00A824E4">
        <w:rPr>
          <w:rStyle w:val="af4"/>
          <w:rFonts w:hint="cs"/>
          <w:rtl/>
        </w:rPr>
        <w:t>'</w:t>
      </w:r>
      <w:r w:rsidR="00A70127">
        <w:rPr>
          <w:rStyle w:val="af4"/>
          <w:rFonts w:hint="cs"/>
          <w:rtl/>
        </w:rPr>
        <w:t>וכל הכלי</w:t>
      </w:r>
      <w:r w:rsidRPr="00A824E4">
        <w:rPr>
          <w:rStyle w:val="af4"/>
          <w:rtl/>
        </w:rPr>
        <w:t xml:space="preserve"> אשר </w:t>
      </w:r>
      <w:r w:rsidR="00064DF4">
        <w:rPr>
          <w:rFonts w:hint="cs"/>
          <w:rtl/>
        </w:rPr>
        <w:t>יֵ</w:t>
      </w:r>
      <w:r w:rsidR="00064DF4" w:rsidRPr="00A824E4">
        <w:rPr>
          <w:rStyle w:val="af4"/>
          <w:rtl/>
        </w:rPr>
        <w:t xml:space="preserve">שב </w:t>
      </w:r>
      <w:r w:rsidRPr="00A824E4">
        <w:rPr>
          <w:rStyle w:val="af4"/>
          <w:rtl/>
        </w:rPr>
        <w:t>עליו</w:t>
      </w:r>
      <w:r w:rsidRPr="00A824E4">
        <w:rPr>
          <w:rStyle w:val="af4"/>
          <w:rFonts w:hint="cs"/>
          <w:rtl/>
        </w:rPr>
        <w:t xml:space="preserve"> </w:t>
      </w:r>
      <w:r w:rsidRPr="00A824E4">
        <w:rPr>
          <w:rStyle w:val="af4"/>
          <w:rtl/>
        </w:rPr>
        <w:t>יטמא</w:t>
      </w:r>
      <w:r w:rsidRPr="00A824E4">
        <w:rPr>
          <w:rStyle w:val="af4"/>
          <w:rFonts w:hint="cs"/>
          <w:rtl/>
        </w:rPr>
        <w:t>'</w:t>
      </w:r>
      <w:r w:rsidRPr="00A824E4">
        <w:rPr>
          <w:rStyle w:val="af4"/>
          <w:rtl/>
        </w:rPr>
        <w:t xml:space="preserve"> </w:t>
      </w:r>
      <w:r w:rsidRPr="00757D20">
        <w:rPr>
          <w:rtl/>
        </w:rPr>
        <w:t>- מי שמיוחד לישיבה</w:t>
      </w:r>
      <w:r w:rsidR="00064DF4">
        <w:rPr>
          <w:rFonts w:hint="cs"/>
          <w:rtl/>
        </w:rPr>
        <w:t>.</w:t>
      </w:r>
    </w:p>
    <w:p w14:paraId="713AF52E" w14:textId="77777777" w:rsidR="004C0AAB" w:rsidRPr="006F178A" w:rsidRDefault="004C0AAB" w:rsidP="00A7758B">
      <w:pPr>
        <w:pStyle w:val="afff3"/>
        <w:framePr w:wrap="around"/>
        <w:rPr>
          <w:rtl/>
        </w:rPr>
      </w:pPr>
      <w:r w:rsidRPr="006F178A">
        <w:rPr>
          <w:rFonts w:hint="cs"/>
          <w:rtl/>
        </w:rPr>
        <w:t>כג:</w:t>
      </w:r>
    </w:p>
    <w:p w14:paraId="7DDCCC6F" w14:textId="29471546" w:rsidR="004C0AAB" w:rsidRPr="002B60C6" w:rsidRDefault="004C0AAB" w:rsidP="00A07C53">
      <w:pPr>
        <w:pStyle w:val="affff0"/>
        <w:rPr>
          <w:rtl/>
        </w:rPr>
      </w:pPr>
      <w:ins w:id="9825" w:author="מספור קטעי משנה" w:date="2026-10-06T06:45:17Z">
        <w:r>
          <w:rPr>
            <w:rStyle w:val="MisparKeta"/>
          </w:rPr>
          <w:t xml:space="preserve">א. </w:t>
        </w:r>
      </w:ins>
      <w:r w:rsidRPr="002B60C6">
        <w:rPr>
          <w:rtl/>
        </w:rPr>
        <w:t>הכלי מצרף מה שבתוכו</w:t>
      </w:r>
      <w:r w:rsidR="0070710C">
        <w:rPr>
          <w:rFonts w:hint="cs"/>
          <w:rtl/>
        </w:rPr>
        <w:t xml:space="preserve"> </w:t>
      </w:r>
      <w:r w:rsidR="000738BB">
        <w:rPr>
          <w:rFonts w:hint="cs"/>
          <w:rtl/>
        </w:rPr>
        <w:t>-</w:t>
      </w:r>
      <w:r w:rsidRPr="002B60C6">
        <w:rPr>
          <w:rtl/>
        </w:rPr>
        <w:t xml:space="preserve"> לקדש.</w:t>
      </w:r>
    </w:p>
    <w:p w14:paraId="58A8AA7D" w14:textId="5454FEC8" w:rsidR="00731582" w:rsidRDefault="0070710C" w:rsidP="0015611B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א. לר</w:t>
      </w:r>
      <w:r w:rsidRPr="0087008C">
        <w:rPr>
          <w:rtl/>
        </w:rPr>
        <w:t xml:space="preserve">' </w:t>
      </w:r>
      <w:r w:rsidRPr="0087008C">
        <w:rPr>
          <w:rFonts w:hint="cs"/>
          <w:rtl/>
        </w:rPr>
        <w:t>חנין</w:t>
      </w:r>
      <w:r w:rsidR="00731582">
        <w:rPr>
          <w:rtl/>
        </w:rPr>
        <w:t>:</w:t>
      </w:r>
    </w:p>
    <w:p w14:paraId="0A2C6A7E" w14:textId="75D071BF" w:rsidR="0070710C" w:rsidRPr="00D22086" w:rsidRDefault="004C0AAB" w:rsidP="00A07C53">
      <w:pPr>
        <w:rPr>
          <w:rStyle w:val="affe"/>
          <w:spacing w:val="-4"/>
          <w:rtl/>
        </w:rPr>
      </w:pPr>
      <w:r w:rsidRPr="00D22086">
        <w:rPr>
          <w:rStyle w:val="af4"/>
          <w:rFonts w:hint="cs"/>
          <w:spacing w:val="-4"/>
          <w:rtl/>
        </w:rPr>
        <w:t>ד'</w:t>
      </w:r>
      <w:r w:rsidRPr="00D22086">
        <w:rPr>
          <w:rStyle w:val="af4"/>
          <w:spacing w:val="-4"/>
          <w:rtl/>
        </w:rPr>
        <w:t>כף אחת</w:t>
      </w:r>
      <w:r w:rsidR="0070710C" w:rsidRPr="00D22086">
        <w:rPr>
          <w:rStyle w:val="af4"/>
          <w:rFonts w:hint="cs"/>
          <w:spacing w:val="-4"/>
          <w:rtl/>
        </w:rPr>
        <w:t>..</w:t>
      </w:r>
      <w:r w:rsidRPr="00D22086">
        <w:rPr>
          <w:rStyle w:val="af4"/>
          <w:spacing w:val="-4"/>
          <w:rtl/>
        </w:rPr>
        <w:t xml:space="preserve"> מלאה קטרת</w:t>
      </w:r>
      <w:r w:rsidRPr="00D22086">
        <w:rPr>
          <w:rStyle w:val="af4"/>
          <w:rFonts w:hint="cs"/>
          <w:spacing w:val="-4"/>
          <w:rtl/>
        </w:rPr>
        <w:t>'</w:t>
      </w:r>
      <w:r w:rsidRPr="00D22086">
        <w:rPr>
          <w:spacing w:val="-4"/>
          <w:rtl/>
        </w:rPr>
        <w:t xml:space="preserve"> - כל מה </w:t>
      </w:r>
      <w:r w:rsidRPr="00D22086">
        <w:rPr>
          <w:rFonts w:ascii="Fb Fontext" w:hAnsi="Fb Fontext"/>
          <w:spacing w:val="-4"/>
          <w:rtl/>
        </w:rPr>
        <w:t xml:space="preserve">שבכף </w:t>
      </w:r>
      <w:r w:rsidRPr="00D22086">
        <w:rPr>
          <w:rFonts w:ascii="Fb Fontext" w:hAnsi="Fb Fontext" w:cs="PFT_Frank"/>
          <w:b/>
          <w:bCs/>
          <w:spacing w:val="-4"/>
          <w:szCs w:val="14"/>
          <w:rtl/>
        </w:rPr>
        <w:t>אחת</w:t>
      </w:r>
      <w:r w:rsidR="00E8530D" w:rsidRPr="00D22086">
        <w:rPr>
          <w:rStyle w:val="affe"/>
          <w:spacing w:val="-4"/>
          <w:rtl/>
        </w:rPr>
        <w:t xml:space="preserve"> </w:t>
      </w:r>
      <w:r w:rsidR="00E8530D" w:rsidRPr="00D22086">
        <w:rPr>
          <w:rStyle w:val="affe"/>
          <w:rFonts w:hint="cs"/>
          <w:spacing w:val="-4"/>
          <w:rtl/>
        </w:rPr>
        <w:t>- דאורייתא.</w:t>
      </w:r>
    </w:p>
    <w:p w14:paraId="21A7D55E" w14:textId="4F73CCD6" w:rsidR="00731582" w:rsidRDefault="0070710C" w:rsidP="0015611B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ו</w:t>
      </w:r>
      <w:r w:rsidR="004C0AAB" w:rsidRPr="0087008C">
        <w:rPr>
          <w:rFonts w:hint="cs"/>
          <w:rtl/>
        </w:rPr>
        <w:t>ה</w:t>
      </w:r>
      <w:r w:rsidRPr="0087008C">
        <w:rPr>
          <w:rFonts w:hint="cs"/>
          <w:rtl/>
        </w:rPr>
        <w:t>ך</w:t>
      </w:r>
      <w:r w:rsidR="004C0AAB" w:rsidRPr="0087008C">
        <w:rPr>
          <w:rtl/>
        </w:rPr>
        <w:t xml:space="preserve"> </w:t>
      </w:r>
      <w:r w:rsidR="004C0AAB" w:rsidRPr="0087008C">
        <w:rPr>
          <w:rFonts w:hint="cs"/>
          <w:rtl/>
        </w:rPr>
        <w:t>דרשב</w:t>
      </w:r>
      <w:r w:rsidR="004C0AAB" w:rsidRPr="0087008C">
        <w:rPr>
          <w:rtl/>
        </w:rPr>
        <w:t>"</w:t>
      </w:r>
      <w:r w:rsidR="004C0AAB" w:rsidRPr="0087008C">
        <w:rPr>
          <w:rFonts w:hint="cs"/>
          <w:rtl/>
        </w:rPr>
        <w:t>ב</w:t>
      </w:r>
      <w:r w:rsidR="00731582">
        <w:rPr>
          <w:rFonts w:hint="cs"/>
          <w:rtl/>
        </w:rPr>
        <w:t>:</w:t>
      </w:r>
    </w:p>
    <w:p w14:paraId="5E4E40CC" w14:textId="59A17239" w:rsidR="0070710C" w:rsidRDefault="004C0AAB" w:rsidP="00A07C53">
      <w:pPr>
        <w:rPr>
          <w:rtl/>
        </w:rPr>
      </w:pPr>
      <w:r w:rsidRPr="006F178A">
        <w:rPr>
          <w:rFonts w:hint="cs"/>
          <w:rtl/>
        </w:rPr>
        <w:t xml:space="preserve">אפר חטאת שנגע טמא במקצתו </w:t>
      </w:r>
      <w:r w:rsidR="0070710C">
        <w:rPr>
          <w:rFonts w:hint="cs"/>
          <w:rtl/>
        </w:rPr>
        <w:t xml:space="preserve">- </w:t>
      </w:r>
      <w:r w:rsidRPr="006F178A">
        <w:rPr>
          <w:rFonts w:hint="cs"/>
          <w:rtl/>
        </w:rPr>
        <w:t>ט</w:t>
      </w:r>
      <w:r w:rsidR="0070710C">
        <w:rPr>
          <w:rFonts w:hint="cs"/>
          <w:rtl/>
        </w:rPr>
        <w:t>י</w:t>
      </w:r>
      <w:r w:rsidRPr="006F178A">
        <w:rPr>
          <w:rFonts w:hint="cs"/>
          <w:rtl/>
        </w:rPr>
        <w:t>מא כולו</w:t>
      </w:r>
      <w:r w:rsidR="0070710C">
        <w:rPr>
          <w:rFonts w:hint="cs"/>
          <w:rtl/>
        </w:rPr>
        <w:t>,</w:t>
      </w:r>
    </w:p>
    <w:p w14:paraId="0861D960" w14:textId="39E290A2" w:rsidR="004C0AAB" w:rsidRPr="00D22086" w:rsidRDefault="004C0AAB" w:rsidP="00A07C53">
      <w:pPr>
        <w:rPr>
          <w:spacing w:val="-2"/>
          <w:rtl/>
        </w:rPr>
      </w:pPr>
      <w:r w:rsidRPr="00D22086">
        <w:rPr>
          <w:rStyle w:val="affc"/>
          <w:rFonts w:hint="eastAsia"/>
          <w:spacing w:val="-2"/>
          <w:rtl/>
        </w:rPr>
        <w:t>וע</w:t>
      </w:r>
      <w:r w:rsidRPr="00D22086">
        <w:rPr>
          <w:rStyle w:val="affc"/>
          <w:spacing w:val="-2"/>
          <w:rtl/>
        </w:rPr>
        <w:t>"</w:t>
      </w:r>
      <w:r w:rsidRPr="00D22086">
        <w:rPr>
          <w:rStyle w:val="affc"/>
          <w:rFonts w:hint="eastAsia"/>
          <w:spacing w:val="-2"/>
          <w:rtl/>
        </w:rPr>
        <w:t>ז</w:t>
      </w:r>
      <w:r w:rsidRPr="00D22086">
        <w:rPr>
          <w:rStyle w:val="affc"/>
          <w:spacing w:val="-2"/>
          <w:rtl/>
        </w:rPr>
        <w:t xml:space="preserve"> </w:t>
      </w:r>
      <w:r w:rsidR="0070710C" w:rsidRPr="00D22086">
        <w:rPr>
          <w:rStyle w:val="affc"/>
          <w:rFonts w:hint="cs"/>
          <w:spacing w:val="-2"/>
          <w:rtl/>
        </w:rPr>
        <w:t>'</w:t>
      </w:r>
      <w:r w:rsidRPr="00D22086">
        <w:rPr>
          <w:rStyle w:val="affc"/>
          <w:spacing w:val="-2"/>
          <w:rtl/>
        </w:rPr>
        <w:t>הוסיף</w:t>
      </w:r>
      <w:r w:rsidR="0070710C" w:rsidRPr="00D22086">
        <w:rPr>
          <w:rStyle w:val="affc"/>
          <w:rFonts w:hint="cs"/>
          <w:spacing w:val="-2"/>
          <w:rtl/>
        </w:rPr>
        <w:t>'</w:t>
      </w:r>
      <w:r w:rsidRPr="00D22086">
        <w:rPr>
          <w:rStyle w:val="affc"/>
          <w:spacing w:val="-2"/>
          <w:rtl/>
        </w:rPr>
        <w:t xml:space="preserve"> </w:t>
      </w:r>
      <w:r w:rsidRPr="00D22086">
        <w:rPr>
          <w:rStyle w:val="affc"/>
          <w:rFonts w:hint="eastAsia"/>
          <w:spacing w:val="-2"/>
          <w:rtl/>
        </w:rPr>
        <w:t>ר</w:t>
      </w:r>
      <w:r w:rsidRPr="00D22086">
        <w:rPr>
          <w:rStyle w:val="affc"/>
          <w:spacing w:val="-2"/>
          <w:rtl/>
        </w:rPr>
        <w:t>"</w:t>
      </w:r>
      <w:r w:rsidRPr="00D22086">
        <w:rPr>
          <w:rStyle w:val="affc"/>
          <w:rFonts w:hint="eastAsia"/>
          <w:spacing w:val="-2"/>
          <w:rtl/>
        </w:rPr>
        <w:t>ע</w:t>
      </w:r>
      <w:r w:rsidRPr="00D22086">
        <w:rPr>
          <w:rStyle w:val="affc"/>
          <w:rFonts w:hint="cs"/>
          <w:spacing w:val="-2"/>
          <w:rtl/>
        </w:rPr>
        <w:t>:</w:t>
      </w:r>
      <w:r w:rsidRPr="00D22086">
        <w:rPr>
          <w:rStyle w:val="affc"/>
          <w:spacing w:val="-2"/>
          <w:rtl/>
        </w:rPr>
        <w:t xml:space="preserve"> </w:t>
      </w:r>
      <w:r w:rsidRPr="00D22086">
        <w:rPr>
          <w:spacing w:val="-2"/>
          <w:rtl/>
        </w:rPr>
        <w:t>ס</w:t>
      </w:r>
      <w:r w:rsidR="0070710C" w:rsidRPr="00D22086">
        <w:rPr>
          <w:rFonts w:hint="cs"/>
          <w:spacing w:val="-2"/>
          <w:rtl/>
        </w:rPr>
        <w:t>ו</w:t>
      </w:r>
      <w:r w:rsidRPr="00D22086">
        <w:rPr>
          <w:spacing w:val="-2"/>
          <w:rtl/>
        </w:rPr>
        <w:t>לת קט</w:t>
      </w:r>
      <w:r w:rsidR="00305C79" w:rsidRPr="00D22086">
        <w:rPr>
          <w:rFonts w:hint="cs"/>
          <w:spacing w:val="-2"/>
          <w:rtl/>
        </w:rPr>
        <w:t>ו</w:t>
      </w:r>
      <w:r w:rsidRPr="00D22086">
        <w:rPr>
          <w:spacing w:val="-2"/>
          <w:rtl/>
        </w:rPr>
        <w:t>רת לבונה וגחלים</w:t>
      </w:r>
      <w:r w:rsidR="0070710C" w:rsidRPr="00D22086">
        <w:rPr>
          <w:rFonts w:hint="cs"/>
          <w:spacing w:val="-2"/>
          <w:rtl/>
        </w:rPr>
        <w:t xml:space="preserve"> </w:t>
      </w:r>
      <w:r w:rsidR="00305C79" w:rsidRPr="00D22086">
        <w:rPr>
          <w:rFonts w:hint="cs"/>
          <w:spacing w:val="-2"/>
          <w:rtl/>
        </w:rPr>
        <w:t>-</w:t>
      </w:r>
      <w:r w:rsidR="0070710C" w:rsidRPr="00D22086">
        <w:rPr>
          <w:rFonts w:hint="cs"/>
          <w:spacing w:val="-2"/>
          <w:rtl/>
        </w:rPr>
        <w:t xml:space="preserve"> </w:t>
      </w:r>
      <w:r w:rsidR="00305C79" w:rsidRPr="00D22086">
        <w:rPr>
          <w:rFonts w:hint="cs"/>
          <w:spacing w:val="-2"/>
          <w:rtl/>
        </w:rPr>
        <w:t xml:space="preserve">משמע </w:t>
      </w:r>
      <w:r w:rsidR="00305C79" w:rsidRPr="00D22086">
        <w:rPr>
          <w:rFonts w:cs="PFT_Frank" w:hint="cs"/>
          <w:b/>
          <w:bCs/>
          <w:spacing w:val="-2"/>
          <w:szCs w:val="14"/>
          <w:rtl/>
        </w:rPr>
        <w:t>מדרבנן</w:t>
      </w:r>
      <w:r w:rsidR="00305C79" w:rsidRPr="00D22086">
        <w:rPr>
          <w:rFonts w:hint="cs"/>
          <w:spacing w:val="-2"/>
          <w:rtl/>
        </w:rPr>
        <w:t>,</w:t>
      </w:r>
    </w:p>
    <w:p w14:paraId="2F8EB8D9" w14:textId="39A6E7C0" w:rsidR="00731582" w:rsidRDefault="00305C79" w:rsidP="0015611B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 xml:space="preserve">תירץ </w:t>
      </w:r>
      <w:r w:rsidR="004C0AAB" w:rsidRPr="0087008C">
        <w:rPr>
          <w:rFonts w:hint="eastAsia"/>
          <w:rtl/>
        </w:rPr>
        <w:t>ר</w:t>
      </w:r>
      <w:r w:rsidR="004C0AAB" w:rsidRPr="0087008C">
        <w:rPr>
          <w:rtl/>
        </w:rPr>
        <w:t>"</w:t>
      </w:r>
      <w:r w:rsidR="004C0AAB" w:rsidRPr="0087008C">
        <w:rPr>
          <w:rFonts w:hint="eastAsia"/>
          <w:rtl/>
        </w:rPr>
        <w:t>ל</w:t>
      </w:r>
      <w:r w:rsidR="00731582">
        <w:rPr>
          <w:rtl/>
        </w:rPr>
        <w:t>:</w:t>
      </w:r>
    </w:p>
    <w:p w14:paraId="2CDCF205" w14:textId="3EB136C3" w:rsidR="004C0AAB" w:rsidRPr="006F178A" w:rsidRDefault="00305C79" w:rsidP="00A07C53">
      <w:pPr>
        <w:rPr>
          <w:rtl/>
        </w:rPr>
      </w:pPr>
      <w:r>
        <w:rPr>
          <w:rFonts w:hint="cs"/>
          <w:rtl/>
        </w:rPr>
        <w:t>ב</w:t>
      </w:r>
      <w:r w:rsidR="004C0AAB" w:rsidRPr="006F178A">
        <w:rPr>
          <w:rtl/>
        </w:rPr>
        <w:t>ש</w:t>
      </w:r>
      <w:r>
        <w:rPr>
          <w:rFonts w:hint="cs"/>
          <w:rtl/>
        </w:rPr>
        <w:t>י</w:t>
      </w:r>
      <w:r w:rsidR="004C0AAB" w:rsidRPr="006F178A">
        <w:rPr>
          <w:rtl/>
        </w:rPr>
        <w:t>ירי מנחה</w:t>
      </w:r>
      <w:r>
        <w:rPr>
          <w:rFonts w:hint="cs"/>
          <w:rtl/>
        </w:rPr>
        <w:t>,</w:t>
      </w:r>
      <w:r w:rsidR="004C0AAB" w:rsidRPr="006F178A">
        <w:rPr>
          <w:rFonts w:hint="cs"/>
          <w:rtl/>
        </w:rPr>
        <w:t xml:space="preserve"> דא</w:t>
      </w:r>
      <w:r w:rsidR="004C0AAB">
        <w:rPr>
          <w:rFonts w:hint="cs"/>
          <w:rtl/>
        </w:rPr>
        <w:t>ף</w:t>
      </w:r>
      <w:r w:rsidR="004C0AAB" w:rsidRPr="006F178A">
        <w:rPr>
          <w:rFonts w:hint="cs"/>
          <w:rtl/>
        </w:rPr>
        <w:t xml:space="preserve"> </w:t>
      </w:r>
      <w:r w:rsidR="004C0AAB" w:rsidRPr="005E6BC8">
        <w:rPr>
          <w:rFonts w:cs="PFT_Frank" w:hint="cs"/>
          <w:b/>
          <w:bCs/>
          <w:szCs w:val="14"/>
          <w:rtl/>
        </w:rPr>
        <w:t>שא</w:t>
      </w:r>
      <w:r w:rsidR="004C0AAB" w:rsidRPr="005E6BC8">
        <w:rPr>
          <w:rFonts w:cs="PFT_Frank"/>
          <w:b/>
          <w:bCs/>
          <w:szCs w:val="14"/>
          <w:rtl/>
        </w:rPr>
        <w:t>"</w:t>
      </w:r>
      <w:r w:rsidR="004C0AAB" w:rsidRPr="005E6BC8">
        <w:rPr>
          <w:rFonts w:cs="PFT_Frank" w:hint="cs"/>
          <w:b/>
          <w:bCs/>
          <w:szCs w:val="14"/>
          <w:rtl/>
        </w:rPr>
        <w:t>צ</w:t>
      </w:r>
      <w:r w:rsidR="004C0AAB" w:rsidRPr="005E6BC8">
        <w:rPr>
          <w:rFonts w:cs="PFT_Frank"/>
          <w:b/>
          <w:bCs/>
          <w:szCs w:val="14"/>
          <w:rtl/>
        </w:rPr>
        <w:t xml:space="preserve"> לכלי</w:t>
      </w:r>
      <w:r w:rsidR="001E3674">
        <w:rPr>
          <w:rFonts w:hint="cs"/>
          <w:rtl/>
        </w:rPr>
        <w:t xml:space="preserve"> </w:t>
      </w:r>
      <w:r w:rsidR="005C019F">
        <w:rPr>
          <w:rFonts w:hint="cs"/>
          <w:rtl/>
        </w:rPr>
        <w:t xml:space="preserve"> </w:t>
      </w:r>
      <w:r>
        <w:rPr>
          <w:rFonts w:hint="cs"/>
          <w:rtl/>
        </w:rPr>
        <w:t>-</w:t>
      </w:r>
      <w:r w:rsidR="001E3674">
        <w:rPr>
          <w:rFonts w:hint="cs"/>
          <w:rtl/>
        </w:rPr>
        <w:t xml:space="preserve"> </w:t>
      </w:r>
      <w:r w:rsidR="004C0AAB" w:rsidRPr="006F178A">
        <w:rPr>
          <w:rFonts w:hint="cs"/>
          <w:rtl/>
        </w:rPr>
        <w:t>מצרפו</w:t>
      </w:r>
      <w:r>
        <w:rPr>
          <w:rFonts w:hint="cs"/>
          <w:rtl/>
        </w:rPr>
        <w:t xml:space="preserve"> מדרבנן,</w:t>
      </w:r>
    </w:p>
    <w:p w14:paraId="333D81DC" w14:textId="17302E88" w:rsidR="004C0AAB" w:rsidRPr="00D22086" w:rsidRDefault="004C0AAB" w:rsidP="00697E8B">
      <w:pPr>
        <w:rPr>
          <w:spacing w:val="-2"/>
          <w:rtl/>
        </w:rPr>
      </w:pPr>
      <w:r w:rsidRPr="00D22086">
        <w:rPr>
          <w:rStyle w:val="affc"/>
          <w:rFonts w:hint="cs"/>
          <w:spacing w:val="-2"/>
          <w:rtl/>
        </w:rPr>
        <w:t>קטורת</w:t>
      </w:r>
      <w:r w:rsidRPr="00D22086">
        <w:rPr>
          <w:rStyle w:val="affc"/>
          <w:spacing w:val="-2"/>
          <w:rtl/>
        </w:rPr>
        <w:t xml:space="preserve"> </w:t>
      </w:r>
      <w:r w:rsidRPr="00D22086">
        <w:rPr>
          <w:rStyle w:val="affc"/>
          <w:rFonts w:hint="cs"/>
          <w:spacing w:val="-2"/>
          <w:rtl/>
        </w:rPr>
        <w:t>לבונה</w:t>
      </w:r>
      <w:r w:rsidR="00305C79" w:rsidRPr="00D22086">
        <w:rPr>
          <w:rStyle w:val="affc"/>
          <w:spacing w:val="-2"/>
          <w:rtl/>
        </w:rPr>
        <w:t xml:space="preserve"> וגחלים</w:t>
      </w:r>
      <w:r w:rsidR="00305C79" w:rsidRPr="00D22086">
        <w:rPr>
          <w:rStyle w:val="affc"/>
          <w:rFonts w:hint="cs"/>
          <w:spacing w:val="-2"/>
          <w:rtl/>
        </w:rPr>
        <w:t>-</w:t>
      </w:r>
      <w:r w:rsidRPr="00D22086">
        <w:rPr>
          <w:rFonts w:hint="cs"/>
          <w:spacing w:val="-2"/>
          <w:rtl/>
        </w:rPr>
        <w:t xml:space="preserve"> </w:t>
      </w:r>
      <w:r w:rsidRPr="00D22086">
        <w:rPr>
          <w:spacing w:val="-2"/>
          <w:rtl/>
        </w:rPr>
        <w:t>שצברן ע</w:t>
      </w:r>
      <w:r w:rsidR="00305C79" w:rsidRPr="00D22086">
        <w:rPr>
          <w:rFonts w:hint="cs"/>
          <w:spacing w:val="-2"/>
          <w:rtl/>
        </w:rPr>
        <w:t>ל</w:t>
      </w:r>
      <w:r w:rsidRPr="00D22086">
        <w:rPr>
          <w:spacing w:val="-2"/>
          <w:rtl/>
        </w:rPr>
        <w:t xml:space="preserve"> </w:t>
      </w:r>
      <w:r w:rsidR="00305C79" w:rsidRPr="00D22086">
        <w:rPr>
          <w:rFonts w:hint="cs"/>
          <w:spacing w:val="-2"/>
          <w:rtl/>
        </w:rPr>
        <w:t>משטח עור -</w:t>
      </w:r>
      <w:r w:rsidRPr="00D22086">
        <w:rPr>
          <w:rFonts w:hint="cs"/>
          <w:spacing w:val="-2"/>
          <w:rtl/>
        </w:rPr>
        <w:t xml:space="preserve"> </w:t>
      </w:r>
      <w:r w:rsidRPr="00D22086">
        <w:rPr>
          <w:rFonts w:cs="PFT_Frank" w:hint="cs"/>
          <w:b/>
          <w:bCs/>
          <w:spacing w:val="-2"/>
          <w:szCs w:val="14"/>
          <w:rtl/>
        </w:rPr>
        <w:t>אף</w:t>
      </w:r>
      <w:r w:rsidRPr="00D22086">
        <w:rPr>
          <w:rFonts w:cs="PFT_Frank"/>
          <w:b/>
          <w:bCs/>
          <w:spacing w:val="-2"/>
          <w:szCs w:val="14"/>
          <w:rtl/>
        </w:rPr>
        <w:t xml:space="preserve"> שאין </w:t>
      </w:r>
      <w:r w:rsidRPr="00D22086">
        <w:rPr>
          <w:rFonts w:cs="PFT_Frank" w:hint="cs"/>
          <w:b/>
          <w:bCs/>
          <w:spacing w:val="-2"/>
          <w:szCs w:val="14"/>
          <w:rtl/>
        </w:rPr>
        <w:t>תוך</w:t>
      </w:r>
      <w:r w:rsidRPr="00D22086">
        <w:rPr>
          <w:rFonts w:hint="cs"/>
          <w:spacing w:val="-2"/>
          <w:rtl/>
        </w:rPr>
        <w:t>.</w:t>
      </w:r>
    </w:p>
    <w:p w14:paraId="311AD193" w14:textId="7964B7B3" w:rsidR="00731582" w:rsidRDefault="0070710C" w:rsidP="0015611B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ב</w:t>
      </w:r>
      <w:r w:rsidRPr="0087008C">
        <w:rPr>
          <w:rtl/>
        </w:rPr>
        <w:t xml:space="preserve">. </w:t>
      </w:r>
      <w:r w:rsidRPr="0087008C">
        <w:rPr>
          <w:rFonts w:hint="cs"/>
          <w:rtl/>
        </w:rPr>
        <w:t>אבל</w:t>
      </w:r>
      <w:r w:rsidRPr="0087008C">
        <w:rPr>
          <w:rtl/>
        </w:rPr>
        <w:t xml:space="preserve"> </w:t>
      </w:r>
      <w:r w:rsidRPr="0087008C">
        <w:rPr>
          <w:rFonts w:hint="cs"/>
          <w:rtl/>
        </w:rPr>
        <w:t>ל</w:t>
      </w:r>
      <w:r w:rsidR="004C0AAB" w:rsidRPr="0087008C">
        <w:rPr>
          <w:rFonts w:hint="eastAsia"/>
          <w:rtl/>
        </w:rPr>
        <w:t>רי</w:t>
      </w:r>
      <w:r w:rsidR="004C0AAB" w:rsidRPr="0087008C">
        <w:rPr>
          <w:rtl/>
        </w:rPr>
        <w:t>"</w:t>
      </w:r>
      <w:r w:rsidR="004C0AAB" w:rsidRPr="0087008C">
        <w:rPr>
          <w:rFonts w:hint="eastAsia"/>
          <w:rtl/>
        </w:rPr>
        <w:t>ו</w:t>
      </w:r>
      <w:r w:rsidR="00731582">
        <w:rPr>
          <w:rtl/>
        </w:rPr>
        <w:t>:</w:t>
      </w:r>
    </w:p>
    <w:p w14:paraId="59AB98CE" w14:textId="115626CA" w:rsidR="004C0AAB" w:rsidRPr="006F178A" w:rsidRDefault="004C0AAB" w:rsidP="00A07C53">
      <w:pPr>
        <w:rPr>
          <w:rtl/>
        </w:rPr>
      </w:pPr>
      <w:r w:rsidRPr="006F178A">
        <w:rPr>
          <w:rtl/>
        </w:rPr>
        <w:t xml:space="preserve">מעדות </w:t>
      </w:r>
      <w:r w:rsidRPr="002723E4">
        <w:rPr>
          <w:rStyle w:val="affc"/>
          <w:rFonts w:hint="cs"/>
          <w:rtl/>
        </w:rPr>
        <w:t>ר''ע</w:t>
      </w:r>
      <w:r w:rsidRPr="002723E4">
        <w:rPr>
          <w:rStyle w:val="affc"/>
          <w:rtl/>
        </w:rPr>
        <w:t xml:space="preserve"> </w:t>
      </w:r>
      <w:r w:rsidRPr="006F178A">
        <w:rPr>
          <w:rtl/>
        </w:rPr>
        <w:t xml:space="preserve">נשנית </w:t>
      </w:r>
      <w:r w:rsidRPr="007B4B7C">
        <w:rPr>
          <w:rStyle w:val="affc"/>
          <w:rtl/>
        </w:rPr>
        <w:t>משנ</w:t>
      </w:r>
      <w:r w:rsidR="000738BB" w:rsidRPr="007B4B7C">
        <w:rPr>
          <w:rStyle w:val="affc"/>
          <w:rFonts w:hint="cs"/>
          <w:rtl/>
        </w:rPr>
        <w:t>תינו</w:t>
      </w:r>
      <w:r w:rsidR="001E3674">
        <w:rPr>
          <w:rFonts w:hint="cs"/>
          <w:rtl/>
        </w:rPr>
        <w:t xml:space="preserve"> </w:t>
      </w:r>
      <w:r w:rsidR="000738BB">
        <w:rPr>
          <w:rFonts w:hint="cs"/>
          <w:rtl/>
        </w:rPr>
        <w:t>-</w:t>
      </w:r>
      <w:r w:rsidR="001E3674">
        <w:rPr>
          <w:rFonts w:hint="cs"/>
          <w:rtl/>
        </w:rPr>
        <w:t xml:space="preserve"> </w:t>
      </w:r>
      <w:r w:rsidR="000738BB">
        <w:rPr>
          <w:rFonts w:hint="cs"/>
          <w:rtl/>
        </w:rPr>
        <w:t xml:space="preserve">וא"כ </w:t>
      </w:r>
      <w:r w:rsidR="00E8530D">
        <w:rPr>
          <w:rFonts w:hint="cs"/>
          <w:rtl/>
        </w:rPr>
        <w:t>הכל</w:t>
      </w:r>
      <w:r w:rsidR="000738BB">
        <w:rPr>
          <w:rFonts w:hint="cs"/>
          <w:rtl/>
        </w:rPr>
        <w:t xml:space="preserve"> </w:t>
      </w:r>
      <w:r w:rsidR="000738BB" w:rsidRPr="005E6BC8">
        <w:rPr>
          <w:rFonts w:cs="PFT_Frank" w:hint="cs"/>
          <w:b/>
          <w:bCs/>
          <w:szCs w:val="14"/>
          <w:rtl/>
        </w:rPr>
        <w:t>מדרבנן</w:t>
      </w:r>
      <w:r w:rsidR="000738BB" w:rsidRPr="007B4B7C">
        <w:rPr>
          <w:rtl/>
        </w:rPr>
        <w:t>.</w:t>
      </w:r>
    </w:p>
    <w:p w14:paraId="27120668" w14:textId="561261AD" w:rsidR="004C0AAB" w:rsidRPr="002B60C6" w:rsidRDefault="004C0AAB" w:rsidP="00A07C53">
      <w:pPr>
        <w:pStyle w:val="affff0"/>
        <w:rPr>
          <w:rtl/>
        </w:rPr>
      </w:pPr>
      <w:ins w:id="9810" w:author="מספור קטעי משנה" w:date="2026-10-06T10:03:49Z">
        <w:r>
          <w:rPr>
            <w:rStyle w:val="MisparKeta"/>
          </w:rPr>
          <w:t xml:space="preserve">א. </w:t>
        </w:r>
      </w:ins>
      <w:r w:rsidRPr="002B60C6">
        <w:rPr>
          <w:rtl/>
        </w:rPr>
        <w:t xml:space="preserve">הרביעי בקדש </w:t>
      </w:r>
      <w:r w:rsidR="001D334D">
        <w:rPr>
          <w:rFonts w:hint="cs"/>
          <w:rtl/>
        </w:rPr>
        <w:t xml:space="preserve">- </w:t>
      </w:r>
      <w:r w:rsidRPr="002B60C6">
        <w:rPr>
          <w:rtl/>
        </w:rPr>
        <w:t>פסול</w:t>
      </w:r>
      <w:r w:rsidR="001D334D">
        <w:rPr>
          <w:rFonts w:hint="cs"/>
          <w:rtl/>
        </w:rPr>
        <w:t>.</w:t>
      </w:r>
    </w:p>
    <w:p w14:paraId="1F713200" w14:textId="17298EF8" w:rsidR="004C0AAB" w:rsidRPr="005A5D4A" w:rsidRDefault="004C0AAB" w:rsidP="00A07C53">
      <w:pPr>
        <w:rPr>
          <w:spacing w:val="-6"/>
          <w:rtl/>
        </w:rPr>
      </w:pPr>
      <w:r w:rsidRPr="005A5D4A">
        <w:rPr>
          <w:spacing w:val="-6"/>
          <w:rtl/>
        </w:rPr>
        <w:t>ממחוסר כיפורים שמותר בתרומה</w:t>
      </w:r>
      <w:r w:rsidR="00E04114" w:rsidRPr="005A5D4A">
        <w:rPr>
          <w:rFonts w:hint="cs"/>
          <w:spacing w:val="-6"/>
          <w:rtl/>
        </w:rPr>
        <w:t xml:space="preserve"> </w:t>
      </w:r>
      <w:r w:rsidR="00077C83" w:rsidRPr="005A5D4A">
        <w:rPr>
          <w:rFonts w:hint="cs"/>
          <w:spacing w:val="-6"/>
          <w:rtl/>
        </w:rPr>
        <w:t>ו</w:t>
      </w:r>
      <w:r w:rsidRPr="005A5D4A">
        <w:rPr>
          <w:spacing w:val="-6"/>
          <w:rtl/>
        </w:rPr>
        <w:t>פ</w:t>
      </w:r>
      <w:r w:rsidR="00E04114" w:rsidRPr="005A5D4A">
        <w:rPr>
          <w:rFonts w:hint="cs"/>
          <w:spacing w:val="-6"/>
          <w:rtl/>
        </w:rPr>
        <w:t>ו</w:t>
      </w:r>
      <w:r w:rsidRPr="005A5D4A">
        <w:rPr>
          <w:spacing w:val="-6"/>
          <w:rtl/>
        </w:rPr>
        <w:t>סל קדש</w:t>
      </w:r>
      <w:r w:rsidRPr="005A5D4A">
        <w:rPr>
          <w:rFonts w:ascii="Fb Fontext" w:hAnsi="Fb Fontext"/>
          <w:spacing w:val="-6"/>
          <w:rtl/>
        </w:rPr>
        <w:t xml:space="preserve"> </w:t>
      </w:r>
      <w:r w:rsidR="00077C83" w:rsidRPr="005A5D4A">
        <w:rPr>
          <w:rFonts w:ascii="Fb Fontext" w:hAnsi="Fb Fontext" w:hint="cs"/>
          <w:spacing w:val="-8"/>
          <w:rtl/>
        </w:rPr>
        <w:t xml:space="preserve">- </w:t>
      </w:r>
      <w:r w:rsidR="00077C83" w:rsidRPr="005A5D4A">
        <w:rPr>
          <w:rStyle w:val="affe"/>
          <w:rFonts w:hint="cs"/>
          <w:b/>
          <w:bCs/>
          <w:spacing w:val="-8"/>
          <w:rtl/>
        </w:rPr>
        <w:t>ק</w:t>
      </w:r>
      <w:r w:rsidR="00077C83" w:rsidRPr="005A5D4A">
        <w:rPr>
          <w:rStyle w:val="affe"/>
          <w:b/>
          <w:bCs/>
          <w:spacing w:val="-8"/>
          <w:rtl/>
        </w:rPr>
        <w:t>"ו</w:t>
      </w:r>
      <w:r w:rsidR="00077C83" w:rsidRPr="005A5D4A">
        <w:rPr>
          <w:rStyle w:val="affe"/>
          <w:rFonts w:hint="cs"/>
          <w:spacing w:val="-8"/>
          <w:rtl/>
        </w:rPr>
        <w:t xml:space="preserve"> ש</w:t>
      </w:r>
      <w:r w:rsidRPr="005A5D4A">
        <w:rPr>
          <w:rStyle w:val="affe"/>
          <w:spacing w:val="-8"/>
          <w:rtl/>
        </w:rPr>
        <w:t>לישי</w:t>
      </w:r>
      <w:r w:rsidRPr="005A5D4A">
        <w:rPr>
          <w:rFonts w:ascii="Fb Fontext" w:hAnsi="Fb Fontext"/>
          <w:spacing w:val="-8"/>
          <w:rtl/>
        </w:rPr>
        <w:t xml:space="preserve"> </w:t>
      </w:r>
      <w:r w:rsidRPr="005A5D4A">
        <w:rPr>
          <w:rStyle w:val="affe"/>
          <w:spacing w:val="-8"/>
          <w:rtl/>
        </w:rPr>
        <w:t>שפ</w:t>
      </w:r>
      <w:r w:rsidR="00077C83" w:rsidRPr="005A5D4A">
        <w:rPr>
          <w:rStyle w:val="affe"/>
          <w:rFonts w:hint="cs"/>
          <w:spacing w:val="-8"/>
          <w:rtl/>
        </w:rPr>
        <w:t>ו</w:t>
      </w:r>
      <w:r w:rsidRPr="005A5D4A">
        <w:rPr>
          <w:rStyle w:val="affe"/>
          <w:spacing w:val="-8"/>
          <w:rtl/>
        </w:rPr>
        <w:t>סל</w:t>
      </w:r>
      <w:r w:rsidRPr="005A5D4A">
        <w:rPr>
          <w:rFonts w:ascii="Fb Fontext" w:hAnsi="Fb Fontext"/>
          <w:spacing w:val="-8"/>
          <w:rtl/>
        </w:rPr>
        <w:t xml:space="preserve"> </w:t>
      </w:r>
      <w:r w:rsidRPr="005A5D4A">
        <w:rPr>
          <w:rStyle w:val="affe"/>
          <w:spacing w:val="-8"/>
          <w:rtl/>
        </w:rPr>
        <w:t>קדש</w:t>
      </w:r>
      <w:r w:rsidRPr="005A5D4A">
        <w:rPr>
          <w:rFonts w:ascii="Fb Fontext" w:hAnsi="Fb Fontext"/>
          <w:spacing w:val="-8"/>
          <w:rtl/>
        </w:rPr>
        <w:t>.</w:t>
      </w:r>
    </w:p>
    <w:p w14:paraId="20F52E5E" w14:textId="223CF885" w:rsidR="00077C83" w:rsidRDefault="004C0AAB" w:rsidP="00A07C53">
      <w:pPr>
        <w:rPr>
          <w:rStyle w:val="af4"/>
          <w:rtl/>
        </w:rPr>
      </w:pPr>
      <w:r w:rsidRPr="007B4B7C">
        <w:rPr>
          <w:rStyle w:val="affff1"/>
          <w:rFonts w:hint="cs"/>
          <w:rtl/>
        </w:rPr>
        <w:t>ו</w:t>
      </w:r>
      <w:r w:rsidRPr="007B4B7C">
        <w:rPr>
          <w:rStyle w:val="affff1"/>
          <w:rtl/>
        </w:rPr>
        <w:t xml:space="preserve">שלישי </w:t>
      </w:r>
      <w:r w:rsidR="00077C83">
        <w:rPr>
          <w:rStyle w:val="affff1"/>
          <w:rFonts w:hint="cs"/>
          <w:rtl/>
        </w:rPr>
        <w:t>ב</w:t>
      </w:r>
      <w:r w:rsidRPr="007B4B7C">
        <w:rPr>
          <w:rStyle w:val="affff1"/>
          <w:rtl/>
        </w:rPr>
        <w:t>קדש</w:t>
      </w:r>
      <w:r w:rsidR="00077C83">
        <w:rPr>
          <w:rStyle w:val="affff1"/>
          <w:rFonts w:hint="cs"/>
          <w:rtl/>
        </w:rPr>
        <w:t>.</w:t>
      </w:r>
      <w:r w:rsidRPr="00A824E4">
        <w:rPr>
          <w:rStyle w:val="af4"/>
          <w:rtl/>
        </w:rPr>
        <w:t xml:space="preserve"> </w:t>
      </w:r>
      <w:r w:rsidR="00077C83">
        <w:rPr>
          <w:rStyle w:val="af4"/>
          <w:rFonts w:hint="cs"/>
          <w:rtl/>
        </w:rPr>
        <w:t>מ</w:t>
      </w:r>
      <w:r w:rsidRPr="00A824E4">
        <w:rPr>
          <w:rStyle w:val="af4"/>
          <w:rFonts w:hint="cs"/>
          <w:rtl/>
        </w:rPr>
        <w:t>'</w:t>
      </w:r>
      <w:r w:rsidRPr="00A824E4">
        <w:rPr>
          <w:rStyle w:val="af4"/>
          <w:rtl/>
        </w:rPr>
        <w:t xml:space="preserve">והבשר אשר יגע בכל טמא </w:t>
      </w:r>
      <w:r w:rsidR="00077C83">
        <w:rPr>
          <w:rStyle w:val="affe"/>
          <w:rFonts w:hint="cs"/>
          <w:rtl/>
        </w:rPr>
        <w:t xml:space="preserve">[אפי' </w:t>
      </w:r>
      <w:r w:rsidR="00077C83" w:rsidRPr="002723E4">
        <w:rPr>
          <w:rStyle w:val="affe"/>
          <w:rtl/>
        </w:rPr>
        <w:t>שני</w:t>
      </w:r>
      <w:r w:rsidR="00077C83">
        <w:rPr>
          <w:rStyle w:val="affe"/>
          <w:rFonts w:hint="cs"/>
          <w:rtl/>
        </w:rPr>
        <w:t>]</w:t>
      </w:r>
      <w:r w:rsidR="00077C83" w:rsidRPr="002723E4">
        <w:rPr>
          <w:rStyle w:val="affe"/>
          <w:rtl/>
        </w:rPr>
        <w:t xml:space="preserve"> </w:t>
      </w:r>
      <w:r w:rsidRPr="00A824E4">
        <w:rPr>
          <w:rStyle w:val="af4"/>
          <w:rtl/>
        </w:rPr>
        <w:t xml:space="preserve">לא </w:t>
      </w:r>
      <w:r w:rsidR="00077C83" w:rsidRPr="007F2C2A">
        <w:rPr>
          <w:rFonts w:hint="cs"/>
          <w:rtl/>
        </w:rPr>
        <w:t>יֵ</w:t>
      </w:r>
      <w:r w:rsidRPr="00A824E4">
        <w:rPr>
          <w:rStyle w:val="af4"/>
          <w:rtl/>
        </w:rPr>
        <w:t>אכל</w:t>
      </w:r>
      <w:r w:rsidRPr="00A824E4">
        <w:rPr>
          <w:rStyle w:val="af4"/>
          <w:rFonts w:hint="cs"/>
          <w:rtl/>
        </w:rPr>
        <w:t>'</w:t>
      </w:r>
      <w:r w:rsidR="00077C83">
        <w:rPr>
          <w:rStyle w:val="af4"/>
          <w:rFonts w:hint="cs"/>
          <w:rtl/>
        </w:rPr>
        <w:t>.</w:t>
      </w:r>
    </w:p>
    <w:p w14:paraId="2292C1E2" w14:textId="77777777" w:rsidR="00C0473D" w:rsidRDefault="00E139B2" w:rsidP="00A07C53">
      <w:pPr>
        <w:pStyle w:val="affff0"/>
        <w:ind w:end="0"/>
        <w:rPr>
          <w:rtl/>
        </w:rPr>
      </w:pPr>
      <w:r>
        <w:rPr>
          <w:rFonts w:hint="cs"/>
          <w:rtl/>
        </w:rPr>
        <w:t>בקודש מטביל שתיהן, שהיד מטמאה את חברתה - בקדש.</w:t>
      </w:r>
    </w:p>
    <w:p w14:paraId="6C2441F8" w14:textId="07A36628" w:rsidR="00731582" w:rsidRDefault="00E139B2" w:rsidP="0015611B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ל</w:t>
      </w:r>
      <w:r w:rsidR="004C0AAB" w:rsidRPr="0087008C">
        <w:rPr>
          <w:rtl/>
        </w:rPr>
        <w:t>ר</w:t>
      </w:r>
      <w:r w:rsidRPr="0087008C">
        <w:rPr>
          <w:rFonts w:hint="cs"/>
          <w:rtl/>
        </w:rPr>
        <w:t>'</w:t>
      </w:r>
      <w:r w:rsidR="004C0AAB" w:rsidRPr="0087008C">
        <w:rPr>
          <w:rtl/>
        </w:rPr>
        <w:t xml:space="preserve"> שיזבי</w:t>
      </w:r>
      <w:r w:rsidR="00731582">
        <w:rPr>
          <w:rtl/>
        </w:rPr>
        <w:t>:</w:t>
      </w:r>
    </w:p>
    <w:p w14:paraId="632D1FB5" w14:textId="77777777" w:rsidR="00C0473D" w:rsidRDefault="004C0AAB" w:rsidP="00A07C53">
      <w:pPr>
        <w:rPr>
          <w:rFonts w:ascii="Fb Fontext" w:hAnsi="Fb Fontext"/>
          <w:rtl/>
        </w:rPr>
      </w:pPr>
      <w:r>
        <w:rPr>
          <w:rFonts w:ascii="Fb Fontext" w:hAnsi="Fb Fontext" w:hint="cs"/>
          <w:rtl/>
        </w:rPr>
        <w:t xml:space="preserve">רק </w:t>
      </w:r>
      <w:r w:rsidRPr="005E6BC8">
        <w:rPr>
          <w:rFonts w:ascii="Fb Fontext" w:hAnsi="Fb Fontext" w:cs="PFT_Frank"/>
          <w:b/>
          <w:bCs/>
          <w:szCs w:val="14"/>
          <w:rtl/>
        </w:rPr>
        <w:t>בחיבורין</w:t>
      </w:r>
      <w:r>
        <w:rPr>
          <w:rFonts w:ascii="Fb Fontext" w:hAnsi="Fb Fontext" w:hint="cs"/>
          <w:rtl/>
        </w:rPr>
        <w:t xml:space="preserve"> </w:t>
      </w:r>
      <w:r>
        <w:rPr>
          <w:rStyle w:val="affe"/>
          <w:rFonts w:hint="cs"/>
          <w:rtl/>
        </w:rPr>
        <w:t xml:space="preserve">יד </w:t>
      </w:r>
      <w:r w:rsidR="00E139B2">
        <w:rPr>
          <w:rStyle w:val="affe"/>
          <w:rFonts w:hint="cs"/>
          <w:rtl/>
        </w:rPr>
        <w:t xml:space="preserve">הטהורה </w:t>
      </w:r>
      <w:r>
        <w:rPr>
          <w:rStyle w:val="affe"/>
          <w:rFonts w:hint="cs"/>
          <w:rtl/>
        </w:rPr>
        <w:t>עם</w:t>
      </w:r>
      <w:r w:rsidR="00E139B2">
        <w:rPr>
          <w:rStyle w:val="affe"/>
          <w:rFonts w:hint="cs"/>
          <w:rtl/>
        </w:rPr>
        <w:t xml:space="preserve"> הטמאה</w:t>
      </w:r>
      <w:r>
        <w:rPr>
          <w:rStyle w:val="affe"/>
          <w:rFonts w:hint="cs"/>
          <w:rtl/>
        </w:rPr>
        <w:t xml:space="preserve"> </w:t>
      </w:r>
      <w:r>
        <w:rPr>
          <w:rFonts w:ascii="Fb Fontext" w:hAnsi="Fb Fontext" w:hint="cs"/>
          <w:rtl/>
        </w:rPr>
        <w:t xml:space="preserve">גזרו </w:t>
      </w:r>
      <w:r w:rsidR="00E139B2">
        <w:rPr>
          <w:rFonts w:ascii="Fb Fontext" w:hAnsi="Fb Fontext" w:hint="cs"/>
          <w:rtl/>
        </w:rPr>
        <w:t>שתטמא</w:t>
      </w:r>
      <w:r>
        <w:rPr>
          <w:rFonts w:ascii="Fb Fontext" w:hAnsi="Fb Fontext" w:hint="cs"/>
          <w:rtl/>
        </w:rPr>
        <w:t>,</w:t>
      </w:r>
    </w:p>
    <w:p w14:paraId="1A8B7A27" w14:textId="7324BB2A" w:rsidR="00731582" w:rsidRDefault="00E139B2" w:rsidP="0015611B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ודח</w:t>
      </w:r>
      <w:r w:rsidR="00753BB7" w:rsidRPr="0087008C">
        <w:rPr>
          <w:rFonts w:hint="cs"/>
          <w:rtl/>
        </w:rPr>
        <w:t>ינו מדתניא</w:t>
      </w:r>
      <w:r w:rsidR="00731582">
        <w:rPr>
          <w:rtl/>
        </w:rPr>
        <w:t>:</w:t>
      </w:r>
    </w:p>
    <w:p w14:paraId="3C5EA64C" w14:textId="77777777" w:rsidR="00C0473D" w:rsidRDefault="0015611B" w:rsidP="00697E8B">
      <w:pPr>
        <w:rPr>
          <w:rStyle w:val="affe"/>
          <w:spacing w:val="-2"/>
          <w:rtl/>
        </w:rPr>
      </w:pPr>
      <w:r w:rsidRPr="00697E8B">
        <w:rPr>
          <w:rFonts w:hint="cs"/>
          <w:spacing w:val="-2"/>
          <w:rtl/>
        </w:rPr>
        <w:t>י</w:t>
      </w:r>
      <w:r w:rsidR="004C0AAB" w:rsidRPr="00697E8B">
        <w:rPr>
          <w:spacing w:val="-2"/>
          <w:rtl/>
        </w:rPr>
        <w:t>ד</w:t>
      </w:r>
      <w:r w:rsidR="004C0AAB" w:rsidRPr="00697E8B">
        <w:rPr>
          <w:rFonts w:cs="PFT_Frank"/>
          <w:b/>
          <w:bCs/>
          <w:spacing w:val="-2"/>
          <w:szCs w:val="14"/>
          <w:rtl/>
        </w:rPr>
        <w:t xml:space="preserve"> נגובה</w:t>
      </w:r>
      <w:r w:rsidR="00753BB7" w:rsidRPr="00697E8B">
        <w:rPr>
          <w:rFonts w:hint="cs"/>
          <w:spacing w:val="-2"/>
          <w:rtl/>
        </w:rPr>
        <w:t xml:space="preserve"> </w:t>
      </w:r>
      <w:r w:rsidR="004C0AAB" w:rsidRPr="00697E8B">
        <w:rPr>
          <w:spacing w:val="-2"/>
          <w:rtl/>
        </w:rPr>
        <w:t>מטמא</w:t>
      </w:r>
      <w:r w:rsidR="00E139B2" w:rsidRPr="00697E8B">
        <w:rPr>
          <w:rFonts w:hint="cs"/>
          <w:spacing w:val="-2"/>
          <w:rtl/>
        </w:rPr>
        <w:t>ה</w:t>
      </w:r>
      <w:r w:rsidR="004C0AAB" w:rsidRPr="00697E8B">
        <w:rPr>
          <w:spacing w:val="-2"/>
          <w:rtl/>
        </w:rPr>
        <w:t xml:space="preserve"> חבירתה,</w:t>
      </w:r>
      <w:r w:rsidR="00697E8B" w:rsidRPr="00697E8B">
        <w:rPr>
          <w:rFonts w:hint="cs"/>
          <w:spacing w:val="-2"/>
          <w:rtl/>
        </w:rPr>
        <w:t xml:space="preserve"> </w:t>
      </w:r>
      <w:r w:rsidR="00753BB7" w:rsidRPr="00697E8B">
        <w:rPr>
          <w:rFonts w:ascii="Fb Fontext" w:hAnsi="Fb Fontext" w:hint="cs"/>
          <w:spacing w:val="-2"/>
          <w:sz w:val="20"/>
          <w:rtl/>
        </w:rPr>
        <w:t xml:space="preserve">ואם </w:t>
      </w:r>
      <w:r w:rsidR="004C0AAB" w:rsidRPr="00697E8B">
        <w:rPr>
          <w:rFonts w:ascii="Fb Fontext" w:hAnsi="Fb Fontext"/>
          <w:spacing w:val="-2"/>
          <w:sz w:val="20"/>
          <w:rtl/>
        </w:rPr>
        <w:t>בחיבורין</w:t>
      </w:r>
      <w:r w:rsidR="00753BB7" w:rsidRPr="00697E8B">
        <w:rPr>
          <w:rFonts w:ascii="Fb Fontext" w:hAnsi="Fb Fontext" w:hint="cs"/>
          <w:spacing w:val="-2"/>
          <w:sz w:val="20"/>
          <w:rtl/>
        </w:rPr>
        <w:t>,</w:t>
      </w:r>
      <w:r w:rsidR="004C0AAB" w:rsidRPr="00697E8B">
        <w:rPr>
          <w:rFonts w:ascii="Fb Fontext" w:hAnsi="Fb Fontext"/>
          <w:spacing w:val="-2"/>
          <w:sz w:val="20"/>
          <w:rtl/>
        </w:rPr>
        <w:t xml:space="preserve"> </w:t>
      </w:r>
      <w:r w:rsidR="00753BB7" w:rsidRPr="00697E8B">
        <w:rPr>
          <w:rFonts w:ascii="Fb Fontext" w:hAnsi="Fb Fontext" w:hint="cs"/>
          <w:spacing w:val="-2"/>
          <w:sz w:val="20"/>
          <w:rtl/>
        </w:rPr>
        <w:t xml:space="preserve">פשיטא שאפי' </w:t>
      </w:r>
      <w:r w:rsidR="004C0AAB" w:rsidRPr="00697E8B">
        <w:rPr>
          <w:rFonts w:ascii="Fb Fontext" w:hAnsi="Fb Fontext"/>
          <w:spacing w:val="-2"/>
          <w:sz w:val="20"/>
          <w:rtl/>
        </w:rPr>
        <w:t>נגובה</w:t>
      </w:r>
    </w:p>
    <w:p w14:paraId="319109AB" w14:textId="552660DB" w:rsidR="004C0AAB" w:rsidRPr="006F178A" w:rsidRDefault="00753BB7" w:rsidP="00697E8B">
      <w:pPr>
        <w:pStyle w:val="affd"/>
        <w:rPr>
          <w:rtl/>
        </w:rPr>
      </w:pPr>
      <w:r>
        <w:rPr>
          <w:rStyle w:val="affe"/>
          <w:rFonts w:hint="cs"/>
          <w:rtl/>
        </w:rPr>
        <w:t xml:space="preserve">- </w:t>
      </w:r>
      <w:r w:rsidRPr="007B4B7C">
        <w:rPr>
          <w:rStyle w:val="affe"/>
          <w:rFonts w:hint="cs"/>
          <w:rtl/>
        </w:rPr>
        <w:t>שמא</w:t>
      </w:r>
      <w:r w:rsidRPr="007B4B7C">
        <w:rPr>
          <w:rStyle w:val="affe"/>
          <w:rtl/>
        </w:rPr>
        <w:t xml:space="preserve"> תיגע </w:t>
      </w:r>
      <w:r w:rsidRPr="007B4B7C">
        <w:rPr>
          <w:rStyle w:val="affe"/>
          <w:rFonts w:hint="cs"/>
          <w:rtl/>
        </w:rPr>
        <w:t>טמאה</w:t>
      </w:r>
      <w:r w:rsidRPr="007B4B7C">
        <w:rPr>
          <w:rStyle w:val="affe"/>
          <w:rtl/>
        </w:rPr>
        <w:t xml:space="preserve"> </w:t>
      </w:r>
      <w:r w:rsidRPr="007B4B7C">
        <w:rPr>
          <w:rStyle w:val="affe"/>
          <w:rFonts w:hint="cs"/>
          <w:rtl/>
        </w:rPr>
        <w:t>בקדש</w:t>
      </w:r>
      <w:r>
        <w:rPr>
          <w:rStyle w:val="affe"/>
          <w:rFonts w:hint="cs"/>
          <w:rtl/>
        </w:rPr>
        <w:t>.</w:t>
      </w:r>
    </w:p>
    <w:p w14:paraId="242CAD81" w14:textId="77777777" w:rsidR="004C0AAB" w:rsidRPr="006F178A" w:rsidRDefault="004C0AAB" w:rsidP="00A7758B">
      <w:pPr>
        <w:pStyle w:val="afff3"/>
        <w:framePr w:wrap="around"/>
        <w:rPr>
          <w:rtl/>
        </w:rPr>
      </w:pPr>
      <w:r w:rsidRPr="006F178A">
        <w:rPr>
          <w:rFonts w:hint="cs"/>
          <w:rtl/>
        </w:rPr>
        <w:t>כד:</w:t>
      </w:r>
    </w:p>
    <w:p w14:paraId="082CF3B6" w14:textId="10F24115" w:rsidR="00731582" w:rsidRDefault="004C0AAB" w:rsidP="0015611B">
      <w:pPr>
        <w:pStyle w:val="36"/>
        <w:framePr w:wrap="notBeside"/>
        <w:rPr>
          <w:rtl/>
        </w:rPr>
      </w:pPr>
      <w:r w:rsidRPr="0087008C">
        <w:rPr>
          <w:rFonts w:hint="eastAsia"/>
          <w:rtl/>
        </w:rPr>
        <w:t>ר</w:t>
      </w:r>
      <w:r w:rsidRPr="0087008C">
        <w:rPr>
          <w:rtl/>
        </w:rPr>
        <w:t>"</w:t>
      </w:r>
      <w:r w:rsidRPr="0087008C">
        <w:rPr>
          <w:rFonts w:hint="eastAsia"/>
          <w:rtl/>
        </w:rPr>
        <w:t>ל</w:t>
      </w:r>
      <w:r w:rsidR="00731582">
        <w:rPr>
          <w:rtl/>
        </w:rPr>
        <w:t>:</w:t>
      </w:r>
    </w:p>
    <w:p w14:paraId="7BC6E8E0" w14:textId="77777777" w:rsidR="00C0473D" w:rsidRDefault="004C0AAB" w:rsidP="00A07C53">
      <w:pPr>
        <w:rPr>
          <w:rFonts w:ascii="Fb Fontext" w:hAnsi="Fb Fontext"/>
          <w:rtl/>
        </w:rPr>
      </w:pPr>
      <w:r>
        <w:rPr>
          <w:rFonts w:ascii="Fb Fontext" w:hAnsi="Fb Fontext" w:hint="cs"/>
          <w:rtl/>
        </w:rPr>
        <w:t xml:space="preserve">דווקא </w:t>
      </w:r>
      <w:r w:rsidRPr="006F178A">
        <w:rPr>
          <w:rFonts w:ascii="Fb Fontext" w:hAnsi="Fb Fontext"/>
          <w:rtl/>
        </w:rPr>
        <w:t>ידו</w:t>
      </w:r>
      <w:r>
        <w:rPr>
          <w:rFonts w:ascii="Fb Fontext" w:hAnsi="Fb Fontext" w:hint="cs"/>
          <w:rtl/>
        </w:rPr>
        <w:t>,</w:t>
      </w:r>
      <w:r w:rsidRPr="006F178A">
        <w:rPr>
          <w:rFonts w:ascii="Fb Fontext" w:hAnsi="Fb Fontext"/>
          <w:rtl/>
        </w:rPr>
        <w:t xml:space="preserve"> </w:t>
      </w:r>
      <w:r w:rsidR="00753BB7" w:rsidRPr="005E6BC8">
        <w:rPr>
          <w:rFonts w:ascii="Fb Fontext" w:hAnsi="Fb Fontext" w:cs="PFT_Frank" w:hint="cs"/>
          <w:b/>
          <w:bCs/>
          <w:szCs w:val="14"/>
          <w:rtl/>
        </w:rPr>
        <w:t>אבל</w:t>
      </w:r>
      <w:r w:rsidR="00753BB7">
        <w:rPr>
          <w:rFonts w:ascii="Fb Fontext" w:hAnsi="Fb Fontext" w:hint="cs"/>
          <w:rtl/>
        </w:rPr>
        <w:t xml:space="preserve"> </w:t>
      </w:r>
      <w:r>
        <w:rPr>
          <w:rFonts w:ascii="Fb Fontext" w:hAnsi="Fb Fontext" w:hint="cs"/>
          <w:rtl/>
        </w:rPr>
        <w:t>לא יד חבירו</w:t>
      </w:r>
      <w:r w:rsidR="00753BB7">
        <w:rPr>
          <w:rFonts w:ascii="Fb Fontext" w:hAnsi="Fb Fontext" w:hint="cs"/>
          <w:rtl/>
        </w:rPr>
        <w:t>,</w:t>
      </w:r>
      <w:r w:rsidR="001E3674">
        <w:rPr>
          <w:rFonts w:ascii="Fb Fontext" w:hAnsi="Fb Fontext" w:hint="cs"/>
          <w:rtl/>
        </w:rPr>
        <w:t xml:space="preserve">  </w:t>
      </w:r>
    </w:p>
    <w:p w14:paraId="50AF891D" w14:textId="556416AE" w:rsidR="00731582" w:rsidRDefault="004C0AAB" w:rsidP="0015611B">
      <w:pPr>
        <w:pStyle w:val="36"/>
        <w:framePr w:wrap="notBeside"/>
        <w:rPr>
          <w:rtl/>
        </w:rPr>
      </w:pPr>
      <w:r w:rsidRPr="0087008C">
        <w:rPr>
          <w:rtl/>
        </w:rPr>
        <w:t>ר</w:t>
      </w:r>
      <w:r w:rsidRPr="0087008C">
        <w:rPr>
          <w:rFonts w:hint="eastAsia"/>
          <w:rtl/>
        </w:rPr>
        <w:t>י</w:t>
      </w:r>
      <w:r w:rsidRPr="0087008C">
        <w:rPr>
          <w:rtl/>
        </w:rPr>
        <w:t>"</w:t>
      </w:r>
      <w:r w:rsidRPr="0087008C">
        <w:rPr>
          <w:rFonts w:hint="eastAsia"/>
          <w:rtl/>
        </w:rPr>
        <w:t>ו</w:t>
      </w:r>
      <w:r w:rsidR="00731582">
        <w:rPr>
          <w:rtl/>
        </w:rPr>
        <w:t>:</w:t>
      </w:r>
    </w:p>
    <w:p w14:paraId="2F65B980" w14:textId="3F8E49BC" w:rsidR="004C0AAB" w:rsidRPr="006F178A" w:rsidRDefault="00753BB7" w:rsidP="0015611B">
      <w:pPr>
        <w:rPr>
          <w:rtl/>
        </w:rPr>
      </w:pPr>
      <w:r w:rsidRPr="005E6BC8">
        <w:rPr>
          <w:rFonts w:cs="PFT_Frank" w:hint="cs"/>
          <w:b/>
          <w:bCs/>
          <w:szCs w:val="14"/>
          <w:rtl/>
        </w:rPr>
        <w:t>אפי</w:t>
      </w:r>
      <w:r w:rsidRPr="005E6BC8">
        <w:rPr>
          <w:rFonts w:cs="PFT_Frank"/>
          <w:b/>
          <w:bCs/>
          <w:szCs w:val="14"/>
          <w:rtl/>
        </w:rPr>
        <w:t>'</w:t>
      </w:r>
      <w:r w:rsidR="004C0AAB">
        <w:rPr>
          <w:rtl/>
        </w:rPr>
        <w:t xml:space="preserve"> יד חבירו</w:t>
      </w:r>
      <w:r>
        <w:rPr>
          <w:rFonts w:hint="cs"/>
          <w:rtl/>
        </w:rPr>
        <w:t xml:space="preserve"> -</w:t>
      </w:r>
      <w:r w:rsidR="0015611B">
        <w:rPr>
          <w:rStyle w:val="affc"/>
          <w:rFonts w:hint="cs"/>
          <w:rtl/>
        </w:rPr>
        <w:t xml:space="preserve"> </w:t>
      </w:r>
      <w:r w:rsidRPr="007B4B7C">
        <w:rPr>
          <w:rStyle w:val="affc"/>
          <w:rFonts w:hint="cs"/>
          <w:rtl/>
        </w:rPr>
        <w:t>א</w:t>
      </w:r>
      <w:r w:rsidRPr="007B4B7C">
        <w:rPr>
          <w:rStyle w:val="affc"/>
          <w:rtl/>
        </w:rPr>
        <w:t>.</w:t>
      </w:r>
      <w:r>
        <w:rPr>
          <w:rFonts w:hint="cs"/>
          <w:rtl/>
        </w:rPr>
        <w:t xml:space="preserve"> </w:t>
      </w:r>
      <w:r w:rsidR="004C0AAB">
        <w:rPr>
          <w:rtl/>
        </w:rPr>
        <w:t>באותה היד</w:t>
      </w:r>
      <w:r w:rsidR="001E3674">
        <w:rPr>
          <w:rtl/>
        </w:rPr>
        <w:t xml:space="preserve"> </w:t>
      </w:r>
      <w:r w:rsidRPr="007B4B7C">
        <w:rPr>
          <w:rStyle w:val="affc"/>
          <w:rFonts w:hint="cs"/>
          <w:rtl/>
        </w:rPr>
        <w:t>ב</w:t>
      </w:r>
      <w:r>
        <w:rPr>
          <w:rFonts w:hint="cs"/>
          <w:rtl/>
        </w:rPr>
        <w:t xml:space="preserve">. </w:t>
      </w:r>
      <w:r w:rsidR="004C0AAB" w:rsidRPr="006F178A">
        <w:rPr>
          <w:rtl/>
        </w:rPr>
        <w:t xml:space="preserve">לפסול </w:t>
      </w:r>
      <w:r w:rsidR="004C0AAB">
        <w:rPr>
          <w:rFonts w:hint="cs"/>
          <w:rtl/>
        </w:rPr>
        <w:t>ו</w:t>
      </w:r>
      <w:r w:rsidR="004C0AAB" w:rsidRPr="006F178A">
        <w:rPr>
          <w:rtl/>
        </w:rPr>
        <w:t>לא לטמא.</w:t>
      </w:r>
    </w:p>
    <w:p w14:paraId="7CE523DC" w14:textId="0B5EFDF6" w:rsidR="00FC7A6B" w:rsidRPr="008D0660" w:rsidRDefault="00753BB7" w:rsidP="00A07C53">
      <w:pPr>
        <w:rPr>
          <w:rFonts w:ascii="Fb Fontext" w:hAnsi="Fb Fontext" w:cs="PFT_Frank"/>
          <w:b/>
          <w:bCs/>
          <w:spacing w:val="-4"/>
          <w:sz w:val="14"/>
          <w:szCs w:val="13"/>
          <w:rtl/>
        </w:rPr>
      </w:pPr>
      <w:r w:rsidRPr="008D0660">
        <w:rPr>
          <w:rStyle w:val="affc"/>
          <w:rFonts w:hint="cs"/>
          <w:spacing w:val="-4"/>
          <w:rtl/>
        </w:rPr>
        <w:t>ו</w:t>
      </w:r>
      <w:r w:rsidR="00FC7A6B" w:rsidRPr="008D0660">
        <w:rPr>
          <w:rStyle w:val="affc"/>
          <w:rFonts w:hint="cs"/>
          <w:spacing w:val="-4"/>
          <w:rtl/>
        </w:rPr>
        <w:t>ה</w:t>
      </w:r>
      <w:r w:rsidRPr="008D0660">
        <w:rPr>
          <w:rStyle w:val="affc"/>
          <w:rFonts w:hint="cs"/>
          <w:spacing w:val="-4"/>
          <w:rtl/>
        </w:rPr>
        <w:t>וכיח מכפל ה</w:t>
      </w:r>
      <w:r w:rsidR="004C0AAB" w:rsidRPr="008D0660">
        <w:rPr>
          <w:rStyle w:val="affc"/>
          <w:spacing w:val="-4"/>
          <w:rtl/>
        </w:rPr>
        <w:t xml:space="preserve">סיפא: </w:t>
      </w:r>
      <w:r w:rsidR="004C0AAB" w:rsidRPr="008D0660">
        <w:rPr>
          <w:rFonts w:ascii="Fb Fontext" w:hAnsi="Fb Fontext"/>
          <w:spacing w:val="-4"/>
          <w:sz w:val="20"/>
          <w:rtl/>
        </w:rPr>
        <w:t>היד מטמאה חבירתה</w:t>
      </w:r>
      <w:r w:rsidRPr="008D0660">
        <w:rPr>
          <w:rFonts w:ascii="Fb Fontext" w:hAnsi="Fb Fontext" w:hint="cs"/>
          <w:spacing w:val="-4"/>
          <w:sz w:val="20"/>
          <w:rtl/>
        </w:rPr>
        <w:t xml:space="preserve">, </w:t>
      </w:r>
      <w:r w:rsidRPr="008D0660">
        <w:rPr>
          <w:rStyle w:val="affc"/>
          <w:rFonts w:hint="cs"/>
          <w:spacing w:val="-4"/>
          <w:rtl/>
        </w:rPr>
        <w:t>ו</w:t>
      </w:r>
      <w:r w:rsidR="004C0AAB" w:rsidRPr="008D0660">
        <w:rPr>
          <w:rStyle w:val="affc"/>
          <w:spacing w:val="-4"/>
          <w:rtl/>
        </w:rPr>
        <w:t xml:space="preserve">ר"ל </w:t>
      </w:r>
      <w:r w:rsidR="004C0AAB" w:rsidRPr="008D0660">
        <w:rPr>
          <w:rStyle w:val="affc"/>
          <w:rFonts w:hint="cs"/>
          <w:spacing w:val="-4"/>
          <w:rtl/>
        </w:rPr>
        <w:t>חזר</w:t>
      </w:r>
      <w:r w:rsidR="004C0AAB" w:rsidRPr="008D0660">
        <w:rPr>
          <w:rStyle w:val="affc"/>
          <w:spacing w:val="-4"/>
          <w:rtl/>
        </w:rPr>
        <w:t xml:space="preserve"> </w:t>
      </w:r>
      <w:r w:rsidRPr="008D0660">
        <w:rPr>
          <w:rStyle w:val="affc"/>
          <w:rFonts w:hint="cs"/>
          <w:spacing w:val="-4"/>
          <w:rtl/>
        </w:rPr>
        <w:t>לסבור</w:t>
      </w:r>
      <w:r w:rsidRPr="008D0660">
        <w:rPr>
          <w:rStyle w:val="affc"/>
          <w:spacing w:val="-4"/>
          <w:rtl/>
        </w:rPr>
        <w:t xml:space="preserve"> </w:t>
      </w:r>
      <w:r w:rsidRPr="008D0660">
        <w:rPr>
          <w:rStyle w:val="affc"/>
          <w:rFonts w:hint="cs"/>
          <w:spacing w:val="-4"/>
          <w:rtl/>
        </w:rPr>
        <w:t>כרי</w:t>
      </w:r>
      <w:r w:rsidRPr="008D0660">
        <w:rPr>
          <w:rStyle w:val="affc"/>
          <w:spacing w:val="-4"/>
          <w:rtl/>
        </w:rPr>
        <w:t>"ו</w:t>
      </w:r>
      <w:r w:rsidRPr="008D0660">
        <w:rPr>
          <w:rStyle w:val="affc"/>
          <w:rFonts w:hint="cs"/>
          <w:spacing w:val="-4"/>
          <w:rtl/>
        </w:rPr>
        <w:t>.</w:t>
      </w:r>
    </w:p>
    <w:p w14:paraId="33459F53" w14:textId="77777777" w:rsidR="00697E8B" w:rsidRPr="00697E8B" w:rsidRDefault="00697E8B" w:rsidP="00697E8B">
      <w:pPr>
        <w:pStyle w:val="36"/>
        <w:framePr w:wrap="notBeside"/>
        <w:rPr>
          <w:rtl/>
        </w:rPr>
      </w:pPr>
      <w:r w:rsidRPr="00697E8B">
        <w:rPr>
          <w:rFonts w:hint="cs"/>
          <w:rtl/>
        </w:rPr>
        <w:t>ותנאי היא</w:t>
      </w:r>
    </w:p>
    <w:p w14:paraId="3942E2DD" w14:textId="457D4F96" w:rsidR="00B722D3" w:rsidRDefault="004C0AAB" w:rsidP="00697E8B">
      <w:pPr>
        <w:rPr>
          <w:rtl/>
        </w:rPr>
      </w:pPr>
      <w:r w:rsidRPr="00697E8B">
        <w:rPr>
          <w:rStyle w:val="affc"/>
          <w:rtl/>
        </w:rPr>
        <w:t>ד</w:t>
      </w:r>
      <w:r w:rsidRPr="00697E8B">
        <w:rPr>
          <w:rStyle w:val="affc"/>
          <w:rFonts w:hint="eastAsia"/>
          <w:rtl/>
        </w:rPr>
        <w:t>לרבי</w:t>
      </w:r>
      <w:r w:rsidR="00731582" w:rsidRPr="00697E8B">
        <w:rPr>
          <w:rStyle w:val="affc"/>
          <w:rFonts w:hint="cs"/>
          <w:rtl/>
        </w:rPr>
        <w:t>:</w:t>
      </w:r>
      <w:r w:rsidR="00697E8B">
        <w:rPr>
          <w:rFonts w:hint="cs"/>
          <w:rtl/>
        </w:rPr>
        <w:t xml:space="preserve"> </w:t>
      </w:r>
      <w:r w:rsidRPr="006F178A">
        <w:rPr>
          <w:rFonts w:ascii="Fb Fontext" w:hAnsi="Fb Fontext"/>
          <w:rtl/>
        </w:rPr>
        <w:t xml:space="preserve">יד נגובה </w:t>
      </w:r>
      <w:r w:rsidRPr="00375ED8">
        <w:rPr>
          <w:rFonts w:ascii="Fb Fontext" w:hAnsi="Fb Fontext" w:cs="PFT_Frank"/>
          <w:b/>
          <w:bCs/>
          <w:szCs w:val="14"/>
          <w:rtl/>
        </w:rPr>
        <w:t>מטמא</w:t>
      </w:r>
      <w:r w:rsidR="00B722D3" w:rsidRPr="00375ED8">
        <w:rPr>
          <w:rFonts w:ascii="Fb Fontext" w:hAnsi="Fb Fontext" w:cs="PFT_Frank" w:hint="cs"/>
          <w:b/>
          <w:bCs/>
          <w:szCs w:val="14"/>
          <w:rtl/>
        </w:rPr>
        <w:t>ה</w:t>
      </w:r>
      <w:r w:rsidRPr="006F178A">
        <w:rPr>
          <w:rFonts w:ascii="Fb Fontext" w:hAnsi="Fb Fontext"/>
          <w:rtl/>
        </w:rPr>
        <w:t xml:space="preserve"> חבירתה </w:t>
      </w:r>
      <w:r w:rsidR="00F961B1">
        <w:rPr>
          <w:rStyle w:val="affe"/>
          <w:rFonts w:hint="cs"/>
          <w:rtl/>
        </w:rPr>
        <w:t>[</w:t>
      </w:r>
      <w:r w:rsidR="00F961B1" w:rsidRPr="007B4B7C">
        <w:rPr>
          <w:rStyle w:val="affe"/>
          <w:rFonts w:hint="cs"/>
          <w:rtl/>
        </w:rPr>
        <w:t>להיות</w:t>
      </w:r>
      <w:r w:rsidR="00F961B1" w:rsidRPr="007B4B7C">
        <w:rPr>
          <w:rStyle w:val="affe"/>
          <w:rtl/>
        </w:rPr>
        <w:t xml:space="preserve"> </w:t>
      </w:r>
      <w:r w:rsidR="00F961B1" w:rsidRPr="007B4B7C">
        <w:rPr>
          <w:rStyle w:val="affe"/>
          <w:rFonts w:hint="cs"/>
          <w:rtl/>
        </w:rPr>
        <w:t>שני</w:t>
      </w:r>
      <w:r w:rsidR="00F961B1">
        <w:rPr>
          <w:rStyle w:val="affe"/>
          <w:rFonts w:hint="cs"/>
          <w:rtl/>
        </w:rPr>
        <w:t>]</w:t>
      </w:r>
      <w:r w:rsidR="00F961B1">
        <w:rPr>
          <w:rFonts w:ascii="Fb Fontext" w:hAnsi="Fb Fontext" w:hint="cs"/>
          <w:rtl/>
        </w:rPr>
        <w:t xml:space="preserve"> </w:t>
      </w:r>
      <w:r w:rsidRPr="005E6BC8">
        <w:rPr>
          <w:rFonts w:ascii="Fb Fontext" w:hAnsi="Fb Fontext" w:cs="PFT_Frank"/>
          <w:b/>
          <w:bCs/>
          <w:szCs w:val="14"/>
          <w:rtl/>
        </w:rPr>
        <w:t>לטמא</w:t>
      </w:r>
      <w:r w:rsidRPr="006F178A">
        <w:rPr>
          <w:rFonts w:ascii="Fb Fontext" w:hAnsi="Fb Fontext"/>
          <w:rtl/>
        </w:rPr>
        <w:t xml:space="preserve"> בקדש,</w:t>
      </w:r>
    </w:p>
    <w:p w14:paraId="67FC757B" w14:textId="5EDFC673" w:rsidR="00F47B68" w:rsidRDefault="00697E8B" w:rsidP="00A7758B">
      <w:pPr>
        <w:rPr>
          <w:rFonts w:cs="BA Vilna Bold"/>
          <w:sz w:val="32"/>
          <w:szCs w:val="19"/>
          <w:rtl/>
        </w:rPr>
      </w:pPr>
      <w:r w:rsidRPr="00697E8B">
        <w:rPr>
          <w:rStyle w:val="affe"/>
          <w:rFonts w:hint="cs"/>
          <w:b/>
          <w:bCs/>
          <w:rtl/>
        </w:rPr>
        <w:t>ולריב''י:</w:t>
      </w:r>
      <w:r w:rsidRPr="00697E8B">
        <w:rPr>
          <w:rStyle w:val="affe"/>
          <w:rFonts w:hint="cs"/>
          <w:b/>
          <w:bCs/>
        </w:rPr>
        <w:t xml:space="preserve"> </w:t>
      </w:r>
      <w:r w:rsidR="00F961B1">
        <w:rPr>
          <w:rStyle w:val="affe"/>
          <w:rFonts w:hint="cs"/>
          <w:rtl/>
        </w:rPr>
        <w:t xml:space="preserve">[להיות </w:t>
      </w:r>
      <w:r w:rsidR="00F961B1" w:rsidRPr="007B4B7C">
        <w:rPr>
          <w:rStyle w:val="affe"/>
          <w:rFonts w:hint="cs"/>
          <w:rtl/>
        </w:rPr>
        <w:t>שלישי</w:t>
      </w:r>
      <w:r w:rsidR="00F961B1">
        <w:rPr>
          <w:rStyle w:val="affe"/>
          <w:rFonts w:hint="cs"/>
          <w:rtl/>
        </w:rPr>
        <w:t>]</w:t>
      </w:r>
      <w:r w:rsidR="00F961B1">
        <w:rPr>
          <w:rFonts w:hint="cs"/>
          <w:rtl/>
        </w:rPr>
        <w:t xml:space="preserve"> </w:t>
      </w:r>
      <w:r w:rsidR="004C0AAB" w:rsidRPr="00697E8B">
        <w:rPr>
          <w:rFonts w:cs="PFT_Frank"/>
          <w:szCs w:val="14"/>
          <w:rtl/>
        </w:rPr>
        <w:t>לפסול</w:t>
      </w:r>
      <w:r w:rsidR="004C0AAB" w:rsidRPr="00697E8B">
        <w:rPr>
          <w:rtl/>
        </w:rPr>
        <w:t>,</w:t>
      </w:r>
      <w:r w:rsidR="004C0AAB" w:rsidRPr="006F178A">
        <w:rPr>
          <w:rtl/>
        </w:rPr>
        <w:t xml:space="preserve"> אבל לא לטמא.</w:t>
      </w:r>
    </w:p>
    <w:p w14:paraId="4B61A331" w14:textId="5F30A37A" w:rsidR="004C0AAB" w:rsidRPr="0015611B" w:rsidRDefault="004C0AAB" w:rsidP="00A07C53">
      <w:pPr>
        <w:pStyle w:val="affff0"/>
        <w:rPr>
          <w:spacing w:val="0"/>
          <w:rtl/>
        </w:rPr>
      </w:pPr>
      <w:ins w:id="9826" w:author="מספור קטעי משנה" w:date="2026-10-06T06:45:17Z">
        <w:r>
          <w:rPr>
            <w:rStyle w:val="MisparKeta"/>
          </w:rPr>
          <w:t xml:space="preserve">א. </w:t>
        </w:r>
      </w:ins>
      <w:r w:rsidRPr="0015611B">
        <w:rPr>
          <w:spacing w:val="0"/>
          <w:rtl/>
        </w:rPr>
        <w:t>אוכלי</w:t>
      </w:r>
      <w:r w:rsidR="00245042" w:rsidRPr="0015611B">
        <w:rPr>
          <w:rFonts w:hint="cs"/>
          <w:spacing w:val="0"/>
          <w:rtl/>
        </w:rPr>
        <w:t>ם</w:t>
      </w:r>
      <w:r w:rsidRPr="0015611B">
        <w:rPr>
          <w:spacing w:val="0"/>
          <w:rtl/>
        </w:rPr>
        <w:t xml:space="preserve"> א</w:t>
      </w:r>
      <w:r w:rsidR="00F961B1" w:rsidRPr="0015611B">
        <w:rPr>
          <w:rFonts w:hint="cs"/>
          <w:spacing w:val="0"/>
          <w:rtl/>
        </w:rPr>
        <w:t>ו</w:t>
      </w:r>
      <w:r w:rsidRPr="0015611B">
        <w:rPr>
          <w:spacing w:val="0"/>
          <w:rtl/>
        </w:rPr>
        <w:t xml:space="preserve">כל נגוב בידים </w:t>
      </w:r>
      <w:r w:rsidR="00245042" w:rsidRPr="0015611B">
        <w:rPr>
          <w:rFonts w:hint="cs"/>
          <w:spacing w:val="0"/>
          <w:rtl/>
        </w:rPr>
        <w:t>טמאות -</w:t>
      </w:r>
      <w:r w:rsidR="00245042" w:rsidRPr="0015611B">
        <w:rPr>
          <w:spacing w:val="0"/>
          <w:rtl/>
        </w:rPr>
        <w:t xml:space="preserve"> </w:t>
      </w:r>
      <w:r w:rsidRPr="0015611B">
        <w:rPr>
          <w:rFonts w:hint="cs"/>
          <w:spacing w:val="0"/>
          <w:rtl/>
        </w:rPr>
        <w:t>בתרומה</w:t>
      </w:r>
      <w:r w:rsidR="00245042" w:rsidRPr="0015611B">
        <w:rPr>
          <w:rFonts w:hint="cs"/>
          <w:spacing w:val="0"/>
          <w:rtl/>
        </w:rPr>
        <w:t>,</w:t>
      </w:r>
      <w:r w:rsidRPr="0015611B">
        <w:rPr>
          <w:rFonts w:hint="cs"/>
          <w:spacing w:val="0"/>
          <w:rtl/>
        </w:rPr>
        <w:t xml:space="preserve"> אבל לא בקודש</w:t>
      </w:r>
      <w:r w:rsidRPr="0015611B">
        <w:rPr>
          <w:spacing w:val="0"/>
          <w:rtl/>
        </w:rPr>
        <w:t>.</w:t>
      </w:r>
    </w:p>
    <w:p w14:paraId="669B6AE6" w14:textId="5D9E695B" w:rsidR="00731582" w:rsidRDefault="004C0AAB" w:rsidP="0015611B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ו</w:t>
      </w:r>
      <w:r w:rsidR="00245042" w:rsidRPr="0087008C">
        <w:rPr>
          <w:rFonts w:hint="cs"/>
          <w:rtl/>
        </w:rPr>
        <w:t>לא</w:t>
      </w:r>
      <w:r w:rsidR="00245042" w:rsidRPr="0087008C">
        <w:rPr>
          <w:rtl/>
        </w:rPr>
        <w:t xml:space="preserve"> </w:t>
      </w:r>
      <w:r w:rsidR="00245042" w:rsidRPr="0087008C">
        <w:rPr>
          <w:rFonts w:hint="cs"/>
          <w:rtl/>
        </w:rPr>
        <w:t>הוצרך</w:t>
      </w:r>
      <w:r w:rsidR="00731582">
        <w:rPr>
          <w:rtl/>
        </w:rPr>
        <w:t>:</w:t>
      </w:r>
    </w:p>
    <w:p w14:paraId="7BBE6C28" w14:textId="289B3DB7" w:rsidR="004C0AAB" w:rsidRPr="006F178A" w:rsidRDefault="00245042" w:rsidP="00A07C53">
      <w:pPr>
        <w:rPr>
          <w:rtl/>
        </w:rPr>
      </w:pPr>
      <w:r>
        <w:rPr>
          <w:rFonts w:ascii="Fb Fontext" w:hAnsi="Fb Fontext" w:hint="cs"/>
          <w:rtl/>
        </w:rPr>
        <w:t>כשנוגע</w:t>
      </w:r>
      <w:r w:rsidR="00F961B1">
        <w:rPr>
          <w:rFonts w:ascii="Fb Fontext" w:hAnsi="Fb Fontext" w:hint="cs"/>
          <w:rtl/>
        </w:rPr>
        <w:t xml:space="preserve"> בו - </w:t>
      </w:r>
      <w:r>
        <w:rPr>
          <w:rFonts w:ascii="Fb Fontext" w:hAnsi="Fb Fontext" w:hint="cs"/>
          <w:rtl/>
        </w:rPr>
        <w:t>ש'</w:t>
      </w:r>
      <w:r w:rsidR="004C0AAB" w:rsidRPr="006F178A">
        <w:rPr>
          <w:rFonts w:ascii="Fb Fontext" w:hAnsi="Fb Fontext"/>
          <w:rtl/>
        </w:rPr>
        <w:t>חיבת הקדש</w:t>
      </w:r>
      <w:r>
        <w:rPr>
          <w:rFonts w:ascii="Fb Fontext" w:hAnsi="Fb Fontext" w:hint="cs"/>
          <w:rtl/>
        </w:rPr>
        <w:t>'</w:t>
      </w:r>
      <w:r w:rsidR="004C0AAB" w:rsidRPr="006F178A">
        <w:rPr>
          <w:rFonts w:ascii="Fb Fontext" w:hAnsi="Fb Fontext"/>
          <w:rtl/>
        </w:rPr>
        <w:t xml:space="preserve"> מכשרת</w:t>
      </w:r>
      <w:r>
        <w:rPr>
          <w:rFonts w:ascii="Fb Fontext" w:hAnsi="Fb Fontext" w:hint="cs"/>
          <w:rtl/>
        </w:rPr>
        <w:t>ם</w:t>
      </w:r>
      <w:r w:rsidR="001E3674">
        <w:rPr>
          <w:rFonts w:ascii="Fb Fontext" w:hAnsi="Fb Fontext"/>
          <w:rtl/>
        </w:rPr>
        <w:t xml:space="preserve"> </w:t>
      </w:r>
      <w:r w:rsidR="004C0AAB" w:rsidRPr="002723E4">
        <w:rPr>
          <w:rStyle w:val="affe"/>
          <w:rFonts w:hint="cs"/>
          <w:rtl/>
        </w:rPr>
        <w:t>בלא משקה</w:t>
      </w:r>
      <w:r>
        <w:rPr>
          <w:rStyle w:val="affe"/>
          <w:rFonts w:hint="cs"/>
          <w:rtl/>
        </w:rPr>
        <w:t>,</w:t>
      </w:r>
    </w:p>
    <w:p w14:paraId="650216B5" w14:textId="2F46B8C7" w:rsidR="00731582" w:rsidRDefault="00245042" w:rsidP="0015611B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אלא</w:t>
      </w:r>
      <w:r w:rsidR="00731582">
        <w:rPr>
          <w:rtl/>
        </w:rPr>
        <w:t>:</w:t>
      </w:r>
    </w:p>
    <w:p w14:paraId="6EE82C70" w14:textId="77777777" w:rsidR="00C0473D" w:rsidRDefault="00245042" w:rsidP="00697E8B">
      <w:pPr>
        <w:rPr>
          <w:rtl/>
        </w:rPr>
      </w:pPr>
      <w:r>
        <w:rPr>
          <w:rFonts w:hint="cs"/>
          <w:rtl/>
        </w:rPr>
        <w:lastRenderedPageBreak/>
        <w:t>ב</w:t>
      </w:r>
      <w:r w:rsidR="004C0AAB" w:rsidRPr="006F178A">
        <w:rPr>
          <w:rtl/>
        </w:rPr>
        <w:t xml:space="preserve">תחב לו חבירו לפיו </w:t>
      </w:r>
      <w:r w:rsidRPr="007B4B7C">
        <w:rPr>
          <w:rStyle w:val="affe"/>
          <w:rFonts w:hint="cs"/>
          <w:rtl/>
        </w:rPr>
        <w:t>או</w:t>
      </w:r>
      <w:r w:rsidR="004C0AAB" w:rsidRPr="007B4B7C">
        <w:rPr>
          <w:rStyle w:val="affe"/>
          <w:rtl/>
        </w:rPr>
        <w:t xml:space="preserve"> לעצמו בכוש</w:t>
      </w:r>
      <w:r>
        <w:rPr>
          <w:rStyle w:val="affe"/>
          <w:rFonts w:hint="cs"/>
          <w:rtl/>
        </w:rPr>
        <w:t>,</w:t>
      </w:r>
      <w:r w:rsidR="004C0AAB" w:rsidRPr="006F178A">
        <w:rPr>
          <w:rtl/>
        </w:rPr>
        <w:t xml:space="preserve"> ו</w:t>
      </w:r>
      <w:r>
        <w:rPr>
          <w:rFonts w:hint="cs"/>
          <w:rtl/>
        </w:rPr>
        <w:t>רוצה</w:t>
      </w:r>
      <w:r w:rsidR="004C0AAB" w:rsidRPr="006F178A">
        <w:rPr>
          <w:rtl/>
        </w:rPr>
        <w:t xml:space="preserve"> לאכול צנון חולין</w:t>
      </w:r>
      <w:r w:rsidR="004C0AAB" w:rsidRPr="007B4B7C">
        <w:rPr>
          <w:rStyle w:val="affe"/>
          <w:rtl/>
        </w:rPr>
        <w:t xml:space="preserve"> </w:t>
      </w:r>
      <w:r w:rsidR="00684200" w:rsidRPr="007B4B7C">
        <w:rPr>
          <w:rStyle w:val="affe"/>
          <w:rFonts w:hint="cs"/>
          <w:rtl/>
        </w:rPr>
        <w:t>נגוב</w:t>
      </w:r>
      <w:r w:rsidR="00684200">
        <w:rPr>
          <w:rFonts w:hint="cs"/>
          <w:rtl/>
        </w:rPr>
        <w:t xml:space="preserve"> </w:t>
      </w:r>
      <w:r w:rsidR="004C0AAB" w:rsidRPr="006F178A">
        <w:rPr>
          <w:rtl/>
        </w:rPr>
        <w:t>עמ</w:t>
      </w:r>
      <w:r w:rsidR="00684200">
        <w:rPr>
          <w:rFonts w:hint="cs"/>
          <w:rtl/>
        </w:rPr>
        <w:t>ו - שמותר בתרומה</w:t>
      </w:r>
      <w:r w:rsidR="00532B95">
        <w:rPr>
          <w:rFonts w:hint="cs"/>
          <w:rtl/>
        </w:rPr>
        <w:t>,</w:t>
      </w:r>
      <w:r w:rsidR="00684200">
        <w:rPr>
          <w:rFonts w:hint="cs"/>
          <w:rtl/>
        </w:rPr>
        <w:t xml:space="preserve"> </w:t>
      </w:r>
      <w:r w:rsidR="00684200" w:rsidRPr="005E6BC8">
        <w:rPr>
          <w:rFonts w:cs="PFT_Frank" w:hint="cs"/>
          <w:b/>
          <w:bCs/>
          <w:szCs w:val="14"/>
          <w:rtl/>
        </w:rPr>
        <w:t>ולא</w:t>
      </w:r>
      <w:r w:rsidR="00684200" w:rsidRPr="005E6BC8">
        <w:rPr>
          <w:rFonts w:cs="PFT_Frank"/>
          <w:b/>
          <w:bCs/>
          <w:szCs w:val="14"/>
          <w:rtl/>
        </w:rPr>
        <w:t xml:space="preserve"> </w:t>
      </w:r>
      <w:r w:rsidR="00684200" w:rsidRPr="005E6BC8">
        <w:rPr>
          <w:rFonts w:cs="PFT_Frank" w:hint="cs"/>
          <w:b/>
          <w:bCs/>
          <w:szCs w:val="14"/>
          <w:rtl/>
        </w:rPr>
        <w:t>בקדש</w:t>
      </w:r>
      <w:r w:rsidR="00684200" w:rsidRPr="007B4B7C">
        <w:rPr>
          <w:rStyle w:val="affe"/>
          <w:rtl/>
        </w:rPr>
        <w:t xml:space="preserve"> שמא </w:t>
      </w:r>
      <w:r w:rsidR="00684200" w:rsidRPr="007B4B7C">
        <w:rPr>
          <w:rStyle w:val="affe"/>
          <w:rFonts w:hint="cs"/>
          <w:rtl/>
        </w:rPr>
        <w:t>י</w:t>
      </w:r>
      <w:r w:rsidR="00684200">
        <w:rPr>
          <w:rStyle w:val="affe"/>
          <w:rFonts w:hint="cs"/>
          <w:rtl/>
        </w:rPr>
        <w:t>גע</w:t>
      </w:r>
      <w:r w:rsidR="00532B95">
        <w:rPr>
          <w:rStyle w:val="affe"/>
          <w:rFonts w:hint="cs"/>
          <w:rtl/>
        </w:rPr>
        <w:t xml:space="preserve"> בו</w:t>
      </w:r>
      <w:r w:rsidR="00684200" w:rsidRPr="007B4B7C">
        <w:rPr>
          <w:rStyle w:val="affe"/>
          <w:rtl/>
        </w:rPr>
        <w:t xml:space="preserve"> </w:t>
      </w:r>
      <w:r w:rsidR="00684200">
        <w:rPr>
          <w:rStyle w:val="affe"/>
          <w:rFonts w:hint="cs"/>
          <w:rtl/>
        </w:rPr>
        <w:t>ב</w:t>
      </w:r>
      <w:r w:rsidR="00684200" w:rsidRPr="007B4B7C">
        <w:rPr>
          <w:rStyle w:val="affe"/>
          <w:rFonts w:hint="cs"/>
          <w:rtl/>
        </w:rPr>
        <w:t>ידו</w:t>
      </w:r>
      <w:r w:rsidR="00684200">
        <w:rPr>
          <w:rFonts w:hint="cs"/>
          <w:rtl/>
        </w:rPr>
        <w:t>.</w:t>
      </w:r>
    </w:p>
    <w:p w14:paraId="3068FCBC" w14:textId="77777777" w:rsidR="00C0473D" w:rsidRDefault="004C0AAB" w:rsidP="00A07C53">
      <w:pPr>
        <w:pStyle w:val="affff0"/>
        <w:rPr>
          <w:rtl/>
        </w:rPr>
      </w:pPr>
      <w:ins w:id="9827" w:author="מספור קטעי משנה" w:date="2026-10-06T06:45:17Z">
        <w:r>
          <w:rPr>
            <w:rStyle w:val="MisparKeta"/>
          </w:rPr>
          <w:t xml:space="preserve">ב. </w:t>
        </w:r>
      </w:ins>
      <w:r w:rsidRPr="002B60C6">
        <w:rPr>
          <w:rtl/>
        </w:rPr>
        <w:t xml:space="preserve">אונן ומחוסר כפורים </w:t>
      </w:r>
      <w:r w:rsidR="00684200">
        <w:rPr>
          <w:rFonts w:hint="cs"/>
          <w:rtl/>
        </w:rPr>
        <w:t xml:space="preserve">- </w:t>
      </w:r>
      <w:r w:rsidRPr="006F178A">
        <w:rPr>
          <w:rtl/>
        </w:rPr>
        <w:t xml:space="preserve">צריכין טבילה לקדש, </w:t>
      </w:r>
      <w:r w:rsidR="00684200">
        <w:rPr>
          <w:rFonts w:hint="cs"/>
          <w:rtl/>
        </w:rPr>
        <w:t>ו</w:t>
      </w:r>
      <w:r w:rsidRPr="006F178A">
        <w:rPr>
          <w:rtl/>
        </w:rPr>
        <w:t>לא לתרומה</w:t>
      </w:r>
      <w:r w:rsidR="00684200">
        <w:rPr>
          <w:rFonts w:hint="cs"/>
          <w:rtl/>
        </w:rPr>
        <w:t>.</w:t>
      </w:r>
    </w:p>
    <w:p w14:paraId="2B384B9E" w14:textId="5BFDBDD8" w:rsidR="00731582" w:rsidRDefault="004C0AAB" w:rsidP="0015611B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והטעם</w:t>
      </w:r>
      <w:r w:rsidR="00731582">
        <w:rPr>
          <w:rFonts w:hint="cs"/>
          <w:rtl/>
        </w:rPr>
        <w:t>:</w:t>
      </w:r>
    </w:p>
    <w:p w14:paraId="2F2FACD3" w14:textId="1C2DFC64" w:rsidR="004C0AAB" w:rsidRDefault="00754175" w:rsidP="00697E8B">
      <w:pPr>
        <w:rPr>
          <w:rtl/>
        </w:rPr>
      </w:pPr>
      <w:r>
        <w:rPr>
          <w:rFonts w:hint="cs"/>
          <w:rtl/>
        </w:rPr>
        <w:t>ש</w:t>
      </w:r>
      <w:r w:rsidR="004C0AAB" w:rsidRPr="006F178A">
        <w:rPr>
          <w:rtl/>
        </w:rPr>
        <w:t xml:space="preserve">עד </w:t>
      </w:r>
      <w:r w:rsidR="004C0AAB">
        <w:rPr>
          <w:rFonts w:hint="cs"/>
          <w:rtl/>
        </w:rPr>
        <w:t>עכשיו היו אסורים</w:t>
      </w:r>
      <w:r w:rsidR="004C0AAB" w:rsidRPr="006F178A">
        <w:rPr>
          <w:rtl/>
        </w:rPr>
        <w:t xml:space="preserve"> - </w:t>
      </w:r>
      <w:r w:rsidR="004C0AAB">
        <w:rPr>
          <w:rFonts w:hint="cs"/>
          <w:rtl/>
        </w:rPr>
        <w:t>הצריכום</w:t>
      </w:r>
      <w:r w:rsidR="004C0AAB" w:rsidRPr="006F178A">
        <w:rPr>
          <w:rtl/>
        </w:rPr>
        <w:t xml:space="preserve"> טבילה</w:t>
      </w:r>
      <w:r w:rsidR="00684200">
        <w:rPr>
          <w:rStyle w:val="affe"/>
          <w:rFonts w:hint="cs"/>
          <w:rtl/>
        </w:rPr>
        <w:t>,</w:t>
      </w:r>
      <w:r w:rsidR="00684200" w:rsidRPr="007B4B7C">
        <w:rPr>
          <w:rStyle w:val="affe"/>
          <w:rtl/>
        </w:rPr>
        <w:t xml:space="preserve"> היסח </w:t>
      </w:r>
      <w:r w:rsidR="00684200" w:rsidRPr="007B4B7C">
        <w:rPr>
          <w:rStyle w:val="affe"/>
          <w:rFonts w:hint="cs"/>
          <w:rtl/>
        </w:rPr>
        <w:t>הדעת</w:t>
      </w:r>
      <w:r w:rsidR="004C0AAB" w:rsidRPr="007B4B7C">
        <w:rPr>
          <w:rStyle w:val="affe"/>
          <w:rtl/>
        </w:rPr>
        <w:t>.</w:t>
      </w:r>
    </w:p>
    <w:p w14:paraId="21601D80" w14:textId="6B5A1DCE" w:rsidR="00404F5C" w:rsidRDefault="00D67AD3" w:rsidP="00A07C53">
      <w:pPr>
        <w:pStyle w:val="afff1"/>
        <w:rPr>
          <w:rStyle w:val="affc"/>
          <w:rtl/>
        </w:rPr>
      </w:pPr>
      <w:r>
        <w:rPr>
          <w:rFonts w:hint="cs"/>
          <w:rtl/>
        </w:rPr>
        <w:t>****</w:t>
      </w:r>
    </w:p>
    <w:p>
      <w:pPr>
        <w:pStyle w:val="MishnaBatzad"/>
        <w:rPr>
          <w:ins w:id="20129" w:author="קלוד" w:date="2026-10-06T10:08:30Z"/>
        </w:rPr>
      </w:pPr>
      <w:ins w:id="20128" w:author="קלוד" w:date="2026-10-06T10:08:30Z">
        <w:r>
          <w:t xml:space="preserve">משנה ד</w:t>
        </w:r>
      </w:ins>
    </w:p>
    <w:p w14:paraId="23149EE4" w14:textId="6416CC3E" w:rsidR="004C0AAB" w:rsidRDefault="004C0AAB" w:rsidP="00A07C53">
      <w:pPr>
        <w:pStyle w:val="afff8"/>
        <w:spacing w:before="120"/>
        <w:jc w:val="center"/>
        <w:rPr>
          <w:rtl/>
        </w:rPr>
        <w:pPrChange w:id="90011" w:author="קלוד" w:date="2026-10-08T12:08:16Z">
          <w:pPr>
            <w:pStyle w:val="afff8"/>
            <w:jc w:val="center"/>
          </w:pPr>
        </w:pPrChange>
      </w:pPr>
      <w:r w:rsidRPr="006F178A">
        <w:rPr>
          <w:rtl/>
        </w:rPr>
        <w:t>חומר בתרומה</w:t>
      </w:r>
      <w:r w:rsidR="00321EFA">
        <w:rPr>
          <w:rFonts w:hint="cs"/>
          <w:rtl/>
        </w:rPr>
        <w:t>:</w:t>
      </w:r>
    </w:p>
    <w:p w14:paraId="69206126" w14:textId="5D787A5A" w:rsidR="004C0AAB" w:rsidRPr="00D22086" w:rsidRDefault="00321EFA" w:rsidP="00A07C53">
      <w:pPr>
        <w:pStyle w:val="afff8"/>
        <w:rPr>
          <w:spacing w:val="-2"/>
          <w:rtl/>
        </w:rPr>
      </w:pPr>
      <w:del w:id="41043" w:author="Claude" w:date="2026-10-07T09:24:48Z">
        <w:r>
          <w:rPr>
            <w:rStyle w:val="TanaimMishna"/>
            <w:rFonts w:hint="cs"/>
            <w:spacing w:val="-2"/>
            <w:rtl/>
            <w:rPrChange w:id="20025" w:author="קלוד" w:date="2026-10-06T10:08:30Z">
              <w:rPr>
                <w:rStyle w:val="affc"/>
                <w:rFonts w:hint="cs"/>
                <w:spacing w:val="-2"/>
                <w:rtl/>
              </w:rPr>
            </w:rPrChange>
          </w:rPr>
          <w:delText xml:space="preserve">א</w:delText>
        </w:r>
      </w:del>
      <w:del w:id="41044" w:author="Claude" w:date="2026-10-07T09:24:48Z">
        <w:r>
          <w:rPr>
            <w:rStyle w:val="TanaimMishna"/>
            <w:spacing w:val="-2"/>
            <w:rtl/>
            <w:rPrChange w:id="20026" w:author="קלוד" w:date="2026-10-06T10:08:30Z">
              <w:rPr>
                <w:rStyle w:val="affc"/>
                <w:spacing w:val="-2"/>
                <w:rtl/>
              </w:rPr>
            </w:rPrChange>
          </w:rPr>
          <w:delText xml:space="preserve">.</w:delText>
        </w:r>
      </w:del>
      <w:del w:id="41045" w:author="Claude" w:date="2026-10-07T09:24:48Z">
        <w:r>
          <w:rPr>
            <w:rFonts w:hint="cs"/>
            <w:spacing w:val="-2"/>
            <w:rtl/>
          </w:rPr>
          <w:delText xml:space="preserve"> </w:delText>
        </w:r>
      </w:del>
      <w:r w:rsidR="004C0AAB" w:rsidRPr="00D22086">
        <w:rPr>
          <w:spacing w:val="-2"/>
          <w:rtl/>
        </w:rPr>
        <w:t>שביהודה</w:t>
      </w:r>
      <w:r w:rsidRPr="00D22086">
        <w:rPr>
          <w:rFonts w:hint="cs"/>
          <w:spacing w:val="-2"/>
          <w:rtl/>
        </w:rPr>
        <w:t>,</w:t>
      </w:r>
      <w:r w:rsidR="004C0AAB" w:rsidRPr="00D22086">
        <w:rPr>
          <w:spacing w:val="-2"/>
          <w:rtl/>
        </w:rPr>
        <w:t xml:space="preserve"> נאמני</w:t>
      </w:r>
      <w:r w:rsidR="009B0446" w:rsidRPr="00D22086">
        <w:rPr>
          <w:rFonts w:hint="cs"/>
          <w:spacing w:val="-2"/>
          <w:rtl/>
        </w:rPr>
        <w:t>ם</w:t>
      </w:r>
      <w:r w:rsidR="004C0AAB" w:rsidRPr="00D22086">
        <w:rPr>
          <w:spacing w:val="-2"/>
          <w:rtl/>
        </w:rPr>
        <w:t xml:space="preserve"> </w:t>
      </w:r>
      <w:r w:rsidRPr="00D22086">
        <w:rPr>
          <w:rStyle w:val="HesberMishna"/>
          <w:rFonts w:hint="cs"/>
          <w:spacing w:val="-2"/>
          <w:rtl/>
          <w:rPrChange w:id="20027" w:author="קלוד" w:date="2026-10-06T10:08:30Z">
            <w:rPr>
              <w:rStyle w:val="affe"/>
              <w:rFonts w:hint="cs"/>
              <w:spacing w:val="-2"/>
              <w:rtl/>
            </w:rPr>
          </w:rPrChange>
        </w:rPr>
        <w:t>ע</w:t>
      </w:r>
      <w:r w:rsidRPr="00D22086">
        <w:rPr>
          <w:rStyle w:val="HesberMishna"/>
          <w:spacing w:val="-2"/>
          <w:rtl/>
          <w:rPrChange w:id="20028" w:author="קלוד" w:date="2026-10-06T10:08:30Z">
            <w:rPr>
              <w:rStyle w:val="affe"/>
              <w:spacing w:val="-2"/>
              <w:rtl/>
            </w:rPr>
          </w:rPrChange>
        </w:rPr>
        <w:t xml:space="preserve">"ה </w:t>
      </w:r>
      <w:r w:rsidR="004C0AAB" w:rsidRPr="00D22086">
        <w:rPr>
          <w:spacing w:val="-2"/>
          <w:rtl/>
        </w:rPr>
        <w:t>על טהרת יין ושמן כל ימות השנה</w:t>
      </w:r>
      <w:r w:rsidRPr="00D22086">
        <w:rPr>
          <w:rFonts w:hint="cs"/>
          <w:spacing w:val="-2"/>
          <w:rtl/>
        </w:rPr>
        <w:t xml:space="preserve"> </w:t>
      </w:r>
      <w:r w:rsidRPr="00D22086">
        <w:rPr>
          <w:rStyle w:val="HesberMishna"/>
          <w:rFonts w:hint="cs"/>
          <w:spacing w:val="-2"/>
          <w:rtl/>
          <w:rPrChange w:id="20029" w:author="קלוד" w:date="2026-10-06T10:08:30Z">
            <w:rPr>
              <w:rStyle w:val="affe"/>
              <w:rFonts w:hint="cs"/>
              <w:spacing w:val="-2"/>
              <w:rtl/>
            </w:rPr>
          </w:rPrChange>
        </w:rPr>
        <w:t>לקודש,</w:t>
      </w:r>
    </w:p>
    <w:p w14:paraId="1A3BE438" w14:textId="381A8B74" w:rsidR="004C0AAB" w:rsidRPr="006F178A" w:rsidRDefault="004C0AAB" w:rsidP="00A07C53">
      <w:pPr>
        <w:pStyle w:val="afff8"/>
        <w:rPr>
          <w:rtl/>
        </w:rPr>
      </w:pPr>
      <w:r w:rsidRPr="006F178A">
        <w:rPr>
          <w:rtl/>
        </w:rPr>
        <w:t>ובשעת הגיתות והבדים - אף על התרומה</w:t>
      </w:r>
      <w:r w:rsidR="00321EFA">
        <w:rPr>
          <w:rFonts w:hint="cs"/>
          <w:rtl/>
        </w:rPr>
        <w:t>.</w:t>
      </w:r>
    </w:p>
    <w:p w14:paraId="14212AE3" w14:textId="77777777" w:rsidR="00C0473D" w:rsidRDefault="004C0AAB" w:rsidP="00A07C53">
      <w:pPr>
        <w:pStyle w:val="afff8"/>
        <w:rPr>
          <w:rtl/>
        </w:rPr>
      </w:pPr>
      <w:r w:rsidRPr="00DA5378">
        <w:rPr>
          <w:rtl/>
        </w:rPr>
        <w:t>עברו הגיתות והבדים</w:t>
      </w:r>
      <w:r w:rsidR="00321EFA">
        <w:rPr>
          <w:rFonts w:hint="cs"/>
          <w:rtl/>
        </w:rPr>
        <w:t>,</w:t>
      </w:r>
      <w:r w:rsidRPr="00DA5378">
        <w:rPr>
          <w:rtl/>
        </w:rPr>
        <w:t xml:space="preserve"> והביאו לו חבית תרומה</w:t>
      </w:r>
      <w:r w:rsidR="00321EFA">
        <w:rPr>
          <w:rFonts w:hint="cs"/>
          <w:rtl/>
        </w:rPr>
        <w:t xml:space="preserve"> -</w:t>
      </w:r>
    </w:p>
    <w:p w14:paraId="033A1F31" w14:textId="46B4760A" w:rsidR="004C0AAB" w:rsidRPr="00DA5378" w:rsidRDefault="004C0AAB" w:rsidP="00A07C53">
      <w:pPr>
        <w:pStyle w:val="afff8"/>
        <w:rPr>
          <w:rtl/>
        </w:rPr>
      </w:pPr>
      <w:r w:rsidRPr="00DA5378">
        <w:rPr>
          <w:rtl/>
        </w:rPr>
        <w:t xml:space="preserve">לא יקבלנה ממנו, אבל מניחה </w:t>
      </w:r>
      <w:r w:rsidR="00321EFA">
        <w:rPr>
          <w:rFonts w:hint="cs"/>
          <w:rtl/>
        </w:rPr>
        <w:t xml:space="preserve">ע"ה </w:t>
      </w:r>
      <w:r w:rsidRPr="00DA5378">
        <w:rPr>
          <w:rtl/>
        </w:rPr>
        <w:t>לגת הבאה</w:t>
      </w:r>
      <w:r w:rsidR="00321EFA">
        <w:rPr>
          <w:rFonts w:hint="cs"/>
          <w:rtl/>
        </w:rPr>
        <w:t>.</w:t>
      </w:r>
    </w:p>
    <w:p w14:paraId="67CB5970" w14:textId="6EA2F3BF" w:rsidR="004C0AAB" w:rsidRPr="006F178A" w:rsidRDefault="004C0AAB" w:rsidP="00A07C53">
      <w:pPr>
        <w:pStyle w:val="afff8"/>
        <w:rPr>
          <w:rtl/>
        </w:rPr>
      </w:pPr>
      <w:r w:rsidRPr="006F178A">
        <w:rPr>
          <w:b/>
          <w:rtl/>
          <w:rPrChange w:id="40023" w:author="Claude" w:date="2026-10-06T13:34:34Z">
            <w:rPr>
              <w:b/>
              <w:sz w:val="20"/>
              <w:rtl/>
            </w:rPr>
          </w:rPrChange>
        </w:rPr>
        <w:t>ואם א</w:t>
      </w:r>
      <w:r w:rsidR="00321EFA">
        <w:rPr>
          <w:rFonts w:hint="cs"/>
          <w:b/>
          <w:rtl/>
          <w:rPrChange w:id="40024" w:author="Claude" w:date="2026-10-06T13:34:34Z">
            <w:rPr>
              <w:rFonts w:hint="cs"/>
              <w:b/>
              <w:sz w:val="20"/>
              <w:rtl/>
            </w:rPr>
          </w:rPrChange>
        </w:rPr>
        <w:t>מר</w:t>
      </w:r>
      <w:r w:rsidRPr="006F178A">
        <w:rPr>
          <w:b/>
          <w:rtl/>
          <w:rPrChange w:id="40025" w:author="Claude" w:date="2026-10-06T13:34:34Z">
            <w:rPr>
              <w:b/>
              <w:sz w:val="20"/>
              <w:rtl/>
            </w:rPr>
          </w:rPrChange>
        </w:rPr>
        <w:t xml:space="preserve">: </w:t>
      </w:r>
      <w:r w:rsidR="001D470D">
        <w:rPr>
          <w:rFonts w:hint="cs"/>
          <w:b/>
          <w:rtl/>
          <w:rPrChange w:id="40026" w:author="Claude" w:date="2026-10-06T13:34:34Z">
            <w:rPr>
              <w:rFonts w:hint="cs"/>
              <w:b/>
              <w:sz w:val="20"/>
              <w:rtl/>
            </w:rPr>
          </w:rPrChange>
        </w:rPr>
        <w:t>'</w:t>
      </w:r>
      <w:r w:rsidRPr="006F178A">
        <w:rPr>
          <w:b/>
          <w:rtl/>
          <w:rPrChange w:id="40027" w:author="Claude" w:date="2026-10-06T13:34:34Z">
            <w:rPr>
              <w:b/>
              <w:sz w:val="20"/>
              <w:rtl/>
            </w:rPr>
          </w:rPrChange>
        </w:rPr>
        <w:t>הפרשתי לתוכה רביעית קדש</w:t>
      </w:r>
      <w:r w:rsidR="001D470D">
        <w:rPr>
          <w:rFonts w:hint="cs"/>
          <w:b/>
          <w:rtl/>
          <w:rPrChange w:id="40028" w:author="Claude" w:date="2026-10-06T13:34:34Z">
            <w:rPr>
              <w:rFonts w:hint="cs"/>
              <w:b/>
              <w:sz w:val="20"/>
              <w:rtl/>
            </w:rPr>
          </w:rPrChange>
        </w:rPr>
        <w:t>'</w:t>
      </w:r>
      <w:r w:rsidRPr="006F178A">
        <w:rPr>
          <w:b/>
          <w:rtl/>
          <w:rPrChange w:id="40029" w:author="Claude" w:date="2026-10-06T13:34:34Z">
            <w:rPr>
              <w:b/>
              <w:sz w:val="20"/>
              <w:rtl/>
            </w:rPr>
          </w:rPrChange>
        </w:rPr>
        <w:t xml:space="preserve"> - נאמן.</w:t>
      </w:r>
    </w:p>
    <w:p w14:paraId="46CC8960" w14:textId="05DF1657" w:rsidR="00321EFA" w:rsidRPr="003570ED" w:rsidRDefault="004C0AAB" w:rsidP="00A07C53">
      <w:pPr>
        <w:pStyle w:val="afff8"/>
        <w:rPr>
          <w:spacing w:val="2"/>
          <w:rtl/>
        </w:rPr>
      </w:pPr>
      <w:r w:rsidRPr="003570ED">
        <w:rPr>
          <w:spacing w:val="2"/>
          <w:rtl/>
        </w:rPr>
        <w:t>כדי יין ושמן המדומעות</w:t>
      </w:r>
      <w:r w:rsidR="00321EFA" w:rsidRPr="003570ED">
        <w:rPr>
          <w:rFonts w:hint="cs"/>
          <w:spacing w:val="2"/>
          <w:rtl/>
        </w:rPr>
        <w:t xml:space="preserve"> </w:t>
      </w:r>
      <w:r w:rsidRPr="003570ED">
        <w:rPr>
          <w:spacing w:val="2"/>
          <w:rtl/>
        </w:rPr>
        <w:t>נאמני</w:t>
      </w:r>
      <w:r w:rsidR="009B0446" w:rsidRPr="003570ED">
        <w:rPr>
          <w:rFonts w:hint="cs"/>
          <w:spacing w:val="2"/>
          <w:rtl/>
        </w:rPr>
        <w:t>ם</w:t>
      </w:r>
      <w:r w:rsidRPr="003570ED">
        <w:rPr>
          <w:spacing w:val="2"/>
          <w:rtl/>
        </w:rPr>
        <w:t xml:space="preserve"> עליהם בשעת הגיתות והבדים,</w:t>
      </w:r>
    </w:p>
    <w:p w14:paraId="66342654" w14:textId="1F271D7D" w:rsidR="004C0AAB" w:rsidRPr="006F178A" w:rsidRDefault="004C0AAB" w:rsidP="0015611B">
      <w:pPr>
        <w:pStyle w:val="afff8"/>
        <w:spacing w:after="60"/>
        <w:jc w:val="center"/>
        <w:rPr>
          <w:rtl/>
        </w:rPr>
      </w:pPr>
      <w:r w:rsidRPr="006F178A">
        <w:rPr>
          <w:rtl/>
        </w:rPr>
        <w:t>וקודם לגיתות שבעים יום.</w:t>
      </w:r>
    </w:p>
    <w:p w14:paraId="79AF6191" w14:textId="77777777" w:rsidR="004C0AAB" w:rsidRPr="006F178A" w:rsidRDefault="004C0AAB" w:rsidP="00A7758B">
      <w:pPr>
        <w:pStyle w:val="afff3"/>
        <w:framePr w:wrap="around"/>
        <w:rPr>
          <w:rtl/>
        </w:rPr>
      </w:pPr>
      <w:r w:rsidRPr="006F178A">
        <w:rPr>
          <w:rFonts w:hint="cs"/>
          <w:rtl/>
        </w:rPr>
        <w:t>כה.</w:t>
      </w:r>
    </w:p>
    <w:p w14:paraId="583EFDF2" w14:textId="39EB0730" w:rsidR="004C0AAB" w:rsidRPr="006F178A" w:rsidRDefault="001402A8" w:rsidP="00A07C53">
      <w:pPr>
        <w:rPr>
          <w:rtl/>
        </w:rPr>
      </w:pPr>
      <w:r w:rsidRPr="005E6BC8">
        <w:rPr>
          <w:rFonts w:ascii="Fb Fontext" w:hAnsi="Fb Fontext" w:cs="PFT_Frank" w:hint="cs"/>
          <w:b/>
          <w:bCs/>
          <w:szCs w:val="14"/>
          <w:rtl/>
        </w:rPr>
        <w:t>ו</w:t>
      </w:r>
      <w:r w:rsidR="004C0AAB" w:rsidRPr="005E6BC8">
        <w:rPr>
          <w:rFonts w:ascii="Fb Fontext" w:hAnsi="Fb Fontext" w:cs="PFT_Frank" w:hint="cs"/>
          <w:b/>
          <w:bCs/>
          <w:szCs w:val="14"/>
          <w:rtl/>
        </w:rPr>
        <w:t>ב</w:t>
      </w:r>
      <w:r w:rsidR="004C0AAB" w:rsidRPr="005E6BC8">
        <w:rPr>
          <w:rFonts w:ascii="Fb Fontext" w:hAnsi="Fb Fontext" w:cs="PFT_Frank"/>
          <w:b/>
          <w:bCs/>
          <w:szCs w:val="14"/>
          <w:rtl/>
        </w:rPr>
        <w:t xml:space="preserve">גליל </w:t>
      </w:r>
      <w:r w:rsidRPr="005E6BC8">
        <w:rPr>
          <w:rFonts w:ascii="Fb Fontext" w:hAnsi="Fb Fontext" w:cs="PFT_Frank" w:hint="cs"/>
          <w:b/>
          <w:bCs/>
          <w:szCs w:val="14"/>
          <w:rtl/>
        </w:rPr>
        <w:t>לא</w:t>
      </w:r>
      <w:r w:rsidR="001E3674">
        <w:rPr>
          <w:rFonts w:ascii="Fb Fontext" w:hAnsi="Fb Fontext" w:hint="cs"/>
          <w:rtl/>
        </w:rPr>
        <w:t xml:space="preserve"> </w:t>
      </w:r>
      <w:r>
        <w:rPr>
          <w:rFonts w:ascii="Fb Fontext" w:hAnsi="Fb Fontext" w:hint="cs"/>
          <w:rtl/>
        </w:rPr>
        <w:t xml:space="preserve"> - </w:t>
      </w:r>
      <w:r>
        <w:rPr>
          <w:rStyle w:val="affc"/>
          <w:rtl/>
        </w:rPr>
        <w:tab/>
      </w:r>
      <w:r w:rsidR="004C0AAB" w:rsidRPr="008A0BAE">
        <w:rPr>
          <w:rStyle w:val="affc"/>
          <w:rFonts w:hint="eastAsia"/>
          <w:rtl/>
        </w:rPr>
        <w:t>כ</w:t>
      </w:r>
      <w:r w:rsidR="004C0AAB" w:rsidRPr="008A0BAE">
        <w:rPr>
          <w:rStyle w:val="affc"/>
          <w:rtl/>
        </w:rPr>
        <w:t>ר"ל:</w:t>
      </w:r>
      <w:r w:rsidR="004C0AAB" w:rsidRPr="006F178A">
        <w:rPr>
          <w:rFonts w:ascii="Fb Fontext" w:hAnsi="Fb Fontext"/>
          <w:rtl/>
        </w:rPr>
        <w:t xml:space="preserve"> שרצועה של כותים מפסקת</w:t>
      </w:r>
      <w:r>
        <w:rPr>
          <w:rFonts w:hint="cs"/>
          <w:rtl/>
        </w:rPr>
        <w:t>,</w:t>
      </w:r>
    </w:p>
    <w:p w14:paraId="7A700030" w14:textId="38112A59" w:rsidR="001402A8" w:rsidRDefault="001402A8" w:rsidP="00A07C53">
      <w:pPr>
        <w:rPr>
          <w:spacing w:val="-2"/>
          <w:rtl/>
        </w:rPr>
      </w:pPr>
      <w:r w:rsidRPr="005E6BC8">
        <w:rPr>
          <w:rFonts w:cs="PFT_Frank" w:hint="cs"/>
          <w:b/>
          <w:bCs/>
          <w:spacing w:val="-2"/>
          <w:szCs w:val="14"/>
          <w:rtl/>
        </w:rPr>
        <w:t>ומ</w:t>
      </w:r>
      <w:r w:rsidRPr="005E6BC8">
        <w:rPr>
          <w:rFonts w:cs="PFT_Frank"/>
          <w:b/>
          <w:bCs/>
          <w:spacing w:val="-2"/>
          <w:szCs w:val="14"/>
          <w:rtl/>
        </w:rPr>
        <w:t>"מ</w:t>
      </w:r>
      <w:r w:rsidR="004C0AAB" w:rsidRPr="008A0BAE">
        <w:rPr>
          <w:spacing w:val="-2"/>
          <w:rtl/>
        </w:rPr>
        <w:t xml:space="preserve"> חברים </w:t>
      </w:r>
      <w:r>
        <w:rPr>
          <w:rFonts w:hint="cs"/>
          <w:spacing w:val="-2"/>
          <w:rtl/>
        </w:rPr>
        <w:t>ש</w:t>
      </w:r>
      <w:r w:rsidRPr="008A0BAE">
        <w:rPr>
          <w:spacing w:val="-2"/>
          <w:rtl/>
        </w:rPr>
        <w:t xml:space="preserve">בגליל </w:t>
      </w:r>
      <w:r w:rsidR="004C0AAB" w:rsidRPr="008A0BAE">
        <w:rPr>
          <w:spacing w:val="-2"/>
          <w:rtl/>
        </w:rPr>
        <w:t>מ</w:t>
      </w:r>
      <w:r>
        <w:rPr>
          <w:rFonts w:hint="cs"/>
          <w:spacing w:val="-2"/>
          <w:rtl/>
        </w:rPr>
        <w:t>טהרים</w:t>
      </w:r>
      <w:r w:rsidR="004C0AAB" w:rsidRPr="008A0BAE">
        <w:rPr>
          <w:spacing w:val="-2"/>
          <w:rtl/>
        </w:rPr>
        <w:t xml:space="preserve"> שמן</w:t>
      </w:r>
      <w:r>
        <w:rPr>
          <w:rFonts w:hint="cs"/>
          <w:spacing w:val="-2"/>
          <w:rtl/>
        </w:rPr>
        <w:t>-</w:t>
      </w:r>
      <w:r w:rsidR="004C0AAB" w:rsidRPr="008A0BAE">
        <w:rPr>
          <w:spacing w:val="-2"/>
          <w:rtl/>
        </w:rPr>
        <w:t xml:space="preserve"> </w:t>
      </w:r>
      <w:r>
        <w:rPr>
          <w:rFonts w:hint="cs"/>
          <w:spacing w:val="-2"/>
          <w:rtl/>
        </w:rPr>
        <w:t>לכשיבוא</w:t>
      </w:r>
      <w:r w:rsidRPr="008A0BAE">
        <w:rPr>
          <w:spacing w:val="-2"/>
          <w:rtl/>
        </w:rPr>
        <w:t xml:space="preserve"> </w:t>
      </w:r>
      <w:r w:rsidR="004C0AAB" w:rsidRPr="008A0BAE">
        <w:rPr>
          <w:spacing w:val="-2"/>
          <w:rtl/>
        </w:rPr>
        <w:t xml:space="preserve">אליהו </w:t>
      </w:r>
      <w:r>
        <w:rPr>
          <w:rFonts w:hint="cs"/>
          <w:spacing w:val="-2"/>
          <w:rtl/>
        </w:rPr>
        <w:t>ויטהרנה.</w:t>
      </w:r>
    </w:p>
    <w:p w14:paraId="51DDDE8C" w14:textId="0341ED35" w:rsidR="00731582" w:rsidRDefault="00044FBC" w:rsidP="0015611B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א. וי</w:t>
      </w:r>
      <w:r w:rsidR="001402A8" w:rsidRPr="0087008C">
        <w:rPr>
          <w:rFonts w:hint="cs"/>
          <w:rtl/>
        </w:rPr>
        <w:t>קשה</w:t>
      </w:r>
      <w:r w:rsidR="00731582">
        <w:rPr>
          <w:rFonts w:hint="cs"/>
          <w:rtl/>
        </w:rPr>
        <w:t>:</w:t>
      </w:r>
    </w:p>
    <w:p w14:paraId="059E009F" w14:textId="29B9A439" w:rsidR="001402A8" w:rsidRDefault="001402A8" w:rsidP="00A07C53">
      <w:pPr>
        <w:rPr>
          <w:rtl/>
        </w:rPr>
      </w:pPr>
      <w:r>
        <w:rPr>
          <w:rFonts w:hint="cs"/>
          <w:rtl/>
        </w:rPr>
        <w:t xml:space="preserve">שיביאו </w:t>
      </w:r>
      <w:r w:rsidR="004C0AAB" w:rsidRPr="006F178A">
        <w:rPr>
          <w:rFonts w:hint="cs"/>
          <w:rtl/>
        </w:rPr>
        <w:t>ב</w:t>
      </w:r>
      <w:r w:rsidR="004C0AAB" w:rsidRPr="006F178A">
        <w:rPr>
          <w:rtl/>
        </w:rPr>
        <w:t>שידה תיבה ומגדל</w:t>
      </w:r>
      <w:r>
        <w:rPr>
          <w:rFonts w:hint="cs"/>
          <w:rtl/>
        </w:rPr>
        <w:t>,</w:t>
      </w:r>
    </w:p>
    <w:p w14:paraId="309E86BD" w14:textId="113DAF48" w:rsidR="00731582" w:rsidRDefault="001402A8" w:rsidP="0015611B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 xml:space="preserve">- </w:t>
      </w:r>
      <w:r w:rsidR="004C0AAB" w:rsidRPr="0087008C">
        <w:rPr>
          <w:rFonts w:hint="eastAsia"/>
          <w:rtl/>
        </w:rPr>
        <w:t>כרבי</w:t>
      </w:r>
      <w:r w:rsidR="00731582">
        <w:rPr>
          <w:rtl/>
        </w:rPr>
        <w:t>:</w:t>
      </w:r>
    </w:p>
    <w:p w14:paraId="566CCAAD" w14:textId="47AF7168" w:rsidR="004C0AAB" w:rsidRPr="001402A8" w:rsidRDefault="001402A8" w:rsidP="00A07C53">
      <w:pPr>
        <w:rPr>
          <w:rtl/>
        </w:rPr>
      </w:pPr>
      <w:r>
        <w:rPr>
          <w:rFonts w:hint="cs"/>
          <w:rtl/>
        </w:rPr>
        <w:t>ש</w:t>
      </w:r>
      <w:r w:rsidR="004C0AAB" w:rsidRPr="006F178A">
        <w:rPr>
          <w:rtl/>
        </w:rPr>
        <w:t xml:space="preserve">אהל זרוק </w:t>
      </w:r>
      <w:r>
        <w:rPr>
          <w:rFonts w:hint="cs"/>
          <w:rtl/>
        </w:rPr>
        <w:t>אינו</w:t>
      </w:r>
      <w:r w:rsidR="004C0AAB" w:rsidRPr="006F178A">
        <w:rPr>
          <w:rtl/>
        </w:rPr>
        <w:t xml:space="preserve"> אהל</w:t>
      </w:r>
      <w:r>
        <w:rPr>
          <w:rFonts w:hint="cs"/>
          <w:rtl/>
        </w:rPr>
        <w:t>,</w:t>
      </w:r>
      <w:r w:rsidR="004C0AAB" w:rsidRPr="001402A8">
        <w:rPr>
          <w:rFonts w:hint="cs"/>
          <w:rtl/>
        </w:rPr>
        <w:t xml:space="preserve"> </w:t>
      </w:r>
      <w:r>
        <w:rPr>
          <w:rFonts w:hint="cs"/>
          <w:rtl/>
        </w:rPr>
        <w:t xml:space="preserve">אבל </w:t>
      </w:r>
      <w:r w:rsidR="004C0AAB" w:rsidRPr="007B4B7C">
        <w:rPr>
          <w:rStyle w:val="affc"/>
          <w:rFonts w:hint="cs"/>
          <w:rtl/>
        </w:rPr>
        <w:t>לריב</w:t>
      </w:r>
      <w:r w:rsidR="004C0AAB" w:rsidRPr="007B4B7C">
        <w:rPr>
          <w:rStyle w:val="affc"/>
          <w:rtl/>
        </w:rPr>
        <w:t>"</w:t>
      </w:r>
      <w:r w:rsidR="004C0AAB" w:rsidRPr="007B4B7C">
        <w:rPr>
          <w:rStyle w:val="affc"/>
          <w:rFonts w:hint="cs"/>
          <w:rtl/>
        </w:rPr>
        <w:t>י</w:t>
      </w:r>
      <w:r w:rsidR="004C0AAB" w:rsidRPr="007B4B7C">
        <w:rPr>
          <w:rtl/>
        </w:rPr>
        <w:t xml:space="preserve"> </w:t>
      </w:r>
      <w:r>
        <w:rPr>
          <w:rFonts w:hint="cs"/>
          <w:rtl/>
        </w:rPr>
        <w:t>נחשב אוהל</w:t>
      </w:r>
      <w:r w:rsidR="004C0AAB" w:rsidRPr="007B4B7C">
        <w:rPr>
          <w:rtl/>
        </w:rPr>
        <w:t>.</w:t>
      </w:r>
    </w:p>
    <w:p w14:paraId="41089FF4" w14:textId="14F97BB9" w:rsidR="00731582" w:rsidRDefault="001402A8" w:rsidP="0015611B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ב. ויקשה</w:t>
      </w:r>
      <w:r w:rsidR="00731582">
        <w:rPr>
          <w:rFonts w:hint="cs"/>
          <w:rtl/>
        </w:rPr>
        <w:t>:</w:t>
      </w:r>
    </w:p>
    <w:p w14:paraId="0BEEF240" w14:textId="77777777" w:rsidR="00C0473D" w:rsidRDefault="001402A8" w:rsidP="00697E8B">
      <w:pPr>
        <w:rPr>
          <w:rFonts w:cs="PFT_Frank"/>
          <w:b/>
          <w:bCs/>
          <w:szCs w:val="14"/>
          <w:rtl/>
        </w:rPr>
      </w:pPr>
      <w:r>
        <w:rPr>
          <w:rFonts w:hint="cs"/>
          <w:rtl/>
        </w:rPr>
        <w:t>שיביאו</w:t>
      </w:r>
      <w:r w:rsidRPr="006F178A">
        <w:rPr>
          <w:rFonts w:hint="cs"/>
          <w:rtl/>
        </w:rPr>
        <w:t xml:space="preserve"> </w:t>
      </w:r>
      <w:r w:rsidR="004C0AAB" w:rsidRPr="006F178A">
        <w:rPr>
          <w:rtl/>
        </w:rPr>
        <w:t>בכלי חרס מוקף צמיד פתיל</w:t>
      </w:r>
      <w:r w:rsidR="00344EB9">
        <w:rPr>
          <w:rFonts w:hint="cs"/>
          <w:rtl/>
        </w:rPr>
        <w:t>,</w:t>
      </w:r>
      <w:r w:rsidR="00697E8B">
        <w:rPr>
          <w:rFonts w:hint="cs"/>
          <w:rtl/>
        </w:rPr>
        <w:t xml:space="preserve"> </w:t>
      </w:r>
      <w:r w:rsidR="00731582">
        <w:rPr>
          <w:rFonts w:cs="BA TM • Vilna Extra-Bold" w:hint="cs"/>
          <w:rtl/>
        </w:rPr>
        <w:t>-</w:t>
      </w:r>
      <w:r w:rsidR="00697E8B">
        <w:rPr>
          <w:rFonts w:cs="BA TM • Vilna Extra-Bold" w:hint="cs"/>
          <w:rtl/>
        </w:rPr>
        <w:t xml:space="preserve"> </w:t>
      </w:r>
      <w:r w:rsidR="004C0AAB">
        <w:rPr>
          <w:rFonts w:hint="cs"/>
          <w:rtl/>
        </w:rPr>
        <w:t>אין ק</w:t>
      </w:r>
      <w:r w:rsidR="00344EB9">
        <w:rPr>
          <w:rFonts w:hint="cs"/>
          <w:rtl/>
        </w:rPr>
        <w:t>ו</w:t>
      </w:r>
      <w:r w:rsidR="004C0AAB">
        <w:rPr>
          <w:rFonts w:hint="cs"/>
          <w:rtl/>
        </w:rPr>
        <w:t>דש ניצל ב</w:t>
      </w:r>
      <w:r>
        <w:rPr>
          <w:rFonts w:hint="cs"/>
          <w:rtl/>
        </w:rPr>
        <w:t>צ"פ,</w:t>
      </w:r>
    </w:p>
    <w:p w14:paraId="51F9D7BA" w14:textId="5777045B" w:rsidR="004C0AAB" w:rsidRPr="006F178A" w:rsidRDefault="004C0AAB" w:rsidP="00A07C53">
      <w:pPr>
        <w:rPr>
          <w:rtl/>
        </w:rPr>
      </w:pPr>
      <w:r w:rsidRPr="007B4B7C">
        <w:rPr>
          <w:rStyle w:val="affe"/>
          <w:rFonts w:hint="cs"/>
          <w:rtl/>
        </w:rPr>
        <w:t>ו</w:t>
      </w:r>
      <w:r w:rsidR="001402A8" w:rsidRPr="007F2C2A">
        <w:rPr>
          <w:rStyle w:val="affe"/>
          <w:rFonts w:hint="cs"/>
          <w:b/>
          <w:bCs/>
          <w:rtl/>
        </w:rPr>
        <w:t>דתנן</w:t>
      </w:r>
      <w:r w:rsidRPr="007B4B7C">
        <w:rPr>
          <w:rStyle w:val="affe"/>
          <w:rtl/>
        </w:rPr>
        <w:t xml:space="preserve"> </w:t>
      </w:r>
      <w:r w:rsidR="00344EB9">
        <w:rPr>
          <w:rStyle w:val="affe"/>
          <w:rFonts w:hint="cs"/>
          <w:rtl/>
        </w:rPr>
        <w:t>שרק מי אפר פרה לא</w:t>
      </w:r>
      <w:r w:rsidR="00344EB9" w:rsidRPr="007B4B7C">
        <w:rPr>
          <w:rStyle w:val="affe"/>
          <w:rtl/>
        </w:rPr>
        <w:t xml:space="preserve"> </w:t>
      </w:r>
      <w:r w:rsidRPr="007B4B7C">
        <w:rPr>
          <w:rStyle w:val="affe"/>
          <w:rtl/>
        </w:rPr>
        <w:t>ניצלת בצ</w:t>
      </w:r>
      <w:r w:rsidR="00344EB9">
        <w:rPr>
          <w:rStyle w:val="affe"/>
          <w:rFonts w:hint="cs"/>
          <w:rtl/>
        </w:rPr>
        <w:t>"</w:t>
      </w:r>
      <w:r w:rsidRPr="007B4B7C">
        <w:rPr>
          <w:rStyle w:val="affe"/>
          <w:rtl/>
        </w:rPr>
        <w:t>פ</w:t>
      </w:r>
      <w:r w:rsidR="00344EB9">
        <w:rPr>
          <w:rStyle w:val="affe"/>
          <w:rFonts w:hint="cs"/>
          <w:rtl/>
        </w:rPr>
        <w:t xml:space="preserve"> - </w:t>
      </w:r>
      <w:r w:rsidR="00344EB9" w:rsidRPr="007F2C2A">
        <w:rPr>
          <w:rStyle w:val="affe"/>
          <w:rFonts w:hint="cs"/>
          <w:b/>
          <w:bCs/>
          <w:rtl/>
        </w:rPr>
        <w:t>לאפוקי</w:t>
      </w:r>
      <w:r w:rsidRPr="007B4B7C">
        <w:rPr>
          <w:rStyle w:val="affe"/>
          <w:rtl/>
        </w:rPr>
        <w:t xml:space="preserve"> מים </w:t>
      </w:r>
      <w:r w:rsidR="00344EB9" w:rsidRPr="007B4B7C">
        <w:rPr>
          <w:rStyle w:val="affe"/>
          <w:rFonts w:hint="cs"/>
          <w:rtl/>
        </w:rPr>
        <w:t>בלי</w:t>
      </w:r>
      <w:r w:rsidR="00344EB9" w:rsidRPr="007B4B7C">
        <w:rPr>
          <w:rStyle w:val="affe"/>
          <w:rtl/>
        </w:rPr>
        <w:t xml:space="preserve"> </w:t>
      </w:r>
      <w:r w:rsidR="00344EB9" w:rsidRPr="007B4B7C">
        <w:rPr>
          <w:rStyle w:val="affe"/>
          <w:rFonts w:hint="cs"/>
          <w:rtl/>
        </w:rPr>
        <w:t>אפר</w:t>
      </w:r>
      <w:r w:rsidR="00344EB9" w:rsidRPr="007B4B7C">
        <w:rPr>
          <w:rStyle w:val="affe"/>
          <w:rtl/>
        </w:rPr>
        <w:t xml:space="preserve"> </w:t>
      </w:r>
      <w:r w:rsidR="00344EB9" w:rsidRPr="007B4B7C">
        <w:rPr>
          <w:rStyle w:val="affe"/>
          <w:rFonts w:hint="cs"/>
          <w:rtl/>
        </w:rPr>
        <w:t>שניצולים</w:t>
      </w:r>
      <w:r w:rsidR="00344EB9">
        <w:rPr>
          <w:rFonts w:hint="cs"/>
          <w:rtl/>
        </w:rPr>
        <w:t>.</w:t>
      </w:r>
    </w:p>
    <w:p w14:paraId="3F0EA8A2" w14:textId="7490AB1E" w:rsidR="004C0AAB" w:rsidRPr="006F178A" w:rsidRDefault="004C0AAB" w:rsidP="00A07C53">
      <w:pPr>
        <w:pStyle w:val="affff0"/>
        <w:rPr>
          <w:rtl/>
        </w:rPr>
      </w:pPr>
      <w:ins w:id="9829" w:author="מספור קטעי משנה" w:date="2026-10-06T06:45:17Z">
        <w:r>
          <w:rPr>
            <w:rStyle w:val="MisparKeta"/>
          </w:rPr>
          <w:t xml:space="preserve">ג. </w:t>
        </w:r>
      </w:ins>
      <w:r w:rsidRPr="006F178A">
        <w:rPr>
          <w:rtl/>
        </w:rPr>
        <w:t xml:space="preserve">בשעת הגיתות </w:t>
      </w:r>
      <w:r w:rsidR="00497BFC">
        <w:rPr>
          <w:rFonts w:hint="cs"/>
          <w:rtl/>
        </w:rPr>
        <w:t xml:space="preserve">- </w:t>
      </w:r>
      <w:r w:rsidRPr="006F178A">
        <w:rPr>
          <w:rtl/>
        </w:rPr>
        <w:t>נאמני</w:t>
      </w:r>
      <w:r w:rsidR="009B0446">
        <w:rPr>
          <w:rFonts w:hint="cs"/>
          <w:rtl/>
        </w:rPr>
        <w:t>ם</w:t>
      </w:r>
      <w:r w:rsidRPr="006F178A">
        <w:rPr>
          <w:rtl/>
        </w:rPr>
        <w:t xml:space="preserve"> אף על התרומה.</w:t>
      </w:r>
    </w:p>
    <w:p w14:paraId="0B1ACFA2" w14:textId="679722D6" w:rsidR="00731582" w:rsidRDefault="004C0AAB" w:rsidP="0015611B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והך</w:t>
      </w:r>
      <w:r w:rsidR="00731582">
        <w:rPr>
          <w:rtl/>
        </w:rPr>
        <w:t>:</w:t>
      </w:r>
    </w:p>
    <w:p w14:paraId="238C7BB2" w14:textId="04996094" w:rsidR="001B5FF5" w:rsidRPr="006F178A" w:rsidRDefault="004C0AAB" w:rsidP="00A07C53">
      <w:pPr>
        <w:rPr>
          <w:rtl/>
        </w:rPr>
      </w:pPr>
      <w:r w:rsidRPr="006F178A">
        <w:rPr>
          <w:rFonts w:hint="cs"/>
          <w:rtl/>
        </w:rPr>
        <w:t>ד</w:t>
      </w:r>
      <w:r w:rsidR="001B5FF5">
        <w:rPr>
          <w:rFonts w:hint="cs"/>
          <w:rtl/>
        </w:rPr>
        <w:t>כש</w:t>
      </w:r>
      <w:r>
        <w:rPr>
          <w:rtl/>
        </w:rPr>
        <w:t>גומר זיתיו</w:t>
      </w:r>
      <w:r w:rsidRPr="006F178A">
        <w:rPr>
          <w:rtl/>
        </w:rPr>
        <w:t xml:space="preserve"> ישייר קופה, ויתננה לע</w:t>
      </w:r>
      <w:r w:rsidR="001B5FF5">
        <w:rPr>
          <w:rFonts w:hint="cs"/>
          <w:rtl/>
        </w:rPr>
        <w:t>י</w:t>
      </w:r>
      <w:r w:rsidRPr="006F178A">
        <w:rPr>
          <w:rtl/>
        </w:rPr>
        <w:t>ני כהן</w:t>
      </w:r>
      <w:r w:rsidR="001B5FF5">
        <w:rPr>
          <w:rFonts w:hint="cs"/>
          <w:rtl/>
        </w:rPr>
        <w:t>,</w:t>
      </w:r>
      <w:r w:rsidRPr="006F178A">
        <w:rPr>
          <w:rFonts w:hint="cs"/>
          <w:rtl/>
        </w:rPr>
        <w:t xml:space="preserve"> </w:t>
      </w:r>
      <w:r w:rsidRPr="007B4B7C">
        <w:rPr>
          <w:rStyle w:val="affe"/>
          <w:rFonts w:hint="cs"/>
          <w:rtl/>
        </w:rPr>
        <w:t>שלא</w:t>
      </w:r>
      <w:r w:rsidRPr="007B4B7C">
        <w:rPr>
          <w:rStyle w:val="affe"/>
          <w:rtl/>
        </w:rPr>
        <w:t xml:space="preserve"> </w:t>
      </w:r>
      <w:r w:rsidRPr="007B4B7C">
        <w:rPr>
          <w:rStyle w:val="affe"/>
          <w:rFonts w:hint="cs"/>
          <w:rtl/>
        </w:rPr>
        <w:t>נאמן</w:t>
      </w:r>
      <w:r w:rsidR="001B5FF5">
        <w:rPr>
          <w:rStyle w:val="affe"/>
          <w:rFonts w:hint="cs"/>
          <w:rtl/>
        </w:rPr>
        <w:t>,</w:t>
      </w:r>
    </w:p>
    <w:p w14:paraId="6692778F" w14:textId="4954F2B5" w:rsidR="00731582" w:rsidRDefault="00731582" w:rsidP="0015611B">
      <w:pPr>
        <w:pStyle w:val="36"/>
        <w:framePr w:wrap="notBeside"/>
        <w:rPr>
          <w:rtl/>
        </w:rPr>
      </w:pPr>
      <w:r>
        <w:rPr>
          <w:rFonts w:hint="cs"/>
          <w:rtl/>
        </w:rPr>
        <w:t>-</w:t>
      </w:r>
    </w:p>
    <w:p w14:paraId="2DDF1C83" w14:textId="1E9C205E" w:rsidR="004C0AAB" w:rsidRPr="006F178A" w:rsidRDefault="004C0AAB" w:rsidP="00A07C53">
      <w:pPr>
        <w:rPr>
          <w:rtl/>
        </w:rPr>
      </w:pPr>
      <w:r w:rsidRPr="006F178A">
        <w:rPr>
          <w:rFonts w:ascii="Fb Fontext" w:hAnsi="Fb Fontext" w:hint="cs"/>
          <w:sz w:val="20"/>
          <w:rtl/>
        </w:rPr>
        <w:t>במאחרים להתבשל</w:t>
      </w:r>
      <w:r w:rsidR="001B5FF5" w:rsidRPr="007B4B7C">
        <w:rPr>
          <w:rStyle w:val="affe"/>
          <w:rtl/>
        </w:rPr>
        <w:t xml:space="preserve"> אחר זמן רוב גיתות</w:t>
      </w:r>
      <w:r w:rsidR="001B5FF5">
        <w:rPr>
          <w:rStyle w:val="affe"/>
          <w:rFonts w:hint="cs"/>
          <w:rtl/>
        </w:rPr>
        <w:t>,</w:t>
      </w:r>
    </w:p>
    <w:p w14:paraId="044D8B2B" w14:textId="703C32B7" w:rsidR="00731582" w:rsidRDefault="001B5FF5" w:rsidP="0015611B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אבל אין ל</w:t>
      </w:r>
      <w:r w:rsidR="004C0AAB" w:rsidRPr="0087008C">
        <w:rPr>
          <w:rFonts w:hint="eastAsia"/>
          <w:rtl/>
        </w:rPr>
        <w:t>תרץ</w:t>
      </w:r>
      <w:r w:rsidR="00731582">
        <w:rPr>
          <w:rtl/>
        </w:rPr>
        <w:t>:</w:t>
      </w:r>
    </w:p>
    <w:p w14:paraId="635594C5" w14:textId="1C0198BF" w:rsidR="004C0AAB" w:rsidRPr="006F178A" w:rsidRDefault="001B5FF5" w:rsidP="00A07C53">
      <w:pPr>
        <w:rPr>
          <w:rtl/>
        </w:rPr>
      </w:pPr>
      <w:r>
        <w:rPr>
          <w:rFonts w:ascii="Fb Fontext" w:hAnsi="Fb Fontext" w:hint="cs"/>
          <w:rtl/>
        </w:rPr>
        <w:t>שמדובר ב</w:t>
      </w:r>
      <w:r w:rsidR="004C0AAB" w:rsidRPr="006F178A">
        <w:rPr>
          <w:rFonts w:ascii="Fb Fontext" w:hAnsi="Fb Fontext" w:hint="cs"/>
          <w:rtl/>
        </w:rPr>
        <w:t>גליל</w:t>
      </w:r>
      <w:r>
        <w:rPr>
          <w:rFonts w:ascii="Fb Fontext" w:hAnsi="Fb Fontext" w:hint="cs"/>
          <w:rtl/>
        </w:rPr>
        <w:t>,</w:t>
      </w:r>
      <w:r w:rsidR="004C0AAB" w:rsidRPr="006F178A">
        <w:rPr>
          <w:rFonts w:ascii="Fb Fontext" w:hAnsi="Fb Fontext" w:hint="cs"/>
          <w:rtl/>
        </w:rPr>
        <w:t xml:space="preserve"> </w:t>
      </w:r>
      <w:r w:rsidRPr="007B4B7C">
        <w:rPr>
          <w:rStyle w:val="affe"/>
          <w:rFonts w:hint="cs"/>
          <w:rtl/>
        </w:rPr>
        <w:t>ו</w:t>
      </w:r>
      <w:r w:rsidR="004C0AAB" w:rsidRPr="007B4B7C">
        <w:rPr>
          <w:rStyle w:val="affe"/>
          <w:rFonts w:hint="cs"/>
          <w:rtl/>
        </w:rPr>
        <w:t>אינם</w:t>
      </w:r>
      <w:r w:rsidR="004C0AAB" w:rsidRPr="007B4B7C">
        <w:rPr>
          <w:rStyle w:val="affe"/>
          <w:rtl/>
        </w:rPr>
        <w:t xml:space="preserve"> </w:t>
      </w:r>
      <w:r w:rsidR="004C0AAB" w:rsidRPr="007B4B7C">
        <w:rPr>
          <w:rStyle w:val="affe"/>
          <w:rFonts w:hint="cs"/>
          <w:rtl/>
        </w:rPr>
        <w:t>נאמנים</w:t>
      </w:r>
      <w:r w:rsidRPr="007B4B7C">
        <w:rPr>
          <w:rStyle w:val="affe"/>
          <w:rtl/>
        </w:rPr>
        <w:t xml:space="preserve"> וכמו בקודש,</w:t>
      </w:r>
    </w:p>
    <w:p w14:paraId="1B3864F5" w14:textId="57256815" w:rsidR="00731582" w:rsidRDefault="004C0AAB" w:rsidP="0015611B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ד</w:t>
      </w:r>
      <w:r w:rsidR="001B5FF5" w:rsidRPr="0087008C">
        <w:rPr>
          <w:rFonts w:hint="cs"/>
          <w:rtl/>
        </w:rPr>
        <w:t>תניא</w:t>
      </w:r>
      <w:r w:rsidR="00731582">
        <w:rPr>
          <w:rFonts w:hint="cs"/>
          <w:rtl/>
        </w:rPr>
        <w:t>:</w:t>
      </w:r>
    </w:p>
    <w:p w14:paraId="045F863C" w14:textId="2DE09171" w:rsidR="001B5FF5" w:rsidRDefault="004C0AAB" w:rsidP="00A07C53">
      <w:pPr>
        <w:rPr>
          <w:rtl/>
        </w:rPr>
      </w:pPr>
      <w:r w:rsidRPr="006F178A">
        <w:rPr>
          <w:rtl/>
        </w:rPr>
        <w:t>עבר הירדן וגליל</w:t>
      </w:r>
      <w:r w:rsidR="001B5FF5">
        <w:rPr>
          <w:rFonts w:hint="cs"/>
          <w:rtl/>
        </w:rPr>
        <w:t xml:space="preserve"> -</w:t>
      </w:r>
      <w:r w:rsidRPr="006F178A">
        <w:rPr>
          <w:rtl/>
        </w:rPr>
        <w:t xml:space="preserve"> כיהודה, </w:t>
      </w:r>
      <w:r w:rsidR="001B5FF5">
        <w:rPr>
          <w:rFonts w:hint="cs"/>
          <w:rtl/>
        </w:rPr>
        <w:t>ו</w:t>
      </w:r>
      <w:r w:rsidRPr="006F178A">
        <w:rPr>
          <w:rtl/>
        </w:rPr>
        <w:t xml:space="preserve">נאמנין </w:t>
      </w:r>
      <w:r w:rsidR="001B5FF5">
        <w:rPr>
          <w:rFonts w:hint="cs"/>
          <w:rtl/>
        </w:rPr>
        <w:t>בזמן הגיתות.</w:t>
      </w:r>
    </w:p>
    <w:p w14:paraId="31EDC6A0" w14:textId="77777777" w:rsidR="004C0AAB" w:rsidRPr="006F178A" w:rsidRDefault="004C0AAB" w:rsidP="00A7758B">
      <w:pPr>
        <w:pStyle w:val="afff3"/>
        <w:framePr w:wrap="around"/>
        <w:rPr>
          <w:rtl/>
        </w:rPr>
      </w:pPr>
      <w:r w:rsidRPr="006F178A">
        <w:rPr>
          <w:rFonts w:hint="cs"/>
          <w:rtl/>
        </w:rPr>
        <w:t>כה:</w:t>
      </w:r>
    </w:p>
    <w:p w14:paraId="09E9AA24" w14:textId="43689EF4" w:rsidR="004C0AAB" w:rsidRPr="000858ED" w:rsidRDefault="004C0AAB" w:rsidP="00A07C53">
      <w:pPr>
        <w:pStyle w:val="affff0"/>
        <w:rPr>
          <w:rtl/>
        </w:rPr>
      </w:pPr>
      <w:ins w:id="9830" w:author="מספור קטעי משנה" w:date="2026-10-06T06:45:17Z">
        <w:r>
          <w:rPr>
            <w:rStyle w:val="MisparKeta"/>
          </w:rPr>
          <w:t xml:space="preserve">ג. </w:t>
        </w:r>
      </w:ins>
      <w:r w:rsidRPr="000858ED">
        <w:rPr>
          <w:rtl/>
        </w:rPr>
        <w:t>עברו הגיתות</w:t>
      </w:r>
      <w:r w:rsidR="001B5FF5">
        <w:rPr>
          <w:rFonts w:hint="cs"/>
          <w:rtl/>
        </w:rPr>
        <w:t>..</w:t>
      </w:r>
      <w:r w:rsidRPr="000858ED">
        <w:rPr>
          <w:rtl/>
        </w:rPr>
        <w:t xml:space="preserve"> והביאו לו חבית</w:t>
      </w:r>
      <w:r w:rsidR="001B5FF5">
        <w:rPr>
          <w:rFonts w:hint="cs"/>
          <w:rtl/>
        </w:rPr>
        <w:t>..</w:t>
      </w:r>
      <w:r w:rsidRPr="000858ED">
        <w:rPr>
          <w:rtl/>
        </w:rPr>
        <w:t xml:space="preserve"> לא יקבלנה</w:t>
      </w:r>
      <w:r w:rsidR="001B5FF5">
        <w:rPr>
          <w:rFonts w:hint="cs"/>
          <w:rtl/>
        </w:rPr>
        <w:t>.</w:t>
      </w:r>
      <w:r w:rsidRPr="000858ED">
        <w:rPr>
          <w:rtl/>
        </w:rPr>
        <w:t>.</w:t>
      </w:r>
    </w:p>
    <w:p w14:paraId="7324F599" w14:textId="720EB6D7" w:rsidR="00731582" w:rsidRDefault="001B5FF5" w:rsidP="0015611B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א</w:t>
      </w:r>
      <w:r w:rsidR="004C0AAB" w:rsidRPr="0087008C">
        <w:rPr>
          <w:rtl/>
        </w:rPr>
        <w:t>בע</w:t>
      </w:r>
      <w:r w:rsidRPr="0087008C">
        <w:rPr>
          <w:rFonts w:hint="cs"/>
          <w:rtl/>
        </w:rPr>
        <w:t>יא</w:t>
      </w:r>
      <w:r w:rsidR="00731582">
        <w:rPr>
          <w:rtl/>
        </w:rPr>
        <w:t>:</w:t>
      </w:r>
    </w:p>
    <w:p w14:paraId="6430DB87" w14:textId="5D85DABA" w:rsidR="004C0AAB" w:rsidRPr="006F178A" w:rsidRDefault="004C0AAB" w:rsidP="0015611B">
      <w:pPr>
        <w:rPr>
          <w:rFonts w:cs="Guttman Vilna"/>
          <w:b/>
          <w:rtl/>
        </w:rPr>
      </w:pPr>
      <w:r w:rsidRPr="006F178A">
        <w:rPr>
          <w:rtl/>
        </w:rPr>
        <w:t>עבר וקיבלה, מהו שיניחנה לגת הבאה</w:t>
      </w:r>
      <w:r w:rsidR="001B5FF5">
        <w:rPr>
          <w:rFonts w:hint="cs"/>
          <w:rtl/>
        </w:rPr>
        <w:t>?</w:t>
      </w:r>
    </w:p>
    <w:p w14:paraId="455D2898" w14:textId="63A4532C" w:rsidR="00731582" w:rsidRDefault="001B5FF5" w:rsidP="0015611B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 xml:space="preserve">ואין </w:t>
      </w:r>
      <w:r w:rsidR="004C0AAB" w:rsidRPr="0087008C">
        <w:rPr>
          <w:rFonts w:hint="cs"/>
          <w:rtl/>
        </w:rPr>
        <w:t>לפשוט</w:t>
      </w:r>
      <w:r w:rsidRPr="0087008C">
        <w:rPr>
          <w:rFonts w:hint="cs"/>
          <w:rtl/>
        </w:rPr>
        <w:t xml:space="preserve"> מדתנן</w:t>
      </w:r>
      <w:r w:rsidR="00731582">
        <w:rPr>
          <w:rFonts w:hint="cs"/>
          <w:rtl/>
        </w:rPr>
        <w:t>:</w:t>
      </w:r>
    </w:p>
    <w:p w14:paraId="16D6F17F" w14:textId="77777777" w:rsidR="00C0473D" w:rsidRDefault="004C0AAB" w:rsidP="00A07C53">
      <w:pPr>
        <w:rPr>
          <w:rtl/>
        </w:rPr>
      </w:pPr>
      <w:r w:rsidRPr="006F178A">
        <w:rPr>
          <w:rtl/>
        </w:rPr>
        <w:t>חבר וע</w:t>
      </w:r>
      <w:r w:rsidR="001B5FF5">
        <w:rPr>
          <w:rFonts w:hint="cs"/>
          <w:rtl/>
        </w:rPr>
        <w:t>"</w:t>
      </w:r>
      <w:r w:rsidRPr="006F178A">
        <w:rPr>
          <w:rtl/>
        </w:rPr>
        <w:t>ה שירשו אביהם ע</w:t>
      </w:r>
      <w:r w:rsidR="001B5FF5">
        <w:rPr>
          <w:rFonts w:hint="cs"/>
          <w:rtl/>
        </w:rPr>
        <w:t>"</w:t>
      </w:r>
      <w:r w:rsidRPr="006F178A">
        <w:rPr>
          <w:rtl/>
        </w:rPr>
        <w:t>ה</w:t>
      </w:r>
      <w:r w:rsidR="001B5FF5">
        <w:rPr>
          <w:rFonts w:hint="cs"/>
          <w:rtl/>
        </w:rPr>
        <w:t>:</w:t>
      </w:r>
    </w:p>
    <w:p w14:paraId="01105CF3" w14:textId="68D036E6" w:rsidR="004C0AAB" w:rsidRPr="007B4B7C" w:rsidRDefault="001B5FF5" w:rsidP="00A07C53">
      <w:pPr>
        <w:rPr>
          <w:rtl/>
        </w:rPr>
      </w:pPr>
      <w:r>
        <w:rPr>
          <w:rFonts w:hint="cs"/>
          <w:rtl/>
        </w:rPr>
        <w:t>אומר</w:t>
      </w:r>
      <w:r w:rsidR="004C0AAB" w:rsidRPr="007B4B7C">
        <w:rPr>
          <w:rtl/>
        </w:rPr>
        <w:t xml:space="preserve"> לו</w:t>
      </w:r>
      <w:r>
        <w:rPr>
          <w:rFonts w:hint="cs"/>
          <w:rtl/>
        </w:rPr>
        <w:t>,</w:t>
      </w:r>
      <w:r w:rsidR="004C0AAB" w:rsidRPr="007B4B7C">
        <w:rPr>
          <w:rtl/>
        </w:rPr>
        <w:t xml:space="preserve"> </w:t>
      </w:r>
      <w:r w:rsidR="004C0AAB" w:rsidRPr="001B5FF5">
        <w:rPr>
          <w:rtl/>
        </w:rPr>
        <w:t>טול</w:t>
      </w:r>
      <w:r w:rsidR="004C0AAB" w:rsidRPr="006F178A">
        <w:rPr>
          <w:rtl/>
        </w:rPr>
        <w:t xml:space="preserve"> חטי</w:t>
      </w:r>
      <w:r w:rsidR="00044FBC">
        <w:rPr>
          <w:rFonts w:hint="cs"/>
          <w:rtl/>
        </w:rPr>
        <w:t>ם</w:t>
      </w:r>
      <w:r w:rsidR="004C0AAB" w:rsidRPr="006F178A">
        <w:rPr>
          <w:rtl/>
        </w:rPr>
        <w:t xml:space="preserve"> שבמקום </w:t>
      </w:r>
      <w:r>
        <w:rPr>
          <w:rFonts w:hint="cs"/>
          <w:rtl/>
        </w:rPr>
        <w:t>זה</w:t>
      </w:r>
      <w:r w:rsidR="004C0AAB" w:rsidRPr="006F178A">
        <w:rPr>
          <w:rFonts w:hint="cs"/>
          <w:rtl/>
        </w:rPr>
        <w:t>,</w:t>
      </w:r>
      <w:r w:rsidR="004C0AAB" w:rsidRPr="006F178A">
        <w:rPr>
          <w:rtl/>
        </w:rPr>
        <w:t xml:space="preserve"> ואני </w:t>
      </w:r>
      <w:r>
        <w:rPr>
          <w:rFonts w:hint="cs"/>
          <w:rtl/>
        </w:rPr>
        <w:t>חיטי</w:t>
      </w:r>
      <w:r w:rsidR="00044FBC">
        <w:rPr>
          <w:rFonts w:hint="cs"/>
          <w:rtl/>
        </w:rPr>
        <w:t>ם</w:t>
      </w:r>
      <w:r>
        <w:rPr>
          <w:rFonts w:hint="cs"/>
          <w:rtl/>
        </w:rPr>
        <w:t xml:space="preserve"> </w:t>
      </w:r>
      <w:r w:rsidR="004C0AAB" w:rsidRPr="001B5FF5">
        <w:rPr>
          <w:rtl/>
        </w:rPr>
        <w:t xml:space="preserve">שבמקום </w:t>
      </w:r>
      <w:r w:rsidRPr="001B5FF5">
        <w:rPr>
          <w:rFonts w:hint="cs"/>
          <w:rtl/>
        </w:rPr>
        <w:t>זה</w:t>
      </w:r>
      <w:r w:rsidRPr="007B4B7C">
        <w:rPr>
          <w:rtl/>
        </w:rPr>
        <w:t>,</w:t>
      </w:r>
    </w:p>
    <w:p w14:paraId="55386AE2" w14:textId="056772CA" w:rsidR="001B5FF5" w:rsidRDefault="004C0AAB" w:rsidP="00A07C53">
      <w:pPr>
        <w:rPr>
          <w:rStyle w:val="affc"/>
          <w:rtl/>
        </w:rPr>
      </w:pPr>
      <w:r w:rsidRPr="007B4B7C">
        <w:rPr>
          <w:rtl/>
        </w:rPr>
        <w:t>אבל לא</w:t>
      </w:r>
      <w:r w:rsidR="001B5FF5">
        <w:rPr>
          <w:rFonts w:hint="cs"/>
          <w:rtl/>
        </w:rPr>
        <w:t>,</w:t>
      </w:r>
      <w:r w:rsidRPr="001B5FF5">
        <w:rPr>
          <w:rtl/>
        </w:rPr>
        <w:t xml:space="preserve"> </w:t>
      </w:r>
      <w:r w:rsidR="001B5FF5" w:rsidRPr="001B5FF5">
        <w:rPr>
          <w:rtl/>
        </w:rPr>
        <w:t>את</w:t>
      </w:r>
      <w:r w:rsidR="001B5FF5" w:rsidRPr="006F178A">
        <w:rPr>
          <w:rtl/>
        </w:rPr>
        <w:t>ה חטי</w:t>
      </w:r>
      <w:r w:rsidR="00044FBC">
        <w:rPr>
          <w:rFonts w:hint="cs"/>
          <w:rtl/>
        </w:rPr>
        <w:t>ם</w:t>
      </w:r>
      <w:r w:rsidR="001B5FF5" w:rsidRPr="006F178A">
        <w:rPr>
          <w:rtl/>
        </w:rPr>
        <w:t xml:space="preserve"> ואני שעורים</w:t>
      </w:r>
      <w:r w:rsidR="001B5FF5">
        <w:rPr>
          <w:rFonts w:hint="cs"/>
          <w:rtl/>
        </w:rPr>
        <w:t>,</w:t>
      </w:r>
      <w:r w:rsidRPr="001B5FF5">
        <w:rPr>
          <w:rtl/>
        </w:rPr>
        <w:t xml:space="preserve"> אתה לח ואני יבש,</w:t>
      </w:r>
    </w:p>
    <w:p w14:paraId="57D1DC41" w14:textId="51E39F12" w:rsidR="00731582" w:rsidRDefault="004C0AAB" w:rsidP="0015611B">
      <w:pPr>
        <w:pStyle w:val="36"/>
        <w:framePr w:wrap="notBeside"/>
        <w:rPr>
          <w:rtl/>
        </w:rPr>
      </w:pPr>
      <w:r w:rsidRPr="0087008C">
        <w:rPr>
          <w:rtl/>
        </w:rPr>
        <w:t>ותני</w:t>
      </w:r>
      <w:r w:rsidR="00731582">
        <w:rPr>
          <w:rtl/>
        </w:rPr>
        <w:t>:</w:t>
      </w:r>
    </w:p>
    <w:p w14:paraId="5310CE6D" w14:textId="21EB380C" w:rsidR="004C0AAB" w:rsidRPr="006F178A" w:rsidRDefault="004C0AAB" w:rsidP="00697E8B">
      <w:pPr>
        <w:rPr>
          <w:rFonts w:cs="Guttman Vilna"/>
          <w:b/>
          <w:rtl/>
        </w:rPr>
      </w:pPr>
      <w:r w:rsidRPr="006F178A">
        <w:rPr>
          <w:rtl/>
        </w:rPr>
        <w:t>שורף הלח</w:t>
      </w:r>
      <w:r w:rsidR="001B5FF5">
        <w:rPr>
          <w:rFonts w:hint="cs"/>
          <w:rtl/>
        </w:rPr>
        <w:t>,</w:t>
      </w:r>
      <w:r w:rsidRPr="006F178A">
        <w:rPr>
          <w:rtl/>
        </w:rPr>
        <w:t xml:space="preserve"> </w:t>
      </w:r>
      <w:r w:rsidR="001B5FF5">
        <w:rPr>
          <w:rtl/>
        </w:rPr>
        <w:tab/>
      </w:r>
      <w:r w:rsidR="001B5FF5">
        <w:rPr>
          <w:rtl/>
        </w:rPr>
        <w:tab/>
      </w:r>
      <w:r w:rsidR="001B5FF5">
        <w:rPr>
          <w:rtl/>
        </w:rPr>
        <w:tab/>
      </w:r>
      <w:r w:rsidR="001B5FF5">
        <w:rPr>
          <w:rtl/>
        </w:rPr>
        <w:tab/>
      </w:r>
      <w:r w:rsidRPr="005E6BC8">
        <w:rPr>
          <w:rFonts w:cs="PFT_Frank" w:hint="cs"/>
          <w:b/>
          <w:bCs/>
          <w:szCs w:val="14"/>
          <w:rtl/>
        </w:rPr>
        <w:t>ולא</w:t>
      </w:r>
      <w:r w:rsidRPr="005E6BC8">
        <w:rPr>
          <w:rFonts w:cs="PFT_Frank"/>
          <w:b/>
          <w:bCs/>
          <w:szCs w:val="14"/>
          <w:rtl/>
        </w:rPr>
        <w:t xml:space="preserve"> אמרי' </w:t>
      </w:r>
      <w:r w:rsidR="001B5FF5" w:rsidRPr="005E6BC8">
        <w:rPr>
          <w:rFonts w:cs="PFT_Frank" w:hint="cs"/>
          <w:b/>
          <w:bCs/>
          <w:szCs w:val="14"/>
          <w:rtl/>
        </w:rPr>
        <w:t>שי</w:t>
      </w:r>
      <w:r w:rsidRPr="005E6BC8">
        <w:rPr>
          <w:rFonts w:cs="PFT_Frank" w:hint="cs"/>
          <w:b/>
          <w:bCs/>
          <w:szCs w:val="14"/>
          <w:rtl/>
        </w:rPr>
        <w:t>ניח</w:t>
      </w:r>
      <w:r w:rsidRPr="005E6BC8">
        <w:rPr>
          <w:rFonts w:cs="PFT_Frank"/>
          <w:b/>
          <w:bCs/>
          <w:szCs w:val="14"/>
          <w:rtl/>
        </w:rPr>
        <w:t xml:space="preserve"> </w:t>
      </w:r>
      <w:r w:rsidRPr="005E6BC8">
        <w:rPr>
          <w:rFonts w:cs="PFT_Frank" w:hint="cs"/>
          <w:b/>
          <w:bCs/>
          <w:szCs w:val="14"/>
          <w:rtl/>
        </w:rPr>
        <w:t>לגת</w:t>
      </w:r>
      <w:r w:rsidRPr="005E6BC8">
        <w:rPr>
          <w:rFonts w:cs="PFT_Frank"/>
          <w:b/>
          <w:bCs/>
          <w:szCs w:val="14"/>
          <w:rtl/>
        </w:rPr>
        <w:t xml:space="preserve"> </w:t>
      </w:r>
      <w:r w:rsidRPr="005E6BC8">
        <w:rPr>
          <w:rFonts w:cs="PFT_Frank" w:hint="cs"/>
          <w:b/>
          <w:bCs/>
          <w:szCs w:val="14"/>
          <w:rtl/>
        </w:rPr>
        <w:t>הבאה</w:t>
      </w:r>
      <w:r w:rsidR="001B5FF5" w:rsidRPr="007B4B7C">
        <w:rPr>
          <w:rtl/>
        </w:rPr>
        <w:t>,</w:t>
      </w:r>
    </w:p>
    <w:p w14:paraId="56D46972" w14:textId="36090068" w:rsidR="00731582" w:rsidRDefault="004C0AAB" w:rsidP="0015611B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וד</w:t>
      </w:r>
      <w:r w:rsidR="001B5FF5" w:rsidRPr="0087008C">
        <w:rPr>
          <w:rFonts w:hint="cs"/>
          <w:rtl/>
        </w:rPr>
        <w:t>ו</w:t>
      </w:r>
      <w:r w:rsidRPr="0087008C">
        <w:rPr>
          <w:rFonts w:hint="cs"/>
          <w:rtl/>
        </w:rPr>
        <w:t>חי</w:t>
      </w:r>
      <w:r w:rsidR="001B5FF5" w:rsidRPr="0087008C">
        <w:rPr>
          <w:rFonts w:hint="cs"/>
          <w:rtl/>
        </w:rPr>
        <w:t>ם</w:t>
      </w:r>
      <w:r w:rsidR="00731582">
        <w:rPr>
          <w:rFonts w:hint="cs"/>
          <w:rtl/>
        </w:rPr>
        <w:t>:</w:t>
      </w:r>
    </w:p>
    <w:p w14:paraId="46CC03CA" w14:textId="28FB96C9" w:rsidR="004C0AAB" w:rsidRPr="006F178A" w:rsidRDefault="001B5FF5" w:rsidP="00A07C53">
      <w:pPr>
        <w:rPr>
          <w:rtl/>
        </w:rPr>
      </w:pPr>
      <w:r>
        <w:rPr>
          <w:rFonts w:hint="cs"/>
          <w:rtl/>
        </w:rPr>
        <w:t xml:space="preserve">בדבר </w:t>
      </w:r>
      <w:r w:rsidR="004C0AAB" w:rsidRPr="006F178A">
        <w:rPr>
          <w:rFonts w:hint="cs"/>
          <w:rtl/>
        </w:rPr>
        <w:t>שאין לו גת</w:t>
      </w:r>
      <w:r w:rsidRPr="007B4B7C">
        <w:rPr>
          <w:rStyle w:val="affe"/>
          <w:rtl/>
        </w:rPr>
        <w:t xml:space="preserve"> </w:t>
      </w:r>
      <w:r w:rsidR="00AE491B">
        <w:rPr>
          <w:rStyle w:val="affe"/>
          <w:rFonts w:hint="cs"/>
          <w:rtl/>
        </w:rPr>
        <w:t>-</w:t>
      </w:r>
      <w:r w:rsidRPr="007B4B7C">
        <w:rPr>
          <w:rStyle w:val="affe"/>
          <w:rFonts w:hint="cs"/>
          <w:rtl/>
        </w:rPr>
        <w:t>שכר</w:t>
      </w:r>
      <w:r w:rsidRPr="007B4B7C">
        <w:rPr>
          <w:rStyle w:val="affe"/>
          <w:rtl/>
        </w:rPr>
        <w:t xml:space="preserve"> </w:t>
      </w:r>
      <w:r w:rsidRPr="007B4B7C">
        <w:rPr>
          <w:rStyle w:val="affe"/>
          <w:rFonts w:hint="cs"/>
          <w:rtl/>
        </w:rPr>
        <w:t>תמרים</w:t>
      </w:r>
      <w:r>
        <w:rPr>
          <w:rStyle w:val="affe"/>
          <w:rFonts w:hint="cs"/>
          <w:rtl/>
        </w:rPr>
        <w:t>,</w:t>
      </w:r>
      <w:r w:rsidR="004C0AAB" w:rsidRPr="006F178A">
        <w:rPr>
          <w:rFonts w:hint="cs"/>
          <w:rtl/>
        </w:rPr>
        <w:t xml:space="preserve"> ואינו משתמר עד הרגל</w:t>
      </w:r>
      <w:r>
        <w:rPr>
          <w:rFonts w:hint="cs"/>
          <w:rtl/>
        </w:rPr>
        <w:t>.</w:t>
      </w:r>
    </w:p>
    <w:p w14:paraId="508B6837" w14:textId="2F28DE7A" w:rsidR="004C0AAB" w:rsidRPr="007B4B7C" w:rsidRDefault="004C0AAB" w:rsidP="00A07C53">
      <w:pPr>
        <w:pStyle w:val="affff0"/>
        <w:rPr>
          <w:rtl/>
        </w:rPr>
      </w:pPr>
      <w:ins w:id="9831" w:author="מספור קטעי משנה" w:date="2026-10-06T06:45:17Z">
        <w:r>
          <w:rPr>
            <w:rStyle w:val="MisparKeta"/>
          </w:rPr>
          <w:t xml:space="preserve">א. </w:t>
        </w:r>
      </w:ins>
      <w:r w:rsidRPr="007B4B7C">
        <w:rPr>
          <w:rtl/>
        </w:rPr>
        <w:t>ואם אמר</w:t>
      </w:r>
      <w:r w:rsidR="001B5FF5" w:rsidRPr="007B4B7C">
        <w:rPr>
          <w:rtl/>
        </w:rPr>
        <w:t>:</w:t>
      </w:r>
      <w:r w:rsidRPr="007B4B7C">
        <w:rPr>
          <w:rtl/>
        </w:rPr>
        <w:t xml:space="preserve"> </w:t>
      </w:r>
      <w:r w:rsidR="00497BFC">
        <w:rPr>
          <w:rFonts w:hint="cs"/>
          <w:rtl/>
        </w:rPr>
        <w:t>'</w:t>
      </w:r>
      <w:r w:rsidRPr="007B4B7C">
        <w:rPr>
          <w:rtl/>
        </w:rPr>
        <w:t>הפרשתי לתוכה רביעית קדש</w:t>
      </w:r>
      <w:r w:rsidR="00497BFC">
        <w:rPr>
          <w:rFonts w:hint="cs"/>
          <w:rtl/>
        </w:rPr>
        <w:t>'</w:t>
      </w:r>
      <w:r w:rsidRPr="007B4B7C">
        <w:rPr>
          <w:rtl/>
        </w:rPr>
        <w:t xml:space="preserve"> </w:t>
      </w:r>
      <w:r w:rsidR="001B5FF5">
        <w:rPr>
          <w:rFonts w:hint="cs"/>
          <w:rtl/>
        </w:rPr>
        <w:t xml:space="preserve">- </w:t>
      </w:r>
      <w:r w:rsidRPr="007B4B7C">
        <w:rPr>
          <w:rtl/>
        </w:rPr>
        <w:t>נאמן.</w:t>
      </w:r>
    </w:p>
    <w:p w14:paraId="3D4E412E" w14:textId="3B46C380" w:rsidR="00731582" w:rsidRDefault="001B5FF5" w:rsidP="0087008C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תנן התם</w:t>
      </w:r>
      <w:r w:rsidR="00731582">
        <w:rPr>
          <w:rFonts w:hint="cs"/>
          <w:rtl/>
        </w:rPr>
        <w:t>:</w:t>
      </w:r>
    </w:p>
    <w:p w14:paraId="0F29F255" w14:textId="2DDE1EBF" w:rsidR="004C0AAB" w:rsidRPr="006F178A" w:rsidRDefault="004C0AAB" w:rsidP="00A07C53">
      <w:pPr>
        <w:rPr>
          <w:rFonts w:cs="Guttman Vilna"/>
          <w:b/>
          <w:rtl/>
        </w:rPr>
      </w:pPr>
      <w:r w:rsidRPr="006F178A">
        <w:rPr>
          <w:rtl/>
        </w:rPr>
        <w:t>בודקין לעושי פסח, ואין בודקין לתרומה.</w:t>
      </w:r>
    </w:p>
    <w:p w14:paraId="3BAAB894" w14:textId="5E2D5C14" w:rsidR="001B5FF5" w:rsidRDefault="001B5FF5" w:rsidP="00A07C53">
      <w:pPr>
        <w:rPr>
          <w:rtl/>
        </w:rPr>
      </w:pPr>
      <w:r w:rsidRPr="005E6BC8">
        <w:rPr>
          <w:rFonts w:cs="PFT_Frank" w:hint="cs"/>
          <w:b/>
          <w:bCs/>
          <w:szCs w:val="14"/>
          <w:rtl/>
        </w:rPr>
        <w:t>והיינו</w:t>
      </w:r>
      <w:r w:rsidR="004C0AAB" w:rsidRPr="006F178A">
        <w:rPr>
          <w:rtl/>
        </w:rPr>
        <w:t xml:space="preserve"> </w:t>
      </w:r>
      <w:r>
        <w:rPr>
          <w:rFonts w:hint="cs"/>
          <w:rtl/>
        </w:rPr>
        <w:t>ש</w:t>
      </w:r>
      <w:r w:rsidR="004C0AAB" w:rsidRPr="006F178A">
        <w:rPr>
          <w:rtl/>
        </w:rPr>
        <w:t>מנפח בית הפרס והו</w:t>
      </w:r>
      <w:r w:rsidR="004C0AAB" w:rsidRPr="001B5FF5">
        <w:rPr>
          <w:rtl/>
        </w:rPr>
        <w:t>לך</w:t>
      </w:r>
      <w:r w:rsidRPr="007F2C2A">
        <w:rPr>
          <w:rtl/>
        </w:rPr>
        <w:t>,</w:t>
      </w:r>
      <w:r w:rsidR="004C0AAB" w:rsidRPr="007B4B7C">
        <w:rPr>
          <w:rtl/>
        </w:rPr>
        <w:t xml:space="preserve"> </w:t>
      </w:r>
      <w:r w:rsidRPr="005E6BC8">
        <w:rPr>
          <w:rFonts w:cs="PFT_Frank" w:hint="cs"/>
          <w:b/>
          <w:bCs/>
          <w:szCs w:val="14"/>
          <w:rtl/>
        </w:rPr>
        <w:t>או</w:t>
      </w:r>
      <w:r w:rsidR="004C0AAB" w:rsidRPr="006F178A">
        <w:rPr>
          <w:rtl/>
        </w:rPr>
        <w:t xml:space="preserve"> שנ</w:t>
      </w:r>
      <w:r>
        <w:rPr>
          <w:rFonts w:hint="cs"/>
          <w:rtl/>
        </w:rPr>
        <w:t>י</w:t>
      </w:r>
      <w:r w:rsidR="004C0AAB" w:rsidRPr="006F178A">
        <w:rPr>
          <w:rtl/>
        </w:rPr>
        <w:t>דש</w:t>
      </w:r>
      <w:r>
        <w:rPr>
          <w:rFonts w:hint="cs"/>
          <w:rtl/>
        </w:rPr>
        <w:t xml:space="preserve"> ברגל</w:t>
      </w:r>
      <w:r w:rsidR="004C0AAB" w:rsidRPr="006F178A">
        <w:rPr>
          <w:rtl/>
        </w:rPr>
        <w:t xml:space="preserve"> </w:t>
      </w:r>
      <w:r>
        <w:rPr>
          <w:rFonts w:hint="cs"/>
          <w:rtl/>
        </w:rPr>
        <w:t>ו</w:t>
      </w:r>
      <w:r w:rsidR="004C0AAB" w:rsidRPr="006F178A">
        <w:rPr>
          <w:rtl/>
        </w:rPr>
        <w:t>טהר</w:t>
      </w:r>
      <w:r>
        <w:rPr>
          <w:rFonts w:hint="cs"/>
          <w:rtl/>
        </w:rPr>
        <w:t>,</w:t>
      </w:r>
    </w:p>
    <w:p w14:paraId="25917DC1" w14:textId="5414DE98" w:rsidR="004C0AAB" w:rsidRPr="006F178A" w:rsidRDefault="001B5FF5" w:rsidP="00A07C53">
      <w:pPr>
        <w:rPr>
          <w:rFonts w:cs="Guttman Vilna"/>
          <w:b/>
          <w:rtl/>
        </w:rPr>
      </w:pPr>
      <w:r>
        <w:rPr>
          <w:rFonts w:hint="cs"/>
          <w:rtl/>
        </w:rPr>
        <w:t>ורק</w:t>
      </w:r>
      <w:r w:rsidR="004C0AAB" w:rsidRPr="006F178A">
        <w:rPr>
          <w:rtl/>
        </w:rPr>
        <w:t xml:space="preserve"> לעושי פסח</w:t>
      </w:r>
      <w:r>
        <w:rPr>
          <w:rFonts w:hint="cs"/>
          <w:rtl/>
        </w:rPr>
        <w:t xml:space="preserve"> -</w:t>
      </w:r>
      <w:r w:rsidR="004C0AAB" w:rsidRPr="006F178A">
        <w:rPr>
          <w:rtl/>
        </w:rPr>
        <w:t xml:space="preserve"> </w:t>
      </w:r>
      <w:r>
        <w:rPr>
          <w:rFonts w:hint="cs"/>
          <w:rtl/>
        </w:rPr>
        <w:t>ש</w:t>
      </w:r>
      <w:r w:rsidR="004C0AAB" w:rsidRPr="006F178A">
        <w:rPr>
          <w:rtl/>
        </w:rPr>
        <w:t>לא העמידו דבריהן במקום כרת.</w:t>
      </w:r>
    </w:p>
    <w:p w14:paraId="74E4F04F" w14:textId="4B63BD02" w:rsidR="004C0AAB" w:rsidRPr="006F178A" w:rsidRDefault="001B5FF5" w:rsidP="00A07C53">
      <w:pPr>
        <w:rPr>
          <w:rtl/>
        </w:rPr>
      </w:pPr>
      <w:r>
        <w:rPr>
          <w:rStyle w:val="affc"/>
          <w:rFonts w:hint="cs"/>
          <w:rtl/>
        </w:rPr>
        <w:t>ב</w:t>
      </w:r>
      <w:r w:rsidR="004C0AAB" w:rsidRPr="007B4B7C">
        <w:rPr>
          <w:rStyle w:val="affc"/>
          <w:rtl/>
        </w:rPr>
        <w:t>דק לפסחו</w:t>
      </w:r>
      <w:r w:rsidRPr="007B4B7C">
        <w:rPr>
          <w:rStyle w:val="affc"/>
          <w:rtl/>
        </w:rPr>
        <w:t>,</w:t>
      </w:r>
      <w:r w:rsidR="004C0AAB" w:rsidRPr="007B4B7C">
        <w:rPr>
          <w:rStyle w:val="affc"/>
          <w:rtl/>
        </w:rPr>
        <w:t xml:space="preserve"> </w:t>
      </w:r>
      <w:r w:rsidRPr="007B4B7C">
        <w:rPr>
          <w:rStyle w:val="affc"/>
          <w:rFonts w:hint="cs"/>
          <w:rtl/>
        </w:rPr>
        <w:t>ל</w:t>
      </w:r>
      <w:r w:rsidR="004C0AAB" w:rsidRPr="00055EFA">
        <w:rPr>
          <w:rStyle w:val="affc"/>
          <w:rFonts w:hint="eastAsia"/>
          <w:rtl/>
        </w:rPr>
        <w:t>עולא</w:t>
      </w:r>
      <w:r w:rsidR="004C0AAB" w:rsidRPr="007B4B7C">
        <w:rPr>
          <w:rtl/>
        </w:rPr>
        <w:t>:</w:t>
      </w:r>
      <w:r w:rsidR="004C0AAB" w:rsidRPr="001B5FF5">
        <w:rPr>
          <w:rtl/>
        </w:rPr>
        <w:t xml:space="preserve"> מותר </w:t>
      </w:r>
      <w:r w:rsidR="00055EFA">
        <w:rPr>
          <w:rFonts w:hint="cs"/>
          <w:rtl/>
        </w:rPr>
        <w:t>ב</w:t>
      </w:r>
      <w:r w:rsidR="004C0AAB" w:rsidRPr="001B5FF5">
        <w:rPr>
          <w:rtl/>
        </w:rPr>
        <w:t>תרומ</w:t>
      </w:r>
      <w:r w:rsidR="00055EFA">
        <w:rPr>
          <w:rFonts w:hint="cs"/>
          <w:rtl/>
        </w:rPr>
        <w:t>ה,</w:t>
      </w:r>
      <w:r w:rsidR="004C0AAB" w:rsidRPr="001B5FF5">
        <w:rPr>
          <w:rFonts w:hint="cs"/>
          <w:rtl/>
        </w:rPr>
        <w:t xml:space="preserve"> </w:t>
      </w:r>
      <w:r w:rsidR="00055EFA">
        <w:rPr>
          <w:rStyle w:val="affc"/>
          <w:rtl/>
        </w:rPr>
        <w:tab/>
      </w:r>
      <w:r w:rsidR="004C0AAB" w:rsidRPr="00055EFA">
        <w:rPr>
          <w:rStyle w:val="affc"/>
          <w:rtl/>
        </w:rPr>
        <w:t>רב</w:t>
      </w:r>
      <w:r w:rsidR="00055EFA">
        <w:rPr>
          <w:rStyle w:val="affc"/>
          <w:rFonts w:hint="cs"/>
          <w:rtl/>
        </w:rPr>
        <w:t>ר"</w:t>
      </w:r>
      <w:r w:rsidR="004C0AAB" w:rsidRPr="00055EFA">
        <w:rPr>
          <w:rStyle w:val="affc"/>
          <w:rtl/>
        </w:rPr>
        <w:t>ה</w:t>
      </w:r>
      <w:r w:rsidR="004C0AAB" w:rsidRPr="008A0BAE">
        <w:rPr>
          <w:rStyle w:val="affc"/>
          <w:rtl/>
        </w:rPr>
        <w:t>:</w:t>
      </w:r>
      <w:r w:rsidR="004C0AAB" w:rsidRPr="006F178A">
        <w:rPr>
          <w:rtl/>
        </w:rPr>
        <w:t xml:space="preserve"> אסור בתרומ</w:t>
      </w:r>
      <w:r w:rsidR="00055EFA">
        <w:rPr>
          <w:rFonts w:hint="cs"/>
          <w:rtl/>
        </w:rPr>
        <w:t>ה</w:t>
      </w:r>
      <w:r w:rsidR="004C0AAB" w:rsidRPr="006F178A">
        <w:rPr>
          <w:rtl/>
        </w:rPr>
        <w:t>.</w:t>
      </w:r>
    </w:p>
    <w:p w14:paraId="46A54542" w14:textId="7B114E2E" w:rsidR="00731582" w:rsidRDefault="004C0AAB" w:rsidP="0087008C">
      <w:pPr>
        <w:pStyle w:val="36"/>
        <w:framePr w:wrap="notBeside"/>
        <w:rPr>
          <w:rtl/>
        </w:rPr>
      </w:pPr>
      <w:r w:rsidRPr="0087008C">
        <w:rPr>
          <w:rtl/>
        </w:rPr>
        <w:t>ההוא סבא</w:t>
      </w:r>
      <w:r w:rsidR="00731582">
        <w:rPr>
          <w:rtl/>
        </w:rPr>
        <w:t>:</w:t>
      </w:r>
    </w:p>
    <w:p w14:paraId="0F88C51C" w14:textId="7E275999" w:rsidR="00055EFA" w:rsidRDefault="00055EFA" w:rsidP="00A07C53">
      <w:pPr>
        <w:rPr>
          <w:rtl/>
        </w:rPr>
      </w:pPr>
      <w:r>
        <w:rPr>
          <w:rStyle w:val="affc"/>
          <w:rFonts w:hint="cs"/>
          <w:rtl/>
        </w:rPr>
        <w:t xml:space="preserve"> משנתינו כעולא</w:t>
      </w:r>
      <w:r w:rsidR="004C0AAB" w:rsidRPr="008A0BAE">
        <w:rPr>
          <w:rStyle w:val="affc"/>
          <w:rtl/>
        </w:rPr>
        <w:t>:</w:t>
      </w:r>
      <w:r w:rsidR="004C0AAB" w:rsidRPr="006F178A">
        <w:rPr>
          <w:rtl/>
        </w:rPr>
        <w:t xml:space="preserve"> הפרשתי רביעית קדש נאמן</w:t>
      </w:r>
      <w:r>
        <w:rPr>
          <w:rFonts w:hint="cs"/>
          <w:rtl/>
        </w:rPr>
        <w:t>,</w:t>
      </w:r>
    </w:p>
    <w:p w14:paraId="0BDD6F90" w14:textId="0EA6E862" w:rsidR="004C0AAB" w:rsidRPr="006F178A" w:rsidRDefault="00055EFA" w:rsidP="00A07C53">
      <w:pPr>
        <w:rPr>
          <w:rFonts w:cs="Guttman Vilna"/>
          <w:b/>
          <w:bCs/>
          <w:rtl/>
        </w:rPr>
      </w:pPr>
      <w:r w:rsidRPr="005E6BC8">
        <w:rPr>
          <w:rFonts w:cs="PFT_Frank" w:hint="cs"/>
          <w:b/>
          <w:bCs/>
          <w:szCs w:val="14"/>
          <w:rtl/>
        </w:rPr>
        <w:t>מיגו</w:t>
      </w:r>
      <w:r w:rsidRPr="005E6BC8">
        <w:rPr>
          <w:rFonts w:cs="PFT_Frank"/>
          <w:b/>
          <w:bCs/>
          <w:szCs w:val="14"/>
          <w:rtl/>
        </w:rPr>
        <w:t xml:space="preserve"> </w:t>
      </w:r>
      <w:r w:rsidR="004E2D36" w:rsidRPr="005E6BC8">
        <w:rPr>
          <w:rFonts w:cs="PFT_Frank" w:hint="cs"/>
          <w:b/>
          <w:bCs/>
          <w:szCs w:val="14"/>
          <w:rtl/>
        </w:rPr>
        <w:t>דקודש</w:t>
      </w:r>
      <w:r w:rsidR="004E2D36">
        <w:rPr>
          <w:rFonts w:hint="cs"/>
          <w:rtl/>
        </w:rPr>
        <w:t>, נאמן</w:t>
      </w:r>
      <w:r w:rsidR="004E2D36" w:rsidRPr="006F178A">
        <w:rPr>
          <w:rFonts w:hint="cs"/>
          <w:rtl/>
        </w:rPr>
        <w:t xml:space="preserve"> </w:t>
      </w:r>
      <w:r w:rsidR="004E2D36">
        <w:rPr>
          <w:rFonts w:hint="cs"/>
          <w:rtl/>
        </w:rPr>
        <w:t>ל</w:t>
      </w:r>
      <w:r w:rsidR="004C0AAB" w:rsidRPr="006F178A">
        <w:rPr>
          <w:rFonts w:hint="cs"/>
          <w:rtl/>
        </w:rPr>
        <w:t>תרומה</w:t>
      </w:r>
      <w:r w:rsidR="004E2D36">
        <w:rPr>
          <w:rFonts w:hint="cs"/>
          <w:rtl/>
        </w:rPr>
        <w:t xml:space="preserve"> - </w:t>
      </w:r>
      <w:r w:rsidR="004E2D36" w:rsidRPr="007B4B7C">
        <w:rPr>
          <w:rStyle w:val="affe"/>
          <w:rFonts w:hint="cs"/>
          <w:rtl/>
        </w:rPr>
        <w:t>כך</w:t>
      </w:r>
      <w:r w:rsidR="004E2D36" w:rsidRPr="005E6BC8">
        <w:rPr>
          <w:rFonts w:cs="PFT_Frank" w:hint="cs"/>
          <w:b/>
          <w:bCs/>
          <w:szCs w:val="14"/>
          <w:rtl/>
        </w:rPr>
        <w:t xml:space="preserve"> </w:t>
      </w:r>
      <w:r w:rsidR="004C0AAB" w:rsidRPr="005E6BC8">
        <w:rPr>
          <w:rFonts w:cs="PFT_Frank"/>
          <w:b/>
          <w:bCs/>
          <w:szCs w:val="14"/>
          <w:rtl/>
        </w:rPr>
        <w:t>מ</w:t>
      </w:r>
      <w:r w:rsidR="004E2D36" w:rsidRPr="005E6BC8">
        <w:rPr>
          <w:rFonts w:cs="PFT_Frank" w:hint="cs"/>
          <w:b/>
          <w:bCs/>
          <w:szCs w:val="14"/>
          <w:rtl/>
        </w:rPr>
        <w:t>יגו</w:t>
      </w:r>
      <w:r w:rsidR="004C0AAB" w:rsidRPr="005E6BC8">
        <w:rPr>
          <w:rFonts w:cs="PFT_Frank"/>
          <w:b/>
          <w:bCs/>
          <w:szCs w:val="14"/>
          <w:rtl/>
        </w:rPr>
        <w:t xml:space="preserve"> </w:t>
      </w:r>
      <w:r w:rsidR="004E2D36" w:rsidRPr="005E6BC8">
        <w:rPr>
          <w:rFonts w:cs="PFT_Frank" w:hint="cs"/>
          <w:b/>
          <w:bCs/>
          <w:szCs w:val="14"/>
          <w:rtl/>
        </w:rPr>
        <w:t>ד</w:t>
      </w:r>
      <w:r w:rsidR="004C0AAB" w:rsidRPr="005E6BC8">
        <w:rPr>
          <w:rFonts w:cs="PFT_Frank"/>
          <w:b/>
          <w:bCs/>
          <w:szCs w:val="14"/>
          <w:rtl/>
        </w:rPr>
        <w:t>פסח</w:t>
      </w:r>
      <w:r w:rsidR="004E2D36">
        <w:rPr>
          <w:rFonts w:hint="cs"/>
          <w:rtl/>
        </w:rPr>
        <w:t>,</w:t>
      </w:r>
      <w:r w:rsidR="004C0AAB" w:rsidRPr="006F178A">
        <w:rPr>
          <w:rtl/>
        </w:rPr>
        <w:t xml:space="preserve"> </w:t>
      </w:r>
      <w:r w:rsidR="004E2D36">
        <w:rPr>
          <w:rFonts w:hint="cs"/>
          <w:rtl/>
        </w:rPr>
        <w:t>נאמן</w:t>
      </w:r>
      <w:r w:rsidR="001E3674">
        <w:rPr>
          <w:rtl/>
        </w:rPr>
        <w:t xml:space="preserve"> </w:t>
      </w:r>
      <w:r w:rsidR="004E2D36">
        <w:rPr>
          <w:rFonts w:hint="cs"/>
          <w:rtl/>
        </w:rPr>
        <w:t>ל</w:t>
      </w:r>
      <w:r w:rsidR="004C0AAB" w:rsidRPr="006F178A">
        <w:rPr>
          <w:rtl/>
        </w:rPr>
        <w:t>תרומה.</w:t>
      </w:r>
    </w:p>
    <w:p w14:paraId="29850E3B" w14:textId="55560C62" w:rsidR="004C0AAB" w:rsidRPr="002B60C6" w:rsidRDefault="004C0AAB" w:rsidP="00A07C53">
      <w:pPr>
        <w:pStyle w:val="affff0"/>
        <w:rPr>
          <w:rtl/>
        </w:rPr>
      </w:pPr>
      <w:ins w:id="9832" w:author="מספור קטעי משנה" w:date="2026-10-06T06:45:17Z">
        <w:r>
          <w:rPr>
            <w:rStyle w:val="MisparKeta"/>
          </w:rPr>
          <w:t xml:space="preserve">ב. </w:t>
        </w:r>
      </w:ins>
      <w:r w:rsidRPr="002B60C6">
        <w:rPr>
          <w:rtl/>
        </w:rPr>
        <w:t xml:space="preserve">כדי יין ושמן </w:t>
      </w:r>
      <w:r w:rsidR="004E2D36">
        <w:rPr>
          <w:rFonts w:hint="cs"/>
          <w:rtl/>
        </w:rPr>
        <w:t xml:space="preserve">המדומעות, </w:t>
      </w:r>
      <w:r w:rsidRPr="002B60C6">
        <w:rPr>
          <w:rFonts w:hint="cs"/>
          <w:rtl/>
        </w:rPr>
        <w:t>נאמני</w:t>
      </w:r>
      <w:r w:rsidR="009B0446">
        <w:rPr>
          <w:rFonts w:hint="cs"/>
          <w:rtl/>
        </w:rPr>
        <w:t>ם</w:t>
      </w:r>
      <w:r w:rsidR="004E2D36">
        <w:rPr>
          <w:rFonts w:hint="cs"/>
          <w:rtl/>
        </w:rPr>
        <w:t>..</w:t>
      </w:r>
      <w:r w:rsidRPr="002B60C6">
        <w:rPr>
          <w:rFonts w:hint="cs"/>
          <w:rtl/>
        </w:rPr>
        <w:t xml:space="preserve"> </w:t>
      </w:r>
      <w:r w:rsidR="004E2D36">
        <w:rPr>
          <w:rFonts w:hint="cs"/>
          <w:rtl/>
        </w:rPr>
        <w:t>בשעת הגיתות..</w:t>
      </w:r>
    </w:p>
    <w:p w14:paraId="513FC336" w14:textId="227186F7" w:rsidR="007C3CF4" w:rsidRDefault="007C3CF4" w:rsidP="00A07C53">
      <w:pPr>
        <w:rPr>
          <w:rStyle w:val="affc"/>
          <w:rtl/>
        </w:rPr>
      </w:pPr>
      <w:r w:rsidRPr="00392931">
        <w:rPr>
          <w:rFonts w:hint="cs"/>
          <w:rtl/>
        </w:rPr>
        <w:t xml:space="preserve">ובמטהר </w:t>
      </w:r>
      <w:r w:rsidRPr="009C1970">
        <w:rPr>
          <w:rtl/>
        </w:rPr>
        <w:t>טבלו ליטול ממנו נסכים</w:t>
      </w:r>
      <w:r>
        <w:rPr>
          <w:rFonts w:hint="cs"/>
          <w:rtl/>
        </w:rPr>
        <w:t xml:space="preserve">, </w:t>
      </w:r>
      <w:r w:rsidRPr="007B4B7C">
        <w:rPr>
          <w:rStyle w:val="affe"/>
          <w:rFonts w:hint="cs"/>
          <w:rtl/>
        </w:rPr>
        <w:t>לכן</w:t>
      </w:r>
      <w:r w:rsidRPr="007B4B7C">
        <w:rPr>
          <w:rStyle w:val="affe"/>
          <w:rtl/>
        </w:rPr>
        <w:t xml:space="preserve"> נאמן </w:t>
      </w:r>
      <w:r w:rsidRPr="007B4B7C">
        <w:rPr>
          <w:rStyle w:val="affe"/>
          <w:rFonts w:hint="cs"/>
          <w:b/>
          <w:bCs/>
          <w:rtl/>
        </w:rPr>
        <w:t>גם</w:t>
      </w:r>
      <w:r w:rsidRPr="007B4B7C">
        <w:rPr>
          <w:rStyle w:val="affe"/>
          <w:b/>
          <w:bCs/>
          <w:rtl/>
        </w:rPr>
        <w:t xml:space="preserve"> </w:t>
      </w:r>
      <w:r w:rsidRPr="007B4B7C">
        <w:rPr>
          <w:rStyle w:val="affe"/>
          <w:rFonts w:hint="cs"/>
          <w:b/>
          <w:bCs/>
          <w:rtl/>
        </w:rPr>
        <w:t>על</w:t>
      </w:r>
      <w:r w:rsidRPr="007B4B7C">
        <w:rPr>
          <w:rStyle w:val="affe"/>
          <w:b/>
          <w:bCs/>
          <w:rtl/>
        </w:rPr>
        <w:t xml:space="preserve"> </w:t>
      </w:r>
      <w:r w:rsidRPr="007B4B7C">
        <w:rPr>
          <w:rStyle w:val="affe"/>
          <w:rFonts w:hint="cs"/>
          <w:b/>
          <w:bCs/>
          <w:rtl/>
        </w:rPr>
        <w:t>הקנקן</w:t>
      </w:r>
      <w:r w:rsidRPr="007B4B7C">
        <w:rPr>
          <w:rStyle w:val="affe"/>
          <w:rtl/>
        </w:rPr>
        <w:t xml:space="preserve"> </w:t>
      </w:r>
      <w:r w:rsidRPr="007B4B7C">
        <w:rPr>
          <w:rStyle w:val="affe"/>
          <w:rFonts w:hint="cs"/>
          <w:rtl/>
        </w:rPr>
        <w:t>במיגו</w:t>
      </w:r>
      <w:r>
        <w:rPr>
          <w:rStyle w:val="affe"/>
          <w:rFonts w:hint="cs"/>
          <w:rtl/>
        </w:rPr>
        <w:t>,</w:t>
      </w:r>
    </w:p>
    <w:p w14:paraId="321A3D3E" w14:textId="346D4AB1" w:rsidR="007C3CF4" w:rsidRDefault="007C3CF4" w:rsidP="00A07C53">
      <w:pPr>
        <w:rPr>
          <w:rStyle w:val="affe"/>
          <w:rtl/>
        </w:rPr>
      </w:pPr>
      <w:r w:rsidRPr="005E6BC8">
        <w:rPr>
          <w:rFonts w:cs="PFT_Frank" w:hint="cs"/>
          <w:bCs/>
          <w:szCs w:val="14"/>
          <w:rtl/>
        </w:rPr>
        <w:t>אבל</w:t>
      </w:r>
      <w:r w:rsidRPr="007B4B7C">
        <w:rPr>
          <w:rtl/>
        </w:rPr>
        <w:t xml:space="preserve"> </w:t>
      </w:r>
      <w:r w:rsidRPr="007B4B7C">
        <w:rPr>
          <w:rFonts w:hint="cs"/>
          <w:rtl/>
        </w:rPr>
        <w:t>במדומעות</w:t>
      </w:r>
      <w:r w:rsidRPr="007B4B7C">
        <w:rPr>
          <w:rtl/>
        </w:rPr>
        <w:t xml:space="preserve"> לתרומה</w:t>
      </w:r>
      <w:r w:rsidR="004C0AAB" w:rsidRPr="008A0BAE">
        <w:rPr>
          <w:rStyle w:val="affc"/>
          <w:rtl/>
        </w:rPr>
        <w:t xml:space="preserve"> </w:t>
      </w:r>
      <w:r w:rsidR="004C0AAB" w:rsidRPr="006F178A">
        <w:rPr>
          <w:rFonts w:ascii="Fb Fontext" w:hAnsi="Fb Fontext"/>
          <w:rtl/>
        </w:rPr>
        <w:t>אין נאמנין על הקנק</w:t>
      </w:r>
      <w:r>
        <w:rPr>
          <w:rFonts w:ascii="Fb Fontext" w:hAnsi="Fb Fontext" w:hint="cs"/>
          <w:rtl/>
        </w:rPr>
        <w:t>ן</w:t>
      </w:r>
      <w:r w:rsidR="004C0AAB" w:rsidRPr="006F178A">
        <w:rPr>
          <w:rFonts w:ascii="Fb Fontext" w:hAnsi="Fb Fontext"/>
          <w:rtl/>
        </w:rPr>
        <w:t xml:space="preserve"> </w:t>
      </w:r>
      <w:r w:rsidRPr="007B4B7C">
        <w:rPr>
          <w:rStyle w:val="affe"/>
          <w:rFonts w:hint="cs"/>
          <w:b/>
          <w:bCs/>
          <w:rtl/>
        </w:rPr>
        <w:t>אף</w:t>
      </w:r>
      <w:r w:rsidRPr="007B4B7C">
        <w:rPr>
          <w:rStyle w:val="affe"/>
          <w:b/>
          <w:bCs/>
          <w:rtl/>
        </w:rPr>
        <w:t xml:space="preserve"> בשעת הגיתות</w:t>
      </w:r>
      <w:r>
        <w:rPr>
          <w:rStyle w:val="affe"/>
          <w:rFonts w:hint="cs"/>
          <w:rtl/>
        </w:rPr>
        <w:t>,</w:t>
      </w:r>
    </w:p>
    <w:p w14:paraId="605CD563" w14:textId="5FD3E35D" w:rsidR="007C3CF4" w:rsidRPr="007B4B7C" w:rsidRDefault="007C3CF4" w:rsidP="00A07C53">
      <w:pPr>
        <w:rPr>
          <w:rtl/>
        </w:rPr>
      </w:pPr>
      <w:r>
        <w:rPr>
          <w:rFonts w:ascii="Fb Fontext" w:hAnsi="Fb Fontext" w:hint="cs"/>
          <w:rtl/>
        </w:rPr>
        <w:t>משא"כ בקודש</w:t>
      </w:r>
      <w:r w:rsidRPr="007B4B7C">
        <w:rPr>
          <w:rStyle w:val="affe"/>
          <w:rtl/>
        </w:rPr>
        <w:t xml:space="preserve"> </w:t>
      </w:r>
      <w:r w:rsidR="00CC0FDA">
        <w:rPr>
          <w:rStyle w:val="affe"/>
          <w:rFonts w:hint="cs"/>
          <w:rtl/>
        </w:rPr>
        <w:t xml:space="preserve">אף </w:t>
      </w:r>
      <w:r w:rsidRPr="007B4B7C">
        <w:rPr>
          <w:rStyle w:val="affe"/>
          <w:rFonts w:hint="cs"/>
          <w:rtl/>
        </w:rPr>
        <w:t>כל</w:t>
      </w:r>
      <w:r w:rsidRPr="007B4B7C">
        <w:rPr>
          <w:rStyle w:val="affe"/>
          <w:rtl/>
        </w:rPr>
        <w:t xml:space="preserve"> </w:t>
      </w:r>
      <w:r w:rsidRPr="007B4B7C">
        <w:rPr>
          <w:rStyle w:val="affe"/>
          <w:rFonts w:hint="cs"/>
          <w:rtl/>
        </w:rPr>
        <w:t>השנה</w:t>
      </w:r>
      <w:r>
        <w:rPr>
          <w:rStyle w:val="affe"/>
          <w:rFonts w:hint="cs"/>
          <w:rtl/>
        </w:rPr>
        <w:t xml:space="preserve">, </w:t>
      </w:r>
      <w:r w:rsidRPr="007B4B7C">
        <w:rPr>
          <w:rFonts w:hint="cs"/>
          <w:rtl/>
        </w:rPr>
        <w:t>נאמן</w:t>
      </w:r>
      <w:r w:rsidRPr="007B4B7C">
        <w:rPr>
          <w:rtl/>
        </w:rPr>
        <w:t xml:space="preserve"> על </w:t>
      </w:r>
      <w:r w:rsidRPr="007B4B7C">
        <w:rPr>
          <w:rFonts w:hint="cs"/>
          <w:rtl/>
        </w:rPr>
        <w:t>מלא</w:t>
      </w:r>
      <w:r w:rsidRPr="007B4B7C">
        <w:rPr>
          <w:rtl/>
        </w:rPr>
        <w:t xml:space="preserve"> </w:t>
      </w:r>
      <w:r w:rsidRPr="00CC0FDA">
        <w:rPr>
          <w:rStyle w:val="affe"/>
          <w:rFonts w:hint="cs"/>
          <w:rtl/>
        </w:rPr>
        <w:t>במיגו</w:t>
      </w:r>
      <w:r w:rsidR="00CC0FDA">
        <w:rPr>
          <w:rStyle w:val="affe"/>
          <w:rFonts w:hint="cs"/>
          <w:rtl/>
        </w:rPr>
        <w:t>,</w:t>
      </w:r>
      <w:r w:rsidRPr="00CC0FDA">
        <w:rPr>
          <w:rStyle w:val="affe"/>
          <w:rFonts w:hint="cs"/>
          <w:rtl/>
        </w:rPr>
        <w:t xml:space="preserve"> </w:t>
      </w:r>
      <w:r w:rsidRPr="007B4B7C">
        <w:rPr>
          <w:rFonts w:hint="cs"/>
          <w:rtl/>
        </w:rPr>
        <w:t>ולא</w:t>
      </w:r>
      <w:r w:rsidRPr="007B4B7C">
        <w:rPr>
          <w:rtl/>
        </w:rPr>
        <w:t xml:space="preserve"> </w:t>
      </w:r>
      <w:r w:rsidRPr="007B4B7C">
        <w:rPr>
          <w:rFonts w:hint="cs"/>
          <w:rtl/>
        </w:rPr>
        <w:t>על</w:t>
      </w:r>
      <w:r w:rsidRPr="007B4B7C">
        <w:rPr>
          <w:rtl/>
        </w:rPr>
        <w:t xml:space="preserve"> </w:t>
      </w:r>
      <w:r w:rsidRPr="007B4B7C">
        <w:rPr>
          <w:rFonts w:hint="cs"/>
          <w:rtl/>
        </w:rPr>
        <w:t>ריק</w:t>
      </w:r>
      <w:r w:rsidR="00CC0FDA">
        <w:rPr>
          <w:rFonts w:hint="cs"/>
          <w:rtl/>
        </w:rPr>
        <w:t>.</w:t>
      </w:r>
    </w:p>
    <w:p w14:paraId="1862A91E" w14:textId="77777777" w:rsidR="00C0473D" w:rsidRDefault="00661D7A" w:rsidP="00A07C53">
      <w:pPr>
        <w:pStyle w:val="affff0"/>
        <w:rPr>
          <w:rtl/>
        </w:rPr>
      </w:pPr>
      <w:ins w:id="9833" w:author="מספור קטעי משנה" w:date="2026-10-06T06:45:17Z">
        <w:r>
          <w:rPr>
            <w:rStyle w:val="MisparKeta"/>
          </w:rPr>
          <w:t xml:space="preserve">ג. </w:t>
        </w:r>
      </w:ins>
      <w:r>
        <w:rPr>
          <w:rFonts w:hint="cs"/>
          <w:rtl/>
        </w:rPr>
        <w:t>ו</w:t>
      </w:r>
      <w:r w:rsidR="004C0AAB" w:rsidRPr="002B60C6">
        <w:rPr>
          <w:rtl/>
        </w:rPr>
        <w:t>קודם לגיתות שבעים יום</w:t>
      </w:r>
      <w:r>
        <w:rPr>
          <w:rFonts w:hint="cs"/>
          <w:rtl/>
        </w:rPr>
        <w:t>.</w:t>
      </w:r>
    </w:p>
    <w:p w14:paraId="47EF0815" w14:textId="4EFB43BE" w:rsidR="00731582" w:rsidRDefault="004C0AAB" w:rsidP="0087008C">
      <w:pPr>
        <w:pStyle w:val="36"/>
        <w:framePr w:wrap="notBeside"/>
        <w:rPr>
          <w:rtl/>
        </w:rPr>
      </w:pPr>
      <w:r w:rsidRPr="0087008C">
        <w:rPr>
          <w:rtl/>
        </w:rPr>
        <w:t>אביי</w:t>
      </w:r>
      <w:r w:rsidR="00731582">
        <w:rPr>
          <w:rtl/>
        </w:rPr>
        <w:t>:</w:t>
      </w:r>
    </w:p>
    <w:p w14:paraId="7DA59AF0" w14:textId="4D5EC66C" w:rsidR="004C0AAB" w:rsidRDefault="004C0AAB" w:rsidP="00710DBC">
      <w:pPr>
        <w:spacing w:after="60"/>
        <w:rPr>
          <w:rFonts w:ascii="Fb Fontext" w:hAnsi="Fb Fontext"/>
          <w:rtl/>
        </w:rPr>
      </w:pPr>
      <w:r w:rsidRPr="006F178A">
        <w:rPr>
          <w:rFonts w:ascii="Fb Fontext" w:hAnsi="Fb Fontext" w:hint="cs"/>
          <w:rtl/>
        </w:rPr>
        <w:t>ש</w:t>
      </w:r>
      <w:r w:rsidRPr="006F178A">
        <w:rPr>
          <w:rFonts w:ascii="Fb Fontext" w:hAnsi="Fb Fontext"/>
          <w:rtl/>
        </w:rPr>
        <w:t>"</w:t>
      </w:r>
      <w:r w:rsidRPr="006F178A">
        <w:rPr>
          <w:rFonts w:ascii="Fb Fontext" w:hAnsi="Fb Fontext" w:hint="cs"/>
          <w:rtl/>
        </w:rPr>
        <w:t xml:space="preserve">מ על האריס להכין הקנקנים </w:t>
      </w:r>
      <w:r w:rsidR="00661D7A">
        <w:rPr>
          <w:rFonts w:ascii="Fb Fontext" w:hAnsi="Fb Fontext" w:hint="cs"/>
          <w:rtl/>
        </w:rPr>
        <w:t>מזמן זה.</w:t>
      </w:r>
    </w:p>
    <w:p w14:paraId="5535F5C1" w14:textId="77777777" w:rsidR="004C0AAB" w:rsidRPr="006F178A" w:rsidRDefault="004C0AAB" w:rsidP="00A7758B">
      <w:pPr>
        <w:pStyle w:val="afff3"/>
        <w:framePr w:wrap="around"/>
        <w:rPr>
          <w:rtl/>
        </w:rPr>
      </w:pPr>
      <w:r w:rsidRPr="006F178A">
        <w:rPr>
          <w:rFonts w:hint="cs"/>
          <w:rtl/>
        </w:rPr>
        <w:t>כו.</w:t>
      </w:r>
    </w:p>
    <w:p>
      <w:pPr>
        <w:pStyle w:val="MishnaBatzad"/>
        <w:rPr>
          <w:ins w:id="20131" w:author="קלוד" w:date="2026-10-06T10:08:30Z"/>
        </w:rPr>
      </w:pPr>
      <w:ins w:id="20130" w:author="קלוד" w:date="2026-10-06T10:08:30Z">
        <w:r>
          <w:t xml:space="preserve">משנה ה</w:t>
        </w:r>
      </w:ins>
    </w:p>
    <w:p w14:paraId="1221BDAA" w14:textId="3168A56F" w:rsidR="004C0AAB" w:rsidRPr="00710DBC" w:rsidRDefault="004A2BE8" w:rsidP="00A07C53">
      <w:pPr>
        <w:pStyle w:val="afff8"/>
        <w:spacing w:before="120"/>
        <w:rPr>
          <w:spacing w:val="0"/>
          <w:rtl/>
        </w:rPr>
        <w:pPrChange w:id="90012" w:author="קלוד" w:date="2026-10-08T12:08:16Z">
          <w:pPr>
            <w:pStyle w:val="afff8"/>
          </w:pPr>
        </w:pPrChange>
      </w:pPr>
      <w:del w:id="41046" w:author="Claude" w:date="2026-10-07T09:24:48Z">
        <w:r>
          <w:rPr>
            <w:rStyle w:val="TanaimMishna"/>
            <w:rFonts w:hint="cs"/>
            <w:spacing w:val="0"/>
            <w:rtl/>
            <w:rPrChange w:id="20030" w:author="קלוד" w:date="2026-10-06T10:08:30Z">
              <w:rPr>
                <w:rStyle w:val="affc"/>
                <w:rFonts w:hint="cs"/>
                <w:spacing w:val="0"/>
                <w:rtl/>
              </w:rPr>
            </w:rPrChange>
          </w:rPr>
          <w:delText xml:space="preserve">ב</w:delText>
        </w:r>
      </w:del>
      <w:del w:id="41047" w:author="Claude" w:date="2026-10-07T09:24:48Z">
        <w:r>
          <w:rPr>
            <w:rStyle w:val="TanaimMishna"/>
            <w:spacing w:val="0"/>
            <w:rtl/>
            <w:rPrChange w:id="20031" w:author="קלוד" w:date="2026-10-06T10:08:30Z">
              <w:rPr>
                <w:rStyle w:val="affc"/>
                <w:spacing w:val="0"/>
                <w:rtl/>
              </w:rPr>
            </w:rPrChange>
          </w:rPr>
          <w:delText xml:space="preserve">.</w:delText>
        </w:r>
      </w:del>
      <w:del w:id="41048" w:author="Claude" w:date="2026-10-07T09:24:48Z">
        <w:r>
          <w:rPr>
            <w:rFonts w:hint="cs"/>
            <w:spacing w:val="0"/>
            <w:rtl/>
          </w:rPr>
          <w:delText xml:space="preserve"> </w:delText>
        </w:r>
      </w:del>
      <w:r w:rsidR="004C0AAB" w:rsidRPr="00F605DF">
        <w:rPr>
          <w:spacing w:val="2"/>
          <w:rtl/>
        </w:rPr>
        <w:t>מן המודיעים ולפנים- נאמני</w:t>
      </w:r>
      <w:r w:rsidR="009B0446" w:rsidRPr="00F605DF">
        <w:rPr>
          <w:rFonts w:hint="cs"/>
          <w:spacing w:val="2"/>
          <w:rtl/>
        </w:rPr>
        <w:t>ם</w:t>
      </w:r>
      <w:r w:rsidR="004C0AAB" w:rsidRPr="00F605DF">
        <w:rPr>
          <w:spacing w:val="2"/>
          <w:rtl/>
        </w:rPr>
        <w:t xml:space="preserve"> על כלי חרס</w:t>
      </w:r>
      <w:r w:rsidR="004C0AAB" w:rsidRPr="00710DBC">
        <w:rPr>
          <w:spacing w:val="0"/>
          <w:rtl/>
        </w:rPr>
        <w:t xml:space="preserve"> </w:t>
      </w:r>
      <w:r w:rsidRPr="00710DBC">
        <w:rPr>
          <w:rStyle w:val="HesberMishna"/>
          <w:rFonts w:hint="cs"/>
          <w:b/>
          <w:bCs/>
          <w:spacing w:val="0"/>
          <w:rtl/>
          <w:rPrChange w:id="20032" w:author="קלוד" w:date="2026-10-06T10:08:30Z">
            <w:rPr>
              <w:rStyle w:val="affe"/>
              <w:rFonts w:hint="cs"/>
              <w:b/>
              <w:bCs/>
              <w:spacing w:val="0"/>
              <w:rtl/>
            </w:rPr>
          </w:rPrChange>
        </w:rPr>
        <w:t>לקודש</w:t>
      </w:r>
      <w:r w:rsidRPr="00710DBC">
        <w:rPr>
          <w:rStyle w:val="HesberMishna"/>
          <w:rFonts w:hint="cs"/>
          <w:spacing w:val="0"/>
          <w:rtl/>
          <w:rPrChange w:id="20033" w:author="קלוד" w:date="2026-10-06T10:08:30Z">
            <w:rPr>
              <w:rStyle w:val="affe"/>
              <w:rFonts w:hint="cs"/>
              <w:spacing w:val="0"/>
              <w:rtl/>
            </w:rPr>
          </w:rPrChange>
        </w:rPr>
        <w:t xml:space="preserve"> ולא לתרומה</w:t>
      </w:r>
      <w:r w:rsidRPr="00710DBC">
        <w:rPr>
          <w:rStyle w:val="HesberMishna"/>
          <w:spacing w:val="0"/>
          <w:rtl/>
          <w:rPrChange w:id="20034" w:author="קלוד" w:date="2026-10-06T10:08:30Z">
            <w:rPr>
              <w:rStyle w:val="affe"/>
              <w:spacing w:val="0"/>
              <w:rtl/>
            </w:rPr>
          </w:rPrChange>
        </w:rPr>
        <w:t>,</w:t>
      </w:r>
    </w:p>
    <w:p w14:paraId="3375E05A" w14:textId="3C8791F3" w:rsidR="004C0AAB" w:rsidRPr="00533947" w:rsidRDefault="004C0AAB" w:rsidP="00A07C53">
      <w:pPr>
        <w:pStyle w:val="afff8"/>
        <w:rPr>
          <w:rtl/>
        </w:rPr>
      </w:pPr>
      <w:r w:rsidRPr="00533947">
        <w:rPr>
          <w:rtl/>
        </w:rPr>
        <w:t>מן המודיעים ולחוץ - אין נאמני</w:t>
      </w:r>
      <w:r w:rsidR="009B0446">
        <w:rPr>
          <w:rFonts w:hint="cs"/>
          <w:rtl/>
        </w:rPr>
        <w:t>ם</w:t>
      </w:r>
      <w:r w:rsidRPr="00533947">
        <w:rPr>
          <w:rtl/>
        </w:rPr>
        <w:t>.</w:t>
      </w:r>
    </w:p>
    <w:p w14:paraId="10D6F17D" w14:textId="77777777" w:rsidR="00C0473D" w:rsidRDefault="004C0AAB" w:rsidP="00A07C53">
      <w:pPr>
        <w:pStyle w:val="afff8"/>
        <w:rPr>
          <w:rtl/>
        </w:rPr>
      </w:pPr>
      <w:r w:rsidRPr="00533947">
        <w:rPr>
          <w:rtl/>
        </w:rPr>
        <w:t>כיצד? הקדר שהוא מוכר הקדרות נכנס לפנים מן המודיעים,</w:t>
      </w:r>
    </w:p>
    <w:p w14:paraId="6669E539" w14:textId="1BFE9641" w:rsidR="004C0AAB" w:rsidRPr="006F178A" w:rsidRDefault="004C0AAB" w:rsidP="0015611B">
      <w:pPr>
        <w:pStyle w:val="afff8"/>
        <w:spacing w:after="60"/>
        <w:rPr>
          <w:rtl/>
        </w:rPr>
      </w:pPr>
      <w:r w:rsidRPr="00533947">
        <w:rPr>
          <w:rtl/>
        </w:rPr>
        <w:t>הוא הקדר והן הקדרות והן הלוקחין - נאמן, יצא - אינו נאמן.</w:t>
      </w:r>
    </w:p>
    <w:p w14:paraId="5B107D6F" w14:textId="77777777" w:rsidR="00C0473D" w:rsidRDefault="004C0AAB" w:rsidP="00A07C53">
      <w:pPr>
        <w:rPr>
          <w:rtl/>
        </w:rPr>
      </w:pPr>
      <w:r w:rsidRPr="005E6BC8">
        <w:rPr>
          <w:rFonts w:cs="PFT_Frank"/>
          <w:b/>
          <w:bCs/>
          <w:szCs w:val="14"/>
          <w:rtl/>
        </w:rPr>
        <w:t>מודיעי</w:t>
      </w:r>
      <w:r w:rsidR="004A2BE8" w:rsidRPr="005E6BC8">
        <w:rPr>
          <w:rFonts w:cs="PFT_Frank" w:hint="cs"/>
          <w:b/>
          <w:bCs/>
          <w:szCs w:val="14"/>
          <w:rtl/>
        </w:rPr>
        <w:t>ם</w:t>
      </w:r>
      <w:r w:rsidR="004A2BE8" w:rsidRPr="005E6BC8">
        <w:rPr>
          <w:rFonts w:cs="PFT_Frank"/>
          <w:b/>
          <w:bCs/>
          <w:szCs w:val="14"/>
          <w:rtl/>
        </w:rPr>
        <w:t xml:space="preserve"> עצמה</w:t>
      </w:r>
      <w:r w:rsidR="004A2BE8">
        <w:rPr>
          <w:rFonts w:ascii="Fb Fontext" w:hAnsi="Fb Fontext" w:hint="cs"/>
          <w:rtl/>
        </w:rPr>
        <w:t xml:space="preserve"> -</w:t>
      </w:r>
      <w:r w:rsidRPr="006F178A">
        <w:rPr>
          <w:rFonts w:ascii="Fb Fontext" w:hAnsi="Fb Fontext"/>
          <w:rtl/>
        </w:rPr>
        <w:t xml:space="preserve"> </w:t>
      </w:r>
      <w:r w:rsidRPr="007B4B7C">
        <w:rPr>
          <w:rtl/>
        </w:rPr>
        <w:t>קדר יוצא וחבר נכנס</w:t>
      </w:r>
      <w:r w:rsidRPr="004A2BE8">
        <w:rPr>
          <w:rtl/>
        </w:rPr>
        <w:t xml:space="preserve"> - כלפ</w:t>
      </w:r>
      <w:r w:rsidRPr="006F178A">
        <w:rPr>
          <w:rtl/>
        </w:rPr>
        <w:t>נ</w:t>
      </w:r>
      <w:r w:rsidRPr="004A2BE8">
        <w:rPr>
          <w:rtl/>
        </w:rPr>
        <w:t>ים,</w:t>
      </w:r>
    </w:p>
    <w:p w14:paraId="117CA2ED" w14:textId="20FB12E4" w:rsidR="004C0AAB" w:rsidRPr="006F178A" w:rsidRDefault="001E3674" w:rsidP="00A07C53">
      <w:pPr>
        <w:ind w:left="680"/>
        <w:rPr>
          <w:rtl/>
        </w:rPr>
      </w:pPr>
      <w:r>
        <w:rPr>
          <w:rFonts w:hint="cs"/>
          <w:rtl/>
        </w:rPr>
        <w:t xml:space="preserve"> </w:t>
      </w:r>
      <w:r w:rsidR="00123735">
        <w:rPr>
          <w:rFonts w:hint="cs"/>
          <w:rtl/>
        </w:rPr>
        <w:t xml:space="preserve"> </w:t>
      </w:r>
      <w:r w:rsidR="004C0AAB" w:rsidRPr="007B4B7C">
        <w:rPr>
          <w:rtl/>
        </w:rPr>
        <w:t>שניהן נכנסי</w:t>
      </w:r>
      <w:r w:rsidR="004A2BE8">
        <w:rPr>
          <w:rFonts w:hint="cs"/>
          <w:rtl/>
        </w:rPr>
        <w:t>ם</w:t>
      </w:r>
      <w:r w:rsidR="004C0AAB" w:rsidRPr="007B4B7C">
        <w:rPr>
          <w:rtl/>
        </w:rPr>
        <w:t xml:space="preserve"> או יוצאי</w:t>
      </w:r>
      <w:r w:rsidR="004A2BE8">
        <w:rPr>
          <w:rFonts w:hint="cs"/>
          <w:rtl/>
        </w:rPr>
        <w:t>ם</w:t>
      </w:r>
      <w:r w:rsidR="00123735">
        <w:rPr>
          <w:rFonts w:hint="cs"/>
          <w:rtl/>
        </w:rPr>
        <w:t xml:space="preserve"> </w:t>
      </w:r>
      <w:r w:rsidR="004C0AAB" w:rsidRPr="004A2BE8">
        <w:rPr>
          <w:rtl/>
        </w:rPr>
        <w:t>- כלחוץ</w:t>
      </w:r>
      <w:r w:rsidR="004A2BE8">
        <w:rPr>
          <w:rFonts w:hint="cs"/>
          <w:rtl/>
        </w:rPr>
        <w:t xml:space="preserve">, </w:t>
      </w:r>
      <w:r w:rsidR="004A2BE8" w:rsidRPr="007B4B7C">
        <w:rPr>
          <w:rStyle w:val="affc"/>
          <w:rFonts w:hint="cs"/>
          <w:b w:val="0"/>
          <w:rtl/>
        </w:rPr>
        <w:t>ומתני</w:t>
      </w:r>
      <w:r w:rsidR="004A2BE8" w:rsidRPr="007B4B7C">
        <w:rPr>
          <w:rStyle w:val="affc"/>
          <w:b w:val="0"/>
          <w:rtl/>
        </w:rPr>
        <w:t xml:space="preserve">' </w:t>
      </w:r>
      <w:r w:rsidR="004A2BE8" w:rsidRPr="007B4B7C">
        <w:rPr>
          <w:rStyle w:val="affc"/>
          <w:rFonts w:hint="cs"/>
          <w:b w:val="0"/>
          <w:rtl/>
        </w:rPr>
        <w:t>דייקא</w:t>
      </w:r>
      <w:r w:rsidR="004A2BE8">
        <w:rPr>
          <w:rStyle w:val="affc"/>
          <w:rFonts w:hint="cs"/>
          <w:b w:val="0"/>
          <w:rtl/>
        </w:rPr>
        <w:t>.</w:t>
      </w:r>
    </w:p>
    <w:p w14:paraId="044D772B" w14:textId="6E1EF2FD" w:rsidR="004C0AAB" w:rsidRPr="00D22086" w:rsidRDefault="004C0AAB" w:rsidP="00A07C53">
      <w:pPr>
        <w:rPr>
          <w:spacing w:val="-2"/>
          <w:rtl/>
        </w:rPr>
      </w:pPr>
      <w:r w:rsidRPr="00D22086">
        <w:rPr>
          <w:rStyle w:val="affc"/>
          <w:spacing w:val="-2"/>
          <w:rtl/>
        </w:rPr>
        <w:t>תנא:</w:t>
      </w:r>
      <w:r w:rsidRPr="00D22086">
        <w:rPr>
          <w:spacing w:val="-2"/>
          <w:rtl/>
        </w:rPr>
        <w:t xml:space="preserve"> נאמנין </w:t>
      </w:r>
      <w:r w:rsidR="00123735" w:rsidRPr="00D22086">
        <w:rPr>
          <w:rStyle w:val="affc"/>
          <w:rFonts w:hint="cs"/>
          <w:spacing w:val="-2"/>
          <w:rtl/>
        </w:rPr>
        <w:t>א</w:t>
      </w:r>
      <w:r w:rsidR="00123735" w:rsidRPr="00D22086">
        <w:rPr>
          <w:rStyle w:val="affc"/>
          <w:spacing w:val="-2"/>
          <w:rtl/>
        </w:rPr>
        <w:t xml:space="preserve">. </w:t>
      </w:r>
      <w:r w:rsidRPr="00D22086">
        <w:rPr>
          <w:spacing w:val="-2"/>
          <w:rtl/>
        </w:rPr>
        <w:t xml:space="preserve">בכלי חרס </w:t>
      </w:r>
      <w:r w:rsidRPr="00D22086">
        <w:rPr>
          <w:rFonts w:cs="PFT_Frank"/>
          <w:b/>
          <w:bCs/>
          <w:spacing w:val="-2"/>
          <w:szCs w:val="14"/>
          <w:rtl/>
        </w:rPr>
        <w:t>דקי</w:t>
      </w:r>
      <w:r w:rsidR="00123735" w:rsidRPr="00D22086">
        <w:rPr>
          <w:rFonts w:cs="PFT_Frank" w:hint="cs"/>
          <w:b/>
          <w:bCs/>
          <w:spacing w:val="-2"/>
          <w:szCs w:val="14"/>
          <w:rtl/>
        </w:rPr>
        <w:t>ם</w:t>
      </w:r>
      <w:r w:rsidR="007531E8" w:rsidRPr="00D22086">
        <w:rPr>
          <w:rFonts w:hint="cs"/>
          <w:spacing w:val="-2"/>
          <w:rtl/>
        </w:rPr>
        <w:t xml:space="preserve"> </w:t>
      </w:r>
      <w:r w:rsidR="007531E8" w:rsidRPr="00D22086">
        <w:rPr>
          <w:rStyle w:val="affe"/>
          <w:spacing w:val="-2"/>
          <w:rtl/>
        </w:rPr>
        <w:t>-</w:t>
      </w:r>
      <w:r w:rsidR="007531E8" w:rsidRPr="00D22086">
        <w:rPr>
          <w:rStyle w:val="affe"/>
          <w:rFonts w:hint="cs"/>
          <w:spacing w:val="-2"/>
          <w:rtl/>
        </w:rPr>
        <w:t>נצרכים</w:t>
      </w:r>
      <w:r w:rsidR="007531E8" w:rsidRPr="00D22086">
        <w:rPr>
          <w:rStyle w:val="affe"/>
          <w:spacing w:val="-2"/>
          <w:rtl/>
        </w:rPr>
        <w:t xml:space="preserve"> </w:t>
      </w:r>
      <w:r w:rsidR="007531E8" w:rsidRPr="00D22086">
        <w:rPr>
          <w:rStyle w:val="affe"/>
          <w:rFonts w:hint="cs"/>
          <w:spacing w:val="-2"/>
          <w:rtl/>
        </w:rPr>
        <w:t>מאוד,</w:t>
      </w:r>
      <w:r w:rsidR="00123735" w:rsidRPr="00D22086">
        <w:rPr>
          <w:spacing w:val="-2"/>
          <w:rtl/>
        </w:rPr>
        <w:tab/>
      </w:r>
      <w:r w:rsidR="001E3674" w:rsidRPr="00D22086">
        <w:rPr>
          <w:rFonts w:hint="cs"/>
          <w:spacing w:val="-2"/>
          <w:rtl/>
        </w:rPr>
        <w:t xml:space="preserve"> </w:t>
      </w:r>
      <w:r w:rsidR="007531E8" w:rsidRPr="00D22086">
        <w:rPr>
          <w:rFonts w:hint="cs"/>
          <w:spacing w:val="-2"/>
          <w:rtl/>
        </w:rPr>
        <w:t xml:space="preserve"> </w:t>
      </w:r>
      <w:r w:rsidR="00123735" w:rsidRPr="00D22086">
        <w:rPr>
          <w:rStyle w:val="affc"/>
          <w:rFonts w:hint="cs"/>
          <w:spacing w:val="-2"/>
          <w:rtl/>
        </w:rPr>
        <w:t>ב</w:t>
      </w:r>
      <w:r w:rsidR="00123735" w:rsidRPr="00D22086">
        <w:rPr>
          <w:rStyle w:val="affc"/>
          <w:spacing w:val="-2"/>
          <w:rtl/>
        </w:rPr>
        <w:t>.</w:t>
      </w:r>
      <w:r w:rsidR="00123735" w:rsidRPr="00D22086">
        <w:rPr>
          <w:rFonts w:hint="cs"/>
          <w:spacing w:val="-2"/>
          <w:rtl/>
        </w:rPr>
        <w:t xml:space="preserve"> </w:t>
      </w:r>
      <w:r w:rsidRPr="00D22086">
        <w:rPr>
          <w:rFonts w:cs="PFT_Frank"/>
          <w:b/>
          <w:bCs/>
          <w:spacing w:val="-2"/>
          <w:szCs w:val="14"/>
          <w:rtl/>
        </w:rPr>
        <w:t>לקודש</w:t>
      </w:r>
      <w:r w:rsidR="007531E8" w:rsidRPr="00D22086">
        <w:rPr>
          <w:rStyle w:val="affe"/>
          <w:spacing w:val="-2"/>
          <w:rtl/>
        </w:rPr>
        <w:t xml:space="preserve"> -דווקא</w:t>
      </w:r>
      <w:r w:rsidR="007531E8" w:rsidRPr="00D22086">
        <w:rPr>
          <w:rStyle w:val="affe"/>
          <w:rFonts w:hint="cs"/>
          <w:spacing w:val="-2"/>
          <w:rtl/>
        </w:rPr>
        <w:t>.</w:t>
      </w:r>
    </w:p>
    <w:p w14:paraId="3B7A76F9" w14:textId="6D094AFC" w:rsidR="00731582" w:rsidRDefault="003E35A7" w:rsidP="0015611B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ל</w:t>
      </w:r>
      <w:r w:rsidR="004C0AAB" w:rsidRPr="0087008C">
        <w:rPr>
          <w:rtl/>
        </w:rPr>
        <w:t>ר"ל</w:t>
      </w:r>
      <w:r w:rsidR="00731582">
        <w:rPr>
          <w:rtl/>
        </w:rPr>
        <w:t>:</w:t>
      </w:r>
    </w:p>
    <w:p w14:paraId="074E12B3" w14:textId="3815E838" w:rsidR="003E35A7" w:rsidRDefault="003E35A7" w:rsidP="00A07C53">
      <w:pPr>
        <w:rPr>
          <w:rtl/>
        </w:rPr>
      </w:pPr>
      <w:r>
        <w:rPr>
          <w:rFonts w:hint="cs"/>
          <w:rtl/>
        </w:rPr>
        <w:t>ב</w:t>
      </w:r>
      <w:r w:rsidR="004C0AAB" w:rsidRPr="006F178A">
        <w:rPr>
          <w:rtl/>
        </w:rPr>
        <w:t>ניטלין ביד אחת</w:t>
      </w:r>
      <w:r>
        <w:rPr>
          <w:rFonts w:hint="cs"/>
          <w:rtl/>
        </w:rPr>
        <w:t>,</w:t>
      </w:r>
      <w:r w:rsidR="004C0AAB" w:rsidRPr="006F178A">
        <w:rPr>
          <w:rFonts w:hint="cs"/>
          <w:rtl/>
        </w:rPr>
        <w:t xml:space="preserve"> </w:t>
      </w:r>
      <w:r w:rsidR="004B6E5C">
        <w:rPr>
          <w:rtl/>
        </w:rPr>
        <w:tab/>
      </w:r>
      <w:r w:rsidR="004B6E5C">
        <w:rPr>
          <w:rtl/>
        </w:rPr>
        <w:tab/>
      </w:r>
      <w:r w:rsidR="004B6E5C">
        <w:rPr>
          <w:rtl/>
        </w:rPr>
        <w:tab/>
      </w:r>
      <w:r w:rsidR="004B6E5C">
        <w:rPr>
          <w:rtl/>
        </w:rPr>
        <w:tab/>
      </w:r>
      <w:r w:rsidR="001E3674">
        <w:rPr>
          <w:rFonts w:hint="cs"/>
          <w:rtl/>
        </w:rPr>
        <w:t xml:space="preserve"> </w:t>
      </w:r>
      <w:r w:rsidRPr="008A0BAE">
        <w:rPr>
          <w:rStyle w:val="affc"/>
          <w:rFonts w:hint="eastAsia"/>
          <w:rtl/>
        </w:rPr>
        <w:t>ו</w:t>
      </w:r>
      <w:r>
        <w:rPr>
          <w:rStyle w:val="affc"/>
          <w:rFonts w:hint="cs"/>
          <w:rtl/>
        </w:rPr>
        <w:t>ל</w:t>
      </w:r>
      <w:r w:rsidRPr="008A0BAE">
        <w:rPr>
          <w:rStyle w:val="affc"/>
          <w:rFonts w:hint="eastAsia"/>
          <w:rtl/>
        </w:rPr>
        <w:t>רי</w:t>
      </w:r>
      <w:r w:rsidRPr="008A0BAE">
        <w:rPr>
          <w:rStyle w:val="affc"/>
          <w:rtl/>
        </w:rPr>
        <w:t>"</w:t>
      </w:r>
      <w:r w:rsidRPr="008A0BAE">
        <w:rPr>
          <w:rStyle w:val="affc"/>
          <w:rFonts w:hint="eastAsia"/>
          <w:rtl/>
        </w:rPr>
        <w:t>ו</w:t>
      </w:r>
      <w:r w:rsidRPr="008A0BAE">
        <w:rPr>
          <w:rStyle w:val="affc"/>
          <w:rtl/>
        </w:rPr>
        <w:t>:</w:t>
      </w:r>
      <w:r>
        <w:rPr>
          <w:rFonts w:hint="cs"/>
          <w:rtl/>
        </w:rPr>
        <w:t xml:space="preserve"> אפי' בשתי ידיו.</w:t>
      </w:r>
    </w:p>
    <w:p w14:paraId="1453A2F9" w14:textId="30F2C5AC" w:rsidR="00731582" w:rsidRDefault="003E35A7" w:rsidP="0015611B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ל</w:t>
      </w:r>
      <w:r w:rsidRPr="0087008C">
        <w:rPr>
          <w:rtl/>
        </w:rPr>
        <w:t>ר"ל</w:t>
      </w:r>
      <w:r w:rsidR="00731582">
        <w:rPr>
          <w:rtl/>
        </w:rPr>
        <w:t>:</w:t>
      </w:r>
    </w:p>
    <w:p w14:paraId="25979514" w14:textId="643304FF" w:rsidR="004C0AAB" w:rsidRPr="00D22086" w:rsidRDefault="004C0AAB" w:rsidP="00A07C53">
      <w:pPr>
        <w:rPr>
          <w:spacing w:val="-2"/>
          <w:rtl/>
        </w:rPr>
      </w:pPr>
      <w:r w:rsidRPr="00D22086">
        <w:rPr>
          <w:rFonts w:hint="cs"/>
          <w:spacing w:val="-2"/>
          <w:rtl/>
        </w:rPr>
        <w:t>בריקני</w:t>
      </w:r>
      <w:r w:rsidR="003E35A7" w:rsidRPr="00D22086">
        <w:rPr>
          <w:rFonts w:hint="cs"/>
          <w:spacing w:val="-2"/>
          <w:rtl/>
        </w:rPr>
        <w:t>ם,</w:t>
      </w:r>
      <w:r w:rsidRPr="00D22086">
        <w:rPr>
          <w:rFonts w:hint="cs"/>
          <w:spacing w:val="-2"/>
          <w:rtl/>
        </w:rPr>
        <w:t xml:space="preserve"> </w:t>
      </w:r>
      <w:r w:rsidR="004B6E5C" w:rsidRPr="00D22086">
        <w:rPr>
          <w:rStyle w:val="affc"/>
          <w:spacing w:val="-2"/>
          <w:rtl/>
        </w:rPr>
        <w:tab/>
      </w:r>
      <w:r w:rsidR="004B6E5C" w:rsidRPr="00D22086">
        <w:rPr>
          <w:rStyle w:val="affc"/>
          <w:spacing w:val="-2"/>
          <w:rtl/>
        </w:rPr>
        <w:tab/>
      </w:r>
      <w:r w:rsidR="003E35A7" w:rsidRPr="00D22086">
        <w:rPr>
          <w:rStyle w:val="affc"/>
          <w:rFonts w:hint="eastAsia"/>
          <w:spacing w:val="-2"/>
          <w:rtl/>
        </w:rPr>
        <w:t>ו</w:t>
      </w:r>
      <w:r w:rsidR="003E35A7" w:rsidRPr="00D22086">
        <w:rPr>
          <w:rStyle w:val="affc"/>
          <w:rFonts w:hint="cs"/>
          <w:spacing w:val="-2"/>
          <w:rtl/>
        </w:rPr>
        <w:t>ל</w:t>
      </w:r>
      <w:r w:rsidR="003E35A7" w:rsidRPr="00D22086">
        <w:rPr>
          <w:rStyle w:val="affc"/>
          <w:rFonts w:hint="eastAsia"/>
          <w:spacing w:val="-2"/>
          <w:rtl/>
        </w:rPr>
        <w:t>רי</w:t>
      </w:r>
      <w:r w:rsidR="003E35A7" w:rsidRPr="00D22086">
        <w:rPr>
          <w:rStyle w:val="affc"/>
          <w:spacing w:val="-2"/>
          <w:rtl/>
        </w:rPr>
        <w:t>"</w:t>
      </w:r>
      <w:r w:rsidR="003E35A7" w:rsidRPr="00D22086">
        <w:rPr>
          <w:rStyle w:val="affc"/>
          <w:rFonts w:hint="eastAsia"/>
          <w:spacing w:val="-2"/>
          <w:rtl/>
        </w:rPr>
        <w:t>ו</w:t>
      </w:r>
      <w:r w:rsidR="003E35A7" w:rsidRPr="00D22086">
        <w:rPr>
          <w:rStyle w:val="affc"/>
          <w:spacing w:val="-2"/>
          <w:rtl/>
        </w:rPr>
        <w:t>:</w:t>
      </w:r>
      <w:r w:rsidR="003E35A7" w:rsidRPr="00D22086">
        <w:rPr>
          <w:rFonts w:hint="cs"/>
          <w:spacing w:val="-2"/>
          <w:rtl/>
        </w:rPr>
        <w:t xml:space="preserve"> אפי'</w:t>
      </w:r>
      <w:r w:rsidRPr="00D22086">
        <w:rPr>
          <w:rFonts w:hint="cs"/>
          <w:spacing w:val="-2"/>
          <w:rtl/>
        </w:rPr>
        <w:t xml:space="preserve"> מלאים</w:t>
      </w:r>
      <w:r w:rsidR="003E35A7" w:rsidRPr="00D22086">
        <w:rPr>
          <w:rFonts w:hint="cs"/>
          <w:spacing w:val="-2"/>
          <w:rtl/>
        </w:rPr>
        <w:t>,</w:t>
      </w:r>
      <w:r w:rsidRPr="00D22086">
        <w:rPr>
          <w:rFonts w:hint="cs"/>
          <w:spacing w:val="-2"/>
          <w:rtl/>
        </w:rPr>
        <w:t xml:space="preserve"> ואפי' סודר</w:t>
      </w:r>
      <w:r w:rsidR="003E35A7" w:rsidRPr="00D22086">
        <w:rPr>
          <w:rFonts w:hint="cs"/>
          <w:spacing w:val="-2"/>
          <w:rtl/>
        </w:rPr>
        <w:t>ו</w:t>
      </w:r>
      <w:r w:rsidRPr="00D22086">
        <w:rPr>
          <w:rFonts w:hint="cs"/>
          <w:spacing w:val="-2"/>
          <w:rtl/>
        </w:rPr>
        <w:t xml:space="preserve"> </w:t>
      </w:r>
      <w:r w:rsidR="003E35A7" w:rsidRPr="00D22086">
        <w:rPr>
          <w:rFonts w:hint="cs"/>
          <w:spacing w:val="-2"/>
          <w:rtl/>
        </w:rPr>
        <w:t>ב</w:t>
      </w:r>
      <w:r w:rsidRPr="00D22086">
        <w:rPr>
          <w:rFonts w:hint="cs"/>
          <w:spacing w:val="-2"/>
          <w:rtl/>
        </w:rPr>
        <w:t>תוכו</w:t>
      </w:r>
      <w:r w:rsidR="004B6E5C" w:rsidRPr="00D22086">
        <w:rPr>
          <w:rFonts w:hint="cs"/>
          <w:spacing w:val="-2"/>
          <w:rtl/>
        </w:rPr>
        <w:t>.</w:t>
      </w:r>
    </w:p>
    <w:p w14:paraId="7F2DFC29" w14:textId="562ECE82" w:rsidR="00731582" w:rsidRDefault="004C0AAB" w:rsidP="0015611B">
      <w:pPr>
        <w:pStyle w:val="36"/>
        <w:framePr w:wrap="notBeside"/>
        <w:rPr>
          <w:rtl/>
        </w:rPr>
      </w:pPr>
      <w:r w:rsidRPr="0087008C">
        <w:rPr>
          <w:rFonts w:hint="eastAsia"/>
          <w:rtl/>
        </w:rPr>
        <w:t>רבא</w:t>
      </w:r>
      <w:r w:rsidRPr="0087008C">
        <w:rPr>
          <w:rtl/>
        </w:rPr>
        <w:t xml:space="preserve"> </w:t>
      </w:r>
      <w:r w:rsidR="0076017C" w:rsidRPr="0087008C">
        <w:rPr>
          <w:rFonts w:hint="cs"/>
          <w:rtl/>
        </w:rPr>
        <w:t>ל</w:t>
      </w:r>
      <w:r w:rsidRPr="0087008C">
        <w:rPr>
          <w:rFonts w:hint="cs"/>
          <w:rtl/>
        </w:rPr>
        <w:t>רי</w:t>
      </w:r>
      <w:r w:rsidRPr="0087008C">
        <w:rPr>
          <w:rtl/>
        </w:rPr>
        <w:t>"</w:t>
      </w:r>
      <w:r w:rsidRPr="0087008C">
        <w:rPr>
          <w:rFonts w:hint="cs"/>
          <w:rtl/>
        </w:rPr>
        <w:t>ו</w:t>
      </w:r>
      <w:r w:rsidR="00731582">
        <w:rPr>
          <w:rFonts w:hint="cs"/>
          <w:rtl/>
        </w:rPr>
        <w:t>:</w:t>
      </w:r>
    </w:p>
    <w:p w14:paraId="129B5B1B" w14:textId="679FF95B" w:rsidR="009F4C9E" w:rsidRDefault="004C0AAB" w:rsidP="00A07C53">
      <w:pPr>
        <w:rPr>
          <w:rtl/>
        </w:rPr>
      </w:pPr>
      <w:r w:rsidRPr="006F178A">
        <w:rPr>
          <w:rtl/>
        </w:rPr>
        <w:t>משקי</w:t>
      </w:r>
      <w:r w:rsidR="0076017C">
        <w:rPr>
          <w:rFonts w:hint="cs"/>
          <w:rtl/>
        </w:rPr>
        <w:t>ם</w:t>
      </w:r>
      <w:r w:rsidRPr="006F178A">
        <w:rPr>
          <w:rtl/>
        </w:rPr>
        <w:t xml:space="preserve"> עצמן טמאין</w:t>
      </w:r>
      <w:r w:rsidR="0076017C">
        <w:rPr>
          <w:rFonts w:hint="cs"/>
          <w:rtl/>
        </w:rPr>
        <w:t>, וכ</w:t>
      </w:r>
      <w:r>
        <w:rPr>
          <w:rtl/>
        </w:rPr>
        <w:t xml:space="preserve">לגין </w:t>
      </w:r>
      <w:r w:rsidR="0076017C">
        <w:rPr>
          <w:rFonts w:hint="cs"/>
          <w:rtl/>
        </w:rPr>
        <w:t>ש</w:t>
      </w:r>
      <w:r w:rsidRPr="006F178A">
        <w:rPr>
          <w:rtl/>
        </w:rPr>
        <w:t>טמא שבעה ומשקין טהורין.</w:t>
      </w:r>
    </w:p>
    <w:p w14:paraId="19FF6D52" w14:textId="6CEC8B4C" w:rsidR="009F4C9E" w:rsidRDefault="00D67AD3" w:rsidP="00A07C53">
      <w:pPr>
        <w:pStyle w:val="afff1"/>
        <w:rPr>
          <w:rStyle w:val="affc"/>
          <w:rtl/>
        </w:rPr>
      </w:pPr>
      <w:r>
        <w:rPr>
          <w:rFonts w:hint="cs"/>
          <w:rtl/>
        </w:rPr>
        <w:t>****</w:t>
      </w:r>
    </w:p>
    <w:p>
      <w:pPr>
        <w:pStyle w:val="MishnaBatzad"/>
        <w:rPr>
          <w:ins w:id="20133" w:author="קלוד" w:date="2026-10-06T10:08:30Z"/>
        </w:rPr>
      </w:pPr>
      <w:ins w:id="20132" w:author="קלוד" w:date="2026-10-06T10:08:30Z">
        <w:r>
          <w:t xml:space="preserve">משנה ו</w:t>
        </w:r>
      </w:ins>
    </w:p>
    <w:p w14:paraId="4323641F" w14:textId="3AD64818" w:rsidR="001D470D" w:rsidRDefault="001D470D" w:rsidP="00A07C53">
      <w:pPr>
        <w:pStyle w:val="afff8"/>
        <w:spacing w:before="120"/>
        <w:rPr>
          <w:rtl/>
        </w:rPr>
        <w:pPrChange w:id="90013" w:author="קלוד" w:date="2026-10-08T12:08:16Z">
          <w:pPr>
            <w:pStyle w:val="afff8"/>
          </w:pPr>
        </w:pPrChange>
      </w:pPr>
      <w:del w:id="41049" w:author="Claude" w:date="2026-10-07T09:24:48Z">
        <w:r>
          <w:rPr>
            <w:rStyle w:val="TanaimMishna"/>
            <w:rFonts w:hint="cs"/>
            <w:rtl/>
            <w:rPrChange w:id="20035" w:author="קלוד" w:date="2026-10-06T10:08:30Z">
              <w:rPr>
                <w:rStyle w:val="affc"/>
                <w:rFonts w:hint="cs"/>
                <w:rtl/>
              </w:rPr>
            </w:rPrChange>
          </w:rPr>
          <w:delText xml:space="preserve">ג</w:delText>
        </w:r>
      </w:del>
      <w:del w:id="41050" w:author="Claude" w:date="2026-10-07T09:24:48Z">
        <w:r>
          <w:rPr>
            <w:rStyle w:val="TanaimMishna"/>
            <w:rtl/>
            <w:rPrChange w:id="20036" w:author="קלוד" w:date="2026-10-06T10:08:30Z">
              <w:rPr>
                <w:rStyle w:val="affc"/>
                <w:rtl/>
              </w:rPr>
            </w:rPrChange>
          </w:rPr>
          <w:delText xml:space="preserve">.</w:delText>
        </w:r>
      </w:del>
      <w:del w:id="41051" w:author="Claude" w:date="2026-10-07T09:24:48Z">
        <w:r>
          <w:rPr>
            <w:rFonts w:hint="cs"/>
            <w:rtl/>
          </w:rPr>
          <w:delText xml:space="preserve"> </w:delText>
        </w:r>
      </w:del>
      <w:r w:rsidR="004C0AAB">
        <w:rPr>
          <w:rtl/>
        </w:rPr>
        <w:t>הגבאי</w:t>
      </w:r>
      <w:r w:rsidR="009B0446">
        <w:rPr>
          <w:rFonts w:hint="cs"/>
          <w:rtl/>
        </w:rPr>
        <w:t>ם</w:t>
      </w:r>
      <w:r w:rsidR="004C0AAB">
        <w:rPr>
          <w:rtl/>
        </w:rPr>
        <w:t xml:space="preserve"> שנכנסו ל</w:t>
      </w:r>
      <w:r w:rsidR="004C0AAB" w:rsidRPr="00533947">
        <w:rPr>
          <w:rtl/>
        </w:rPr>
        <w:t>בית, וגנבים שהחזירו הכלים</w:t>
      </w:r>
      <w:r>
        <w:rPr>
          <w:rFonts w:hint="cs"/>
          <w:rtl/>
        </w:rPr>
        <w:t xml:space="preserve"> -</w:t>
      </w:r>
    </w:p>
    <w:p w14:paraId="4211DB13" w14:textId="15828960" w:rsidR="004C0AAB" w:rsidRDefault="004C0AAB" w:rsidP="00A07C53">
      <w:pPr>
        <w:pStyle w:val="afff8"/>
        <w:rPr>
          <w:rtl/>
        </w:rPr>
      </w:pPr>
      <w:r w:rsidRPr="00533947">
        <w:rPr>
          <w:rtl/>
        </w:rPr>
        <w:t>נאמני</w:t>
      </w:r>
      <w:r w:rsidR="009B0446">
        <w:rPr>
          <w:rFonts w:hint="cs"/>
          <w:rtl/>
        </w:rPr>
        <w:t>ם</w:t>
      </w:r>
      <w:r w:rsidRPr="00533947">
        <w:rPr>
          <w:rtl/>
        </w:rPr>
        <w:t xml:space="preserve"> לומר</w:t>
      </w:r>
      <w:r w:rsidR="001D470D">
        <w:rPr>
          <w:rFonts w:hint="cs"/>
          <w:rtl/>
        </w:rPr>
        <w:t>:</w:t>
      </w:r>
      <w:r w:rsidRPr="00533947">
        <w:rPr>
          <w:rtl/>
        </w:rPr>
        <w:t xml:space="preserve"> </w:t>
      </w:r>
      <w:r w:rsidR="001D470D">
        <w:rPr>
          <w:rFonts w:hint="cs"/>
          <w:rtl/>
        </w:rPr>
        <w:t>'</w:t>
      </w:r>
      <w:r w:rsidRPr="00533947">
        <w:rPr>
          <w:rtl/>
        </w:rPr>
        <w:t>לא נגענו</w:t>
      </w:r>
      <w:r w:rsidR="001D470D">
        <w:rPr>
          <w:rFonts w:hint="cs"/>
          <w:rtl/>
        </w:rPr>
        <w:t>'</w:t>
      </w:r>
      <w:r w:rsidRPr="00533947">
        <w:rPr>
          <w:rtl/>
        </w:rPr>
        <w:t xml:space="preserve">, </w:t>
      </w:r>
      <w:r w:rsidR="00497BFC" w:rsidRPr="007B4B7C">
        <w:rPr>
          <w:rStyle w:val="HesberMishna"/>
          <w:rFonts w:hint="cs"/>
          <w:b/>
          <w:bCs/>
          <w:rtl/>
          <w:rPrChange w:id="20037" w:author="קלוד" w:date="2026-10-06T10:08:30Z">
            <w:rPr>
              <w:rStyle w:val="affe"/>
              <w:rFonts w:hint="cs"/>
              <w:b/>
              <w:bCs/>
              <w:rtl/>
            </w:rPr>
          </w:rPrChange>
        </w:rPr>
        <w:t>בקודש</w:t>
      </w:r>
      <w:r w:rsidR="00497BFC">
        <w:rPr>
          <w:rStyle w:val="HesberMishna"/>
          <w:rFonts w:hint="cs"/>
          <w:rtl/>
          <w:rPrChange w:id="20038" w:author="קלוד" w:date="2026-10-06T10:08:30Z">
            <w:rPr>
              <w:rStyle w:val="affe"/>
              <w:rFonts w:hint="cs"/>
              <w:rtl/>
            </w:rPr>
          </w:rPrChange>
        </w:rPr>
        <w:t>,</w:t>
      </w:r>
      <w:r w:rsidR="00497BFC" w:rsidRPr="007B4B7C">
        <w:rPr>
          <w:rStyle w:val="HesberMishna"/>
          <w:rtl/>
          <w:rPrChange w:id="20039" w:author="קלוד" w:date="2026-10-06T10:08:30Z">
            <w:rPr>
              <w:rStyle w:val="affe"/>
              <w:rtl/>
            </w:rPr>
          </w:rPrChange>
        </w:rPr>
        <w:t xml:space="preserve"> ולא בתרומה,</w:t>
      </w:r>
    </w:p>
    <w:p w14:paraId="420E3621" w14:textId="3261FE99" w:rsidR="004C0AAB" w:rsidRPr="00F605DF" w:rsidRDefault="00497BFC" w:rsidP="00A07C53">
      <w:pPr>
        <w:pStyle w:val="afff8"/>
        <w:rPr>
          <w:spacing w:val="2"/>
          <w:rtl/>
        </w:rPr>
      </w:pPr>
      <w:del w:id="41052" w:author="Claude" w:date="2026-10-07T09:24:48Z">
        <w:r>
          <w:rPr>
            <w:rStyle w:val="TanaimMishna"/>
            <w:rFonts w:hint="cs"/>
            <w:spacing w:val="2"/>
            <w:rtl/>
            <w:rPrChange w:id="20040" w:author="קלוד" w:date="2026-10-06T10:08:30Z">
              <w:rPr>
                <w:rStyle w:val="affc"/>
                <w:rFonts w:hint="cs"/>
                <w:spacing w:val="2"/>
                <w:rtl/>
              </w:rPr>
            </w:rPrChange>
          </w:rPr>
          <w:delText xml:space="preserve">ד</w:delText>
        </w:r>
      </w:del>
      <w:del w:id="41053" w:author="Claude" w:date="2026-10-07T09:24:48Z">
        <w:r>
          <w:rPr>
            <w:rStyle w:val="TanaimMishna"/>
            <w:spacing w:val="2"/>
            <w:rtl/>
            <w:rPrChange w:id="20041" w:author="קלוד" w:date="2026-10-06T10:08:30Z">
              <w:rPr>
                <w:rStyle w:val="affc"/>
                <w:spacing w:val="2"/>
                <w:rtl/>
              </w:rPr>
            </w:rPrChange>
          </w:rPr>
          <w:delText xml:space="preserve">.</w:delText>
        </w:r>
      </w:del>
      <w:del w:id="41054" w:author="Claude" w:date="2026-10-07T09:24:48Z">
        <w:r>
          <w:rPr>
            <w:rFonts w:hint="cs"/>
            <w:spacing w:val="2"/>
            <w:rtl/>
          </w:rPr>
          <w:delText xml:space="preserve"> </w:delText>
        </w:r>
      </w:del>
      <w:r w:rsidR="004C0AAB" w:rsidRPr="00F605DF">
        <w:rPr>
          <w:spacing w:val="2"/>
          <w:rtl/>
        </w:rPr>
        <w:t>ובירושלים</w:t>
      </w:r>
      <w:r w:rsidRPr="00F605DF">
        <w:rPr>
          <w:rFonts w:hint="cs"/>
          <w:spacing w:val="2"/>
          <w:rtl/>
        </w:rPr>
        <w:t>,</w:t>
      </w:r>
      <w:r w:rsidR="004C0AAB" w:rsidRPr="00F605DF">
        <w:rPr>
          <w:spacing w:val="2"/>
          <w:rtl/>
        </w:rPr>
        <w:t xml:space="preserve"> נאמני</w:t>
      </w:r>
      <w:r w:rsidR="009B0446" w:rsidRPr="00F605DF">
        <w:rPr>
          <w:rFonts w:hint="cs"/>
          <w:spacing w:val="2"/>
          <w:rtl/>
        </w:rPr>
        <w:t>ם</w:t>
      </w:r>
      <w:r w:rsidR="004C0AAB" w:rsidRPr="00F605DF">
        <w:rPr>
          <w:spacing w:val="2"/>
          <w:rtl/>
        </w:rPr>
        <w:t xml:space="preserve"> על הקודש, ובשעת הרגל אף על התרומה.</w:t>
      </w:r>
    </w:p>
    <w:p w14:paraId="18C6F38F" w14:textId="2F08286A" w:rsidR="00731582" w:rsidRDefault="004C0AAB" w:rsidP="0015611B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והך</w:t>
      </w:r>
      <w:r w:rsidR="00731582">
        <w:rPr>
          <w:rtl/>
        </w:rPr>
        <w:t>:</w:t>
      </w:r>
    </w:p>
    <w:p w14:paraId="07D5ADD6" w14:textId="222FA483" w:rsidR="00497BFC" w:rsidRDefault="004C0AAB" w:rsidP="00A07C53">
      <w:pPr>
        <w:rPr>
          <w:rFonts w:ascii="Fb Fontext" w:hAnsi="Fb Fontext"/>
          <w:rtl/>
        </w:rPr>
      </w:pPr>
      <w:r w:rsidRPr="006F178A">
        <w:rPr>
          <w:rFonts w:ascii="Fb Fontext" w:hAnsi="Fb Fontext" w:hint="cs"/>
          <w:rtl/>
        </w:rPr>
        <w:t>ד</w:t>
      </w:r>
      <w:r w:rsidRPr="006F178A">
        <w:rPr>
          <w:rFonts w:ascii="Fb Fontext" w:hAnsi="Fb Fontext"/>
          <w:rtl/>
        </w:rPr>
        <w:t xml:space="preserve">גבאין שנכנסו לבית </w:t>
      </w:r>
      <w:r>
        <w:rPr>
          <w:rFonts w:ascii="Fb Fontext" w:hAnsi="Fb Fontext" w:hint="cs"/>
          <w:rtl/>
        </w:rPr>
        <w:t>-</w:t>
      </w:r>
      <w:r w:rsidR="00497BFC">
        <w:rPr>
          <w:rFonts w:ascii="Fb Fontext" w:hAnsi="Fb Fontext" w:hint="cs"/>
          <w:rtl/>
        </w:rPr>
        <w:t xml:space="preserve"> </w:t>
      </w:r>
      <w:r w:rsidRPr="006F178A">
        <w:rPr>
          <w:rFonts w:ascii="Fb Fontext" w:hAnsi="Fb Fontext"/>
          <w:rtl/>
        </w:rPr>
        <w:t>כולו טמא</w:t>
      </w:r>
      <w:r w:rsidRPr="006F178A">
        <w:rPr>
          <w:rFonts w:ascii="Fb Fontext" w:hAnsi="Fb Fontext" w:hint="cs"/>
          <w:rtl/>
        </w:rPr>
        <w:t xml:space="preserve"> </w:t>
      </w:r>
      <w:r w:rsidR="00497BFC" w:rsidRPr="007B4B7C">
        <w:rPr>
          <w:rStyle w:val="affe"/>
          <w:rFonts w:hint="cs"/>
          <w:rtl/>
        </w:rPr>
        <w:t>ואינם</w:t>
      </w:r>
      <w:r w:rsidR="00497BFC" w:rsidRPr="007B4B7C">
        <w:rPr>
          <w:rStyle w:val="affe"/>
          <w:rtl/>
        </w:rPr>
        <w:t xml:space="preserve"> </w:t>
      </w:r>
      <w:r w:rsidR="00497BFC" w:rsidRPr="007B4B7C">
        <w:rPr>
          <w:rStyle w:val="affe"/>
          <w:rFonts w:hint="cs"/>
          <w:rtl/>
        </w:rPr>
        <w:t>נאמנים</w:t>
      </w:r>
      <w:r w:rsidR="00497BFC" w:rsidRPr="007B4B7C">
        <w:rPr>
          <w:rStyle w:val="affe"/>
          <w:rtl/>
        </w:rPr>
        <w:t xml:space="preserve"> </w:t>
      </w:r>
      <w:r w:rsidR="00497BFC" w:rsidRPr="007B4B7C">
        <w:rPr>
          <w:rStyle w:val="affe"/>
          <w:rFonts w:hint="cs"/>
          <w:rtl/>
        </w:rPr>
        <w:t>כלל</w:t>
      </w:r>
      <w:r w:rsidR="00497BFC" w:rsidRPr="007B4B7C">
        <w:rPr>
          <w:rStyle w:val="affe"/>
          <w:rtl/>
        </w:rPr>
        <w:t>,</w:t>
      </w:r>
    </w:p>
    <w:p w14:paraId="2B4400EA" w14:textId="40068F60" w:rsidR="00731582" w:rsidRDefault="00731582" w:rsidP="0015611B">
      <w:pPr>
        <w:pStyle w:val="36"/>
        <w:framePr w:wrap="notBeside"/>
        <w:rPr>
          <w:rtl/>
        </w:rPr>
      </w:pPr>
      <w:r>
        <w:rPr>
          <w:rFonts w:hint="cs"/>
          <w:rtl/>
        </w:rPr>
        <w:t>-</w:t>
      </w:r>
    </w:p>
    <w:p w14:paraId="37AF5400" w14:textId="237A70BE" w:rsidR="004C0AAB" w:rsidRDefault="004C0AAB" w:rsidP="00A07C53">
      <w:pPr>
        <w:rPr>
          <w:rtl/>
        </w:rPr>
      </w:pPr>
      <w:r w:rsidRPr="006F178A">
        <w:rPr>
          <w:rFonts w:ascii="Fb Fontext" w:hAnsi="Fb Fontext" w:hint="cs"/>
          <w:rtl/>
        </w:rPr>
        <w:t>ב</w:t>
      </w:r>
      <w:r>
        <w:rPr>
          <w:rFonts w:ascii="Fb Fontext" w:hAnsi="Fb Fontext" w:hint="cs"/>
          <w:rtl/>
        </w:rPr>
        <w:t>נכרי עמם</w:t>
      </w:r>
      <w:r w:rsidR="00497BFC">
        <w:rPr>
          <w:rFonts w:ascii="Fb Fontext" w:hAnsi="Fb Fontext" w:hint="cs"/>
          <w:rtl/>
        </w:rPr>
        <w:t>,</w:t>
      </w:r>
      <w:r>
        <w:rPr>
          <w:rFonts w:ascii="Fb Fontext" w:hAnsi="Fb Fontext" w:hint="cs"/>
          <w:rtl/>
        </w:rPr>
        <w:t xml:space="preserve"> </w:t>
      </w:r>
      <w:r>
        <w:rPr>
          <w:rFonts w:hint="cs"/>
          <w:rtl/>
        </w:rPr>
        <w:t>ש</w:t>
      </w:r>
      <w:r w:rsidR="00497BFC">
        <w:rPr>
          <w:rFonts w:hint="cs"/>
          <w:rtl/>
        </w:rPr>
        <w:t xml:space="preserve">אין </w:t>
      </w:r>
      <w:r w:rsidRPr="006F178A">
        <w:rPr>
          <w:rtl/>
        </w:rPr>
        <w:t xml:space="preserve">נאמנין </w:t>
      </w:r>
      <w:r w:rsidR="00A16070">
        <w:rPr>
          <w:rFonts w:hint="cs"/>
          <w:rtl/>
        </w:rPr>
        <w:t>לומר</w:t>
      </w:r>
      <w:r>
        <w:rPr>
          <w:rFonts w:hint="cs"/>
          <w:rtl/>
        </w:rPr>
        <w:t xml:space="preserve"> נכנסנו ולא נגענו,</w:t>
      </w:r>
      <w:r w:rsidRPr="007B4B7C">
        <w:rPr>
          <w:rStyle w:val="affe"/>
          <w:rtl/>
        </w:rPr>
        <w:t xml:space="preserve"> </w:t>
      </w:r>
      <w:r w:rsidR="00A16070">
        <w:rPr>
          <w:rStyle w:val="affe"/>
          <w:rFonts w:hint="cs"/>
          <w:rtl/>
        </w:rPr>
        <w:t>שמפחדים-</w:t>
      </w:r>
    </w:p>
    <w:p w14:paraId="5C3664E2" w14:textId="025F7127" w:rsidR="004C0AAB" w:rsidRPr="00D22086" w:rsidRDefault="004C0AAB" w:rsidP="00A07C53">
      <w:pPr>
        <w:rPr>
          <w:spacing w:val="-2"/>
          <w:rtl/>
        </w:rPr>
      </w:pPr>
      <w:r w:rsidRPr="00D22086">
        <w:rPr>
          <w:rStyle w:val="affc"/>
          <w:rFonts w:hint="cs"/>
          <w:spacing w:val="-2"/>
          <w:rtl/>
        </w:rPr>
        <w:t xml:space="preserve">או </w:t>
      </w:r>
      <w:r w:rsidRPr="00D22086">
        <w:rPr>
          <w:rFonts w:hint="cs"/>
          <w:spacing w:val="-2"/>
          <w:rtl/>
        </w:rPr>
        <w:t>מ</w:t>
      </w:r>
      <w:r w:rsidRPr="00D22086">
        <w:rPr>
          <w:spacing w:val="-2"/>
          <w:rtl/>
        </w:rPr>
        <w:t xml:space="preserve">אימת נכרי, </w:t>
      </w:r>
      <w:r w:rsidRPr="00D22086">
        <w:rPr>
          <w:rStyle w:val="affc"/>
          <w:rFonts w:hint="cs"/>
          <w:spacing w:val="-2"/>
          <w:rtl/>
        </w:rPr>
        <w:t>או</w:t>
      </w:r>
      <w:r w:rsidRPr="00D22086">
        <w:rPr>
          <w:rStyle w:val="affc"/>
          <w:spacing w:val="-2"/>
          <w:rtl/>
        </w:rPr>
        <w:t xml:space="preserve"> </w:t>
      </w:r>
      <w:r w:rsidRPr="00D22086">
        <w:rPr>
          <w:rFonts w:hint="cs"/>
          <w:spacing w:val="-2"/>
          <w:rtl/>
        </w:rPr>
        <w:t>מ</w:t>
      </w:r>
      <w:r w:rsidRPr="00D22086">
        <w:rPr>
          <w:spacing w:val="-2"/>
          <w:rtl/>
        </w:rPr>
        <w:t>אימת מלכות.</w:t>
      </w:r>
      <w:r w:rsidRPr="00D22086">
        <w:rPr>
          <w:rFonts w:hint="cs"/>
          <w:spacing w:val="-2"/>
          <w:rtl/>
        </w:rPr>
        <w:t xml:space="preserve"> </w:t>
      </w:r>
      <w:r w:rsidR="00A16070" w:rsidRPr="00D22086">
        <w:rPr>
          <w:rStyle w:val="affc"/>
          <w:rFonts w:hint="cs"/>
          <w:spacing w:val="-2"/>
          <w:rtl/>
        </w:rPr>
        <w:t>ו</w:t>
      </w:r>
      <w:r w:rsidRPr="00D22086">
        <w:rPr>
          <w:rStyle w:val="affc"/>
          <w:rFonts w:hint="cs"/>
          <w:spacing w:val="-2"/>
          <w:rtl/>
        </w:rPr>
        <w:t>נפק''מ</w:t>
      </w:r>
      <w:r w:rsidRPr="00D22086">
        <w:rPr>
          <w:rFonts w:hint="cs"/>
          <w:spacing w:val="-2"/>
          <w:rtl/>
        </w:rPr>
        <w:t xml:space="preserve"> בנכרי שא</w:t>
      </w:r>
      <w:r w:rsidR="00A16070" w:rsidRPr="00D22086">
        <w:rPr>
          <w:rFonts w:hint="cs"/>
          <w:spacing w:val="-2"/>
          <w:rtl/>
        </w:rPr>
        <w:t>ינו</w:t>
      </w:r>
      <w:r w:rsidRPr="00D22086">
        <w:rPr>
          <w:rFonts w:hint="cs"/>
          <w:spacing w:val="-2"/>
          <w:rtl/>
        </w:rPr>
        <w:t xml:space="preserve"> חשוב</w:t>
      </w:r>
      <w:r w:rsidR="00A16070" w:rsidRPr="00D22086">
        <w:rPr>
          <w:rFonts w:hint="cs"/>
          <w:spacing w:val="-2"/>
          <w:rtl/>
        </w:rPr>
        <w:t>.</w:t>
      </w:r>
    </w:p>
    <w:p w14:paraId="7BFB939E" w14:textId="0F441764" w:rsidR="0015611B" w:rsidRPr="0015611B" w:rsidRDefault="004C0AAB" w:rsidP="0015611B">
      <w:pPr>
        <w:pStyle w:val="affff0"/>
        <w:rPr>
          <w:rtl/>
        </w:rPr>
      </w:pPr>
      <w:ins w:id="9835" w:author="מספור קטעי משנה" w:date="2026-10-06T06:45:17Z">
        <w:r>
          <w:rPr>
            <w:rStyle w:val="MisparKeta"/>
          </w:rPr>
          <w:t xml:space="preserve">ה. </w:t>
        </w:r>
      </w:ins>
      <w:r w:rsidRPr="00533947">
        <w:rPr>
          <w:rtl/>
        </w:rPr>
        <w:t>הגנבים שהחזירו את הכלים.</w:t>
      </w:r>
    </w:p>
    <w:p w14:paraId="4514343C" w14:textId="0378DAF9" w:rsidR="00731582" w:rsidRDefault="004C0AAB" w:rsidP="0015611B">
      <w:pPr>
        <w:pStyle w:val="36"/>
        <w:framePr w:wrap="notBeside"/>
        <w:rPr>
          <w:rtl/>
        </w:rPr>
      </w:pPr>
      <w:r w:rsidRPr="0087008C">
        <w:rPr>
          <w:rtl/>
        </w:rPr>
        <w:t>ו</w:t>
      </w:r>
      <w:r w:rsidRPr="0087008C">
        <w:rPr>
          <w:rFonts w:hint="cs"/>
          <w:rtl/>
        </w:rPr>
        <w:t>הך</w:t>
      </w:r>
      <w:r w:rsidR="00731582">
        <w:rPr>
          <w:rtl/>
        </w:rPr>
        <w:t>:</w:t>
      </w:r>
    </w:p>
    <w:p w14:paraId="140FD768" w14:textId="6AE3ED51" w:rsidR="004C0AAB" w:rsidRDefault="004C0AAB" w:rsidP="00A07C53">
      <w:pPr>
        <w:rPr>
          <w:rtl/>
        </w:rPr>
      </w:pPr>
      <w:r>
        <w:rPr>
          <w:rFonts w:hint="cs"/>
          <w:rtl/>
        </w:rPr>
        <w:t xml:space="preserve">דטמא רק מקום </w:t>
      </w:r>
      <w:r w:rsidR="000D1A6C">
        <w:rPr>
          <w:rFonts w:hint="cs"/>
          <w:rtl/>
        </w:rPr>
        <w:t>שגנבו,</w:t>
      </w:r>
    </w:p>
    <w:p w14:paraId="1DE43615" w14:textId="710E5EDD" w:rsidR="000D1A6C" w:rsidRDefault="000D1A6C" w:rsidP="00A07C53">
      <w:pPr>
        <w:rPr>
          <w:rtl/>
        </w:rPr>
      </w:pPr>
      <w:r>
        <w:rPr>
          <w:rFonts w:hint="cs"/>
          <w:rtl/>
        </w:rPr>
        <w:t xml:space="preserve">- </w:t>
      </w:r>
      <w:r w:rsidR="004C0AAB" w:rsidRPr="006F178A">
        <w:rPr>
          <w:rFonts w:hint="cs"/>
          <w:rtl/>
        </w:rPr>
        <w:t>מ</w:t>
      </w:r>
      <w:r>
        <w:rPr>
          <w:rFonts w:hint="cs"/>
          <w:rtl/>
        </w:rPr>
        <w:t>שנתינו</w:t>
      </w:r>
      <w:r w:rsidR="004C0AAB" w:rsidRPr="006F178A">
        <w:rPr>
          <w:rFonts w:hint="cs"/>
          <w:rtl/>
        </w:rPr>
        <w:t xml:space="preserve"> </w:t>
      </w:r>
      <w:r w:rsidR="004C0AAB">
        <w:rPr>
          <w:rFonts w:hint="cs"/>
          <w:rtl/>
        </w:rPr>
        <w:t>שנאמנין</w:t>
      </w:r>
      <w:r>
        <w:rPr>
          <w:rFonts w:hint="cs"/>
          <w:rtl/>
        </w:rPr>
        <w:t>,</w:t>
      </w:r>
      <w:r w:rsidR="004C0AAB">
        <w:rPr>
          <w:rFonts w:hint="cs"/>
          <w:rtl/>
        </w:rPr>
        <w:t xml:space="preserve"> </w:t>
      </w:r>
      <w:r w:rsidR="004C0AAB" w:rsidRPr="006F178A">
        <w:rPr>
          <w:rtl/>
        </w:rPr>
        <w:t>כשעשו תשובה</w:t>
      </w:r>
      <w:r>
        <w:rPr>
          <w:rStyle w:val="affe"/>
          <w:rFonts w:hint="cs"/>
          <w:rtl/>
        </w:rPr>
        <w:t>,</w:t>
      </w:r>
      <w:r w:rsidRPr="007B4B7C">
        <w:rPr>
          <w:rStyle w:val="affe"/>
          <w:rtl/>
        </w:rPr>
        <w:t xml:space="preserve"> שמחזירים.</w:t>
      </w:r>
    </w:p>
    <w:p w14:paraId="05E780EA" w14:textId="658AE120" w:rsidR="004C0AAB" w:rsidRPr="00533947" w:rsidRDefault="004C0AAB" w:rsidP="00A07C53">
      <w:pPr>
        <w:pStyle w:val="affff0"/>
        <w:rPr>
          <w:rtl/>
        </w:rPr>
      </w:pPr>
      <w:ins w:id="9836" w:author="מספור קטעי משנה" w:date="2026-10-06T06:45:17Z">
        <w:r>
          <w:rPr>
            <w:rStyle w:val="MisparKeta"/>
          </w:rPr>
          <w:t xml:space="preserve">ה. </w:t>
        </w:r>
      </w:ins>
      <w:r w:rsidRPr="00533947">
        <w:rPr>
          <w:rtl/>
        </w:rPr>
        <w:t>בירושלים</w:t>
      </w:r>
      <w:r w:rsidR="000D1A6C">
        <w:rPr>
          <w:rFonts w:hint="cs"/>
          <w:rtl/>
        </w:rPr>
        <w:t>,</w:t>
      </w:r>
      <w:r w:rsidRPr="00533947">
        <w:rPr>
          <w:rtl/>
        </w:rPr>
        <w:t xml:space="preserve"> נאמני</w:t>
      </w:r>
      <w:r w:rsidR="009B0446">
        <w:rPr>
          <w:rFonts w:hint="cs"/>
          <w:rtl/>
        </w:rPr>
        <w:t>ם</w:t>
      </w:r>
      <w:r w:rsidRPr="00533947">
        <w:rPr>
          <w:rtl/>
        </w:rPr>
        <w:t xml:space="preserve"> על הקודש</w:t>
      </w:r>
      <w:r w:rsidR="000D1A6C">
        <w:rPr>
          <w:rFonts w:hint="cs"/>
          <w:rtl/>
        </w:rPr>
        <w:t>.</w:t>
      </w:r>
    </w:p>
    <w:p w14:paraId="55AED3E1" w14:textId="6CF69112" w:rsidR="000D1A6C" w:rsidRDefault="000D1A6C" w:rsidP="00A07C53">
      <w:pPr>
        <w:rPr>
          <w:rtl/>
        </w:rPr>
      </w:pPr>
      <w:r w:rsidRPr="007F2C2A">
        <w:rPr>
          <w:rFonts w:hint="cs"/>
          <w:rtl/>
        </w:rPr>
        <w:t>היינו</w:t>
      </w:r>
      <w:r w:rsidR="004C0AAB" w:rsidRPr="000D1A6C">
        <w:rPr>
          <w:rtl/>
        </w:rPr>
        <w:t xml:space="preserve"> </w:t>
      </w:r>
      <w:r>
        <w:rPr>
          <w:rFonts w:hint="cs"/>
          <w:rtl/>
        </w:rPr>
        <w:t xml:space="preserve">אף </w:t>
      </w:r>
      <w:r w:rsidR="004C0AAB" w:rsidRPr="000D1A6C">
        <w:rPr>
          <w:rtl/>
        </w:rPr>
        <w:t>על כלי</w:t>
      </w:r>
      <w:r w:rsidR="004C0AAB" w:rsidRPr="006F178A">
        <w:rPr>
          <w:rtl/>
        </w:rPr>
        <w:t xml:space="preserve"> חרס </w:t>
      </w:r>
      <w:r w:rsidR="004C0AAB" w:rsidRPr="005E6BC8">
        <w:rPr>
          <w:rFonts w:cs="PFT_Frank"/>
          <w:b/>
          <w:bCs/>
          <w:szCs w:val="14"/>
          <w:rtl/>
        </w:rPr>
        <w:t>גסי</w:t>
      </w:r>
      <w:r w:rsidRPr="005E6BC8">
        <w:rPr>
          <w:rFonts w:cs="PFT_Frank" w:hint="cs"/>
          <w:b/>
          <w:bCs/>
          <w:szCs w:val="14"/>
          <w:rtl/>
        </w:rPr>
        <w:t>ם</w:t>
      </w:r>
      <w:r w:rsidRPr="007B4B7C">
        <w:rPr>
          <w:rtl/>
        </w:rPr>
        <w:t>,</w:t>
      </w:r>
      <w:r w:rsidR="004C0AAB" w:rsidRPr="006F178A">
        <w:rPr>
          <w:rtl/>
        </w:rPr>
        <w:t xml:space="preserve"> </w:t>
      </w:r>
      <w:r w:rsidRPr="007B4B7C">
        <w:rPr>
          <w:rStyle w:val="affe"/>
          <w:rFonts w:hint="cs"/>
          <w:rtl/>
        </w:rPr>
        <w:t>ורק</w:t>
      </w:r>
      <w:r w:rsidRPr="007B4B7C">
        <w:rPr>
          <w:rStyle w:val="affe"/>
          <w:rtl/>
        </w:rPr>
        <w:t xml:space="preserve"> </w:t>
      </w:r>
      <w:r w:rsidR="004C0AAB" w:rsidRPr="007B4B7C">
        <w:rPr>
          <w:rStyle w:val="affe"/>
          <w:rtl/>
        </w:rPr>
        <w:t>לקודש</w:t>
      </w:r>
      <w:r w:rsidR="004C0AAB" w:rsidRPr="006F178A">
        <w:rPr>
          <w:rtl/>
        </w:rPr>
        <w:t>.</w:t>
      </w:r>
    </w:p>
    <w:p w14:paraId="1D494A41" w14:textId="30EAADFB" w:rsidR="004C0AAB" w:rsidRPr="00D22086" w:rsidRDefault="000D1A6C" w:rsidP="00A07C53">
      <w:pPr>
        <w:rPr>
          <w:spacing w:val="-4"/>
          <w:rtl/>
        </w:rPr>
      </w:pPr>
      <w:r w:rsidRPr="00D22086">
        <w:rPr>
          <w:rStyle w:val="affc"/>
          <w:rFonts w:hint="cs"/>
          <w:spacing w:val="-4"/>
          <w:rtl/>
        </w:rPr>
        <w:t>טעם</w:t>
      </w:r>
      <w:r w:rsidRPr="00D22086">
        <w:rPr>
          <w:rStyle w:val="affc"/>
          <w:spacing w:val="-4"/>
          <w:rtl/>
        </w:rPr>
        <w:t xml:space="preserve"> </w:t>
      </w:r>
      <w:r w:rsidRPr="00D22086">
        <w:rPr>
          <w:rStyle w:val="affc"/>
          <w:rFonts w:hint="cs"/>
          <w:spacing w:val="-4"/>
          <w:rtl/>
        </w:rPr>
        <w:t>הנאמנות</w:t>
      </w:r>
      <w:r w:rsidRPr="00D22086">
        <w:rPr>
          <w:rStyle w:val="affc"/>
          <w:spacing w:val="-4"/>
          <w:rtl/>
        </w:rPr>
        <w:t xml:space="preserve"> </w:t>
      </w:r>
      <w:r w:rsidRPr="00D22086">
        <w:rPr>
          <w:rStyle w:val="affc"/>
          <w:rFonts w:hint="cs"/>
          <w:spacing w:val="-4"/>
          <w:rtl/>
        </w:rPr>
        <w:t>במודיעים</w:t>
      </w:r>
      <w:r w:rsidRPr="00D22086">
        <w:rPr>
          <w:rStyle w:val="affc"/>
          <w:spacing w:val="-4"/>
          <w:rtl/>
        </w:rPr>
        <w:t xml:space="preserve"> </w:t>
      </w:r>
      <w:r w:rsidRPr="00D22086">
        <w:rPr>
          <w:rStyle w:val="affc"/>
          <w:rFonts w:hint="cs"/>
          <w:spacing w:val="-4"/>
          <w:rtl/>
        </w:rPr>
        <w:t>וירושלים</w:t>
      </w:r>
      <w:r w:rsidRPr="00D22086">
        <w:rPr>
          <w:rStyle w:val="affc"/>
          <w:spacing w:val="-4"/>
          <w:rtl/>
        </w:rPr>
        <w:t>:</w:t>
      </w:r>
      <w:r w:rsidRPr="00D22086">
        <w:rPr>
          <w:rFonts w:hint="cs"/>
          <w:spacing w:val="-4"/>
          <w:rtl/>
        </w:rPr>
        <w:t xml:space="preserve"> </w:t>
      </w:r>
      <w:r w:rsidR="004C0AAB" w:rsidRPr="00D22086">
        <w:rPr>
          <w:spacing w:val="-4"/>
          <w:rtl/>
        </w:rPr>
        <w:t>שאין כבשונות בירושלים</w:t>
      </w:r>
      <w:r w:rsidRPr="00D22086">
        <w:rPr>
          <w:rFonts w:hint="cs"/>
          <w:spacing w:val="-4"/>
          <w:rtl/>
        </w:rPr>
        <w:t>,</w:t>
      </w:r>
      <w:r w:rsidRPr="00D22086">
        <w:rPr>
          <w:rStyle w:val="affe"/>
          <w:spacing w:val="-4"/>
          <w:rtl/>
        </w:rPr>
        <w:t xml:space="preserve"> ונצרך</w:t>
      </w:r>
      <w:r w:rsidRPr="00D22086">
        <w:rPr>
          <w:rStyle w:val="affe"/>
          <w:rFonts w:hint="cs"/>
          <w:spacing w:val="-4"/>
          <w:rtl/>
        </w:rPr>
        <w:t>.</w:t>
      </w:r>
    </w:p>
    <w:p w14:paraId="447AAD48" w14:textId="77777777" w:rsidR="00C0473D" w:rsidRDefault="0055396A" w:rsidP="00A07C53">
      <w:pPr>
        <w:pStyle w:val="affff0"/>
        <w:rPr>
          <w:rtl/>
        </w:rPr>
      </w:pPr>
      <w:ins w:id="9837" w:author="מספור קטעי משנה" w:date="2026-10-06T06:45:17Z">
        <w:r>
          <w:rPr>
            <w:rStyle w:val="MisparKeta"/>
          </w:rPr>
          <w:t xml:space="preserve">ו. </w:t>
        </w:r>
      </w:ins>
      <w:r w:rsidRPr="007B4B7C">
        <w:rPr>
          <w:rStyle w:val="affe"/>
          <w:rFonts w:hint="cs"/>
          <w:rtl/>
        </w:rPr>
        <w:t>בירושלים</w:t>
      </w:r>
      <w:r>
        <w:rPr>
          <w:rStyle w:val="affe"/>
          <w:rFonts w:hint="cs"/>
          <w:rtl/>
        </w:rPr>
        <w:t>,</w:t>
      </w:r>
      <w:r>
        <w:rPr>
          <w:rFonts w:hint="cs"/>
          <w:rtl/>
        </w:rPr>
        <w:t xml:space="preserve"> </w:t>
      </w:r>
      <w:r w:rsidR="004C0AAB" w:rsidRPr="006F178A">
        <w:rPr>
          <w:rtl/>
        </w:rPr>
        <w:t xml:space="preserve">בשעת הרגל </w:t>
      </w:r>
      <w:r w:rsidR="000D1A6C">
        <w:rPr>
          <w:rFonts w:hint="cs"/>
          <w:rtl/>
        </w:rPr>
        <w:t xml:space="preserve">- </w:t>
      </w:r>
      <w:r w:rsidR="009B0446">
        <w:rPr>
          <w:rFonts w:hint="cs"/>
          <w:rtl/>
        </w:rPr>
        <w:t xml:space="preserve">נאמנים </w:t>
      </w:r>
      <w:r w:rsidR="004C0AAB" w:rsidRPr="006F178A">
        <w:rPr>
          <w:rtl/>
        </w:rPr>
        <w:t>אף על התרומה</w:t>
      </w:r>
      <w:r>
        <w:rPr>
          <w:rFonts w:hint="cs"/>
          <w:rtl/>
        </w:rPr>
        <w:t>.</w:t>
      </w:r>
    </w:p>
    <w:p w14:paraId="609E166F" w14:textId="77777777" w:rsidR="00C0473D" w:rsidRDefault="0055396A" w:rsidP="0015611B">
      <w:pPr>
        <w:spacing w:after="60"/>
        <w:rPr>
          <w:rtl/>
        </w:rPr>
      </w:pPr>
      <w:r w:rsidRPr="0015611B">
        <w:rPr>
          <w:rStyle w:val="af4"/>
          <w:rFonts w:hint="cs"/>
          <w:spacing w:val="0"/>
          <w:rtl/>
        </w:rPr>
        <w:t>ד'</w:t>
      </w:r>
      <w:r w:rsidRPr="0015611B">
        <w:rPr>
          <w:rStyle w:val="af4"/>
          <w:spacing w:val="0"/>
          <w:rtl/>
        </w:rPr>
        <w:t>ויאסף כל איש ישראל אל העיר כאיש אחד חברים'</w:t>
      </w:r>
      <w:r w:rsidRPr="0015611B">
        <w:rPr>
          <w:rFonts w:hint="cs"/>
          <w:rtl/>
        </w:rPr>
        <w:t xml:space="preserve"> </w:t>
      </w:r>
      <w:r w:rsidR="004C0AAB" w:rsidRPr="0015611B">
        <w:rPr>
          <w:rFonts w:hint="cs"/>
          <w:rtl/>
        </w:rPr>
        <w:t>עשאן חברים</w:t>
      </w:r>
      <w:r w:rsidRPr="0015611B">
        <w:rPr>
          <w:rFonts w:hint="cs"/>
          <w:rtl/>
        </w:rPr>
        <w:t>.</w:t>
      </w:r>
    </w:p>
    <w:p>
      <w:pPr>
        <w:pStyle w:val="MishnaBatzad"/>
        <w:rPr>
          <w:ins w:id="20135" w:author="קלוד" w:date="2026-10-06T10:08:30Z"/>
        </w:rPr>
      </w:pPr>
      <w:ins w:id="20134" w:author="קלוד" w:date="2026-10-06T10:08:30Z">
        <w:r>
          <w:t xml:space="preserve">משנה ז</w:t>
        </w:r>
      </w:ins>
    </w:p>
    <w:p w14:paraId="6F092ED7" w14:textId="31568E4E" w:rsidR="0055396A" w:rsidRDefault="004C0AAB" w:rsidP="00A07C53">
      <w:pPr>
        <w:pStyle w:val="afff8"/>
        <w:spacing w:before="120"/>
        <w:jc w:val="center"/>
        <w:rPr>
          <w:rtl/>
        </w:rPr>
        <w:pPrChange w:id="90014" w:author="קלוד" w:date="2026-10-08T12:08:16Z">
          <w:pPr>
            <w:pStyle w:val="afff8"/>
            <w:jc w:val="center"/>
          </w:pPr>
        </w:pPrChange>
      </w:pPr>
      <w:r w:rsidRPr="002B60C6">
        <w:rPr>
          <w:rtl/>
        </w:rPr>
        <w:t xml:space="preserve">הפותח חביתו והמתחיל בעיסתו </w:t>
      </w:r>
      <w:r w:rsidR="0055396A">
        <w:rPr>
          <w:rFonts w:hint="cs"/>
          <w:rtl/>
        </w:rPr>
        <w:t>ב</w:t>
      </w:r>
      <w:r w:rsidRPr="002B60C6">
        <w:rPr>
          <w:rtl/>
        </w:rPr>
        <w:t>רגל,</w:t>
      </w:r>
    </w:p>
    <w:p w14:paraId="664491A2" w14:textId="1B28B1EE" w:rsidR="004C0AAB" w:rsidRPr="002B60C6" w:rsidRDefault="004C0AAB" w:rsidP="0015611B">
      <w:pPr>
        <w:pStyle w:val="afff8"/>
        <w:spacing w:after="60"/>
        <w:jc w:val="center"/>
        <w:rPr>
          <w:rtl/>
        </w:rPr>
      </w:pPr>
      <w:r>
        <w:rPr>
          <w:rStyle w:val="TanaimMishna"/>
          <w:rtl/>
          <w:rPrChange w:id="42078" w:author="Claude" w:date="2026-10-07T09:48:28Z">
            <w:rPr>
              <w:rtl/>
            </w:rPr>
          </w:rPrChange>
        </w:rPr>
        <w:t xml:space="preserve">ר"י</w:t>
      </w:r>
      <w:r>
        <w:rPr>
          <w:rStyle w:val="TanaimMishna"/>
          <w:rtl/>
          <w:rPrChange w:id="42079" w:author="Claude" w:date="2026-10-07T09:48:28Z">
            <w:rPr>
              <w:rtl/>
            </w:rPr>
          </w:rPrChange>
        </w:rPr>
        <w:t xml:space="preserve">:</w:t>
      </w:r>
      <w:r>
        <w:rPr>
          <w:rtl/>
        </w:rPr>
        <w:t xml:space="preserve"> יגמור </w:t>
      </w:r>
      <w:r w:rsidR="0055396A">
        <w:rPr>
          <w:rStyle w:val="HesberMishna"/>
          <w:rFonts w:hint="cs"/>
          <w:rtl/>
          <w:rPrChange w:id="20042" w:author="קלוד" w:date="2026-10-06T10:08:30Z">
            <w:rPr>
              <w:rStyle w:val="affe"/>
              <w:rFonts w:hint="cs"/>
              <w:rtl/>
            </w:rPr>
          </w:rPrChange>
        </w:rPr>
        <w:t>-</w:t>
      </w:r>
      <w:r w:rsidR="0055396A" w:rsidRPr="007B4B7C">
        <w:rPr>
          <w:rStyle w:val="HesberMishna"/>
          <w:rFonts w:hint="cs"/>
          <w:rtl/>
          <w:rPrChange w:id="20043" w:author="קלוד" w:date="2026-10-06T10:08:30Z">
            <w:rPr>
              <w:rStyle w:val="affe"/>
              <w:rFonts w:hint="cs"/>
              <w:rtl/>
            </w:rPr>
          </w:rPrChange>
        </w:rPr>
        <w:t>סופו</w:t>
      </w:r>
      <w:r w:rsidR="0055396A" w:rsidRPr="007B4B7C">
        <w:rPr>
          <w:rStyle w:val="HesberMishna"/>
          <w:rtl/>
          <w:rPrChange w:id="20044" w:author="קלוד" w:date="2026-10-06T10:08:30Z">
            <w:rPr>
              <w:rStyle w:val="affe"/>
              <w:rtl/>
            </w:rPr>
          </w:rPrChange>
        </w:rPr>
        <w:t xml:space="preserve"> </w:t>
      </w:r>
      <w:r w:rsidR="0055396A" w:rsidRPr="007B4B7C">
        <w:rPr>
          <w:rStyle w:val="HesberMishna"/>
          <w:rFonts w:hint="cs"/>
          <w:rtl/>
          <w:rPrChange w:id="20045" w:author="קלוד" w:date="2026-10-06T10:08:30Z">
            <w:rPr>
              <w:rStyle w:val="affe"/>
              <w:rFonts w:hint="cs"/>
              <w:rtl/>
            </w:rPr>
          </w:rPrChange>
        </w:rPr>
        <w:t>משום</w:t>
      </w:r>
      <w:r w:rsidR="0055396A" w:rsidRPr="007B4B7C">
        <w:rPr>
          <w:rStyle w:val="HesberMishna"/>
          <w:rtl/>
          <w:rPrChange w:id="20046" w:author="קלוד" w:date="2026-10-06T10:08:30Z">
            <w:rPr>
              <w:rStyle w:val="affe"/>
              <w:rtl/>
            </w:rPr>
          </w:rPrChange>
        </w:rPr>
        <w:t xml:space="preserve"> </w:t>
      </w:r>
      <w:r w:rsidR="0055396A" w:rsidRPr="007B4B7C">
        <w:rPr>
          <w:rStyle w:val="HesberMishna"/>
          <w:rFonts w:hint="cs"/>
          <w:rtl/>
          <w:rPrChange w:id="20047" w:author="קלוד" w:date="2026-10-06T10:08:30Z">
            <w:rPr>
              <w:rStyle w:val="affe"/>
              <w:rFonts w:hint="cs"/>
              <w:rtl/>
            </w:rPr>
          </w:rPrChange>
        </w:rPr>
        <w:t>תחילתו</w:t>
      </w:r>
      <w:r w:rsidR="0055396A">
        <w:rPr>
          <w:rFonts w:hint="cs"/>
          <w:rtl/>
        </w:rPr>
        <w:t>,</w:t>
      </w:r>
      <w:r w:rsidR="0055396A">
        <w:rPr>
          <w:rtl/>
        </w:rPr>
        <w:tab/>
      </w:r>
      <w:r w:rsidR="0055396A">
        <w:rPr>
          <w:rtl/>
        </w:rPr>
        <w:tab/>
      </w:r>
      <w:r>
        <w:rPr>
          <w:rtl/>
        </w:rPr>
        <w:t xml:space="preserve">ו</w:t>
      </w:r>
      <w:r>
        <w:rPr>
          <w:rStyle w:val="TanaimMishna"/>
          <w:rtl/>
          <w:rPrChange w:id="20048" w:author="קלוד" w:date="2026-10-06T10:08:30Z">
            <w:rPr>
              <w:rtl/>
            </w:rPr>
          </w:rPrChange>
        </w:rPr>
        <w:t xml:space="preserve">חכ</w:t>
      </w:r>
      <w:r>
        <w:rPr>
          <w:rStyle w:val="TanaimMishna"/>
          <w:rFonts w:hint="cs"/>
          <w:rtl/>
          <w:rPrChange w:id="20049" w:author="קלוד" w:date="2026-10-06T10:08:30Z">
            <w:rPr>
              <w:rFonts w:hint="cs"/>
              <w:rtl/>
            </w:rPr>
          </w:rPrChange>
        </w:rPr>
        <w:t xml:space="preserve">מים</w:t>
      </w:r>
      <w:r>
        <w:rPr>
          <w:rStyle w:val="TanaimMishna"/>
          <w:rFonts w:hint="cs"/>
          <w:rtl/>
          <w:rPrChange w:id="41055" w:author="Claude" w:date="2026-10-07T09:24:48Z">
            <w:rPr>
              <w:rFonts w:hint="cs"/>
              <w:rtl/>
            </w:rPr>
          </w:rPrChange>
        </w:rPr>
        <w:t xml:space="preserve">:</w:t>
      </w:r>
      <w:r w:rsidRPr="002B60C6">
        <w:rPr>
          <w:rtl/>
        </w:rPr>
        <w:t xml:space="preserve"> לא יגמור.</w:t>
      </w:r>
    </w:p>
    <w:p w14:paraId="25CE9067" w14:textId="02609AF7" w:rsidR="00731582" w:rsidRDefault="0055396A" w:rsidP="0015611B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לאמוראי</w:t>
      </w:r>
      <w:r w:rsidR="00731582">
        <w:rPr>
          <w:rtl/>
        </w:rPr>
        <w:t>:</w:t>
      </w:r>
    </w:p>
    <w:p w14:paraId="60267B54" w14:textId="3324CCB8" w:rsidR="0055396A" w:rsidRDefault="0055396A" w:rsidP="00697E8B">
      <w:pPr>
        <w:rPr>
          <w:rFonts w:ascii="Fb Fontext" w:hAnsi="Fb Fontext"/>
          <w:spacing w:val="-4"/>
          <w:rtl/>
        </w:rPr>
      </w:pPr>
      <w:r w:rsidRPr="005E6BC8">
        <w:rPr>
          <w:rFonts w:ascii="Fb Fontext" w:hAnsi="Fb Fontext" w:cs="PFT_Frank" w:hint="cs"/>
          <w:b/>
          <w:bCs/>
          <w:spacing w:val="-4"/>
          <w:szCs w:val="14"/>
          <w:rtl/>
        </w:rPr>
        <w:t>לא</w:t>
      </w:r>
      <w:r w:rsidR="004C0AAB" w:rsidRPr="005E6BC8">
        <w:rPr>
          <w:rFonts w:ascii="Fb Fontext" w:hAnsi="Fb Fontext" w:cs="PFT_Frank"/>
          <w:b/>
          <w:bCs/>
          <w:spacing w:val="-4"/>
          <w:szCs w:val="14"/>
          <w:rtl/>
        </w:rPr>
        <w:t xml:space="preserve"> </w:t>
      </w:r>
      <w:r w:rsidRPr="005E6BC8">
        <w:rPr>
          <w:rFonts w:ascii="Fb Fontext" w:hAnsi="Fb Fontext" w:cs="PFT_Frank" w:hint="cs"/>
          <w:b/>
          <w:bCs/>
          <w:spacing w:val="-4"/>
          <w:szCs w:val="14"/>
          <w:rtl/>
        </w:rPr>
        <w:t>מ</w:t>
      </w:r>
      <w:r w:rsidR="004C0AAB" w:rsidRPr="005E6BC8">
        <w:rPr>
          <w:rFonts w:ascii="Fb Fontext" w:hAnsi="Fb Fontext" w:cs="PFT_Frank" w:hint="cs"/>
          <w:b/>
          <w:bCs/>
          <w:spacing w:val="-4"/>
          <w:szCs w:val="14"/>
          <w:rtl/>
        </w:rPr>
        <w:t>ניחה</w:t>
      </w:r>
      <w:r w:rsidR="004C0AAB" w:rsidRPr="008A0BAE">
        <w:rPr>
          <w:rFonts w:ascii="Fb Fontext" w:hAnsi="Fb Fontext"/>
          <w:spacing w:val="-4"/>
          <w:rtl/>
        </w:rPr>
        <w:t xml:space="preserve"> </w:t>
      </w:r>
      <w:r w:rsidR="004C0AAB" w:rsidRPr="008A0BAE">
        <w:rPr>
          <w:rFonts w:ascii="Fb Fontext" w:hAnsi="Fb Fontext" w:hint="eastAsia"/>
          <w:spacing w:val="-4"/>
          <w:rtl/>
        </w:rPr>
        <w:t>לרגל</w:t>
      </w:r>
      <w:r w:rsidR="004C0AAB" w:rsidRPr="008A0BAE">
        <w:rPr>
          <w:rFonts w:ascii="Fb Fontext" w:hAnsi="Fb Fontext"/>
          <w:spacing w:val="-4"/>
          <w:rtl/>
        </w:rPr>
        <w:t xml:space="preserve"> </w:t>
      </w:r>
      <w:r w:rsidR="004C0AAB" w:rsidRPr="008A0BAE">
        <w:rPr>
          <w:rFonts w:ascii="Fb Fontext" w:hAnsi="Fb Fontext" w:hint="eastAsia"/>
          <w:spacing w:val="-4"/>
          <w:rtl/>
        </w:rPr>
        <w:t>אחר</w:t>
      </w:r>
      <w:r>
        <w:rPr>
          <w:rFonts w:ascii="Fb Fontext" w:hAnsi="Fb Fontext" w:hint="cs"/>
          <w:spacing w:val="-4"/>
          <w:rtl/>
        </w:rPr>
        <w:t xml:space="preserve"> </w:t>
      </w:r>
      <w:r w:rsidR="004C0AAB">
        <w:rPr>
          <w:rFonts w:ascii="Fb Fontext" w:hAnsi="Fb Fontext" w:hint="cs"/>
          <w:spacing w:val="-4"/>
          <w:rtl/>
        </w:rPr>
        <w:t xml:space="preserve">- </w:t>
      </w:r>
      <w:r>
        <w:rPr>
          <w:rFonts w:ascii="Fb Fontext" w:hAnsi="Fb Fontext" w:hint="cs"/>
          <w:spacing w:val="-4"/>
          <w:rtl/>
        </w:rPr>
        <w:t>שכולם משמשו ברגל,</w:t>
      </w:r>
    </w:p>
    <w:p w14:paraId="6F93E358" w14:textId="33B0C144" w:rsidR="004C0AAB" w:rsidRPr="008A0BAE" w:rsidRDefault="0055396A" w:rsidP="00697E8B">
      <w:pPr>
        <w:rPr>
          <w:spacing w:val="-4"/>
          <w:rtl/>
        </w:rPr>
      </w:pPr>
      <w:r>
        <w:rPr>
          <w:rFonts w:ascii="Fb Fontext" w:hAnsi="Fb Fontext" w:hint="cs"/>
          <w:spacing w:val="-4"/>
          <w:rtl/>
        </w:rPr>
        <w:t>אלא ש</w:t>
      </w:r>
      <w:r w:rsidR="004C0AAB" w:rsidRPr="008A0BAE">
        <w:rPr>
          <w:rFonts w:ascii="Fb Fontext" w:hAnsi="Fb Fontext" w:hint="eastAsia"/>
          <w:spacing w:val="-4"/>
          <w:rtl/>
        </w:rPr>
        <w:t>ברגל</w:t>
      </w:r>
      <w:r w:rsidR="004C0AAB" w:rsidRPr="008A0BAE">
        <w:rPr>
          <w:rFonts w:ascii="Fb Fontext" w:hAnsi="Fb Fontext"/>
          <w:spacing w:val="-4"/>
          <w:rtl/>
        </w:rPr>
        <w:t xml:space="preserve"> </w:t>
      </w:r>
      <w:r w:rsidR="004C0AAB">
        <w:rPr>
          <w:rFonts w:ascii="Fb Fontext" w:hAnsi="Fb Fontext" w:hint="cs"/>
          <w:spacing w:val="-4"/>
          <w:rtl/>
        </w:rPr>
        <w:t>התורה</w:t>
      </w:r>
      <w:r w:rsidR="004C0AAB" w:rsidRPr="008A0BAE">
        <w:rPr>
          <w:rFonts w:ascii="Fb Fontext" w:hAnsi="Fb Fontext"/>
          <w:spacing w:val="-4"/>
          <w:rtl/>
        </w:rPr>
        <w:t xml:space="preserve"> </w:t>
      </w:r>
      <w:r w:rsidR="004C0AAB" w:rsidRPr="008A0BAE">
        <w:rPr>
          <w:rFonts w:ascii="Fb Fontext" w:hAnsi="Fb Fontext" w:hint="eastAsia"/>
          <w:spacing w:val="-4"/>
          <w:rtl/>
        </w:rPr>
        <w:t>טיהרה</w:t>
      </w:r>
      <w:r>
        <w:rPr>
          <w:rFonts w:ascii="Fb Fontext" w:hAnsi="Fb Fontext" w:hint="cs"/>
          <w:spacing w:val="-4"/>
          <w:rtl/>
        </w:rPr>
        <w:t>,</w:t>
      </w:r>
      <w:r w:rsidR="004C0AAB" w:rsidRPr="008A0BAE">
        <w:rPr>
          <w:rFonts w:ascii="Fb Fontext" w:hAnsi="Fb Fontext"/>
          <w:spacing w:val="-4"/>
          <w:rtl/>
        </w:rPr>
        <w:t xml:space="preserve"> </w:t>
      </w:r>
      <w:r w:rsidR="004C0AAB" w:rsidRPr="008A0BAE">
        <w:rPr>
          <w:rFonts w:ascii="Fb Fontext" w:hAnsi="Fb Fontext" w:hint="eastAsia"/>
          <w:spacing w:val="-4"/>
          <w:rtl/>
        </w:rPr>
        <w:t>אבל</w:t>
      </w:r>
      <w:r w:rsidR="004C0AAB" w:rsidRPr="008A0BAE">
        <w:rPr>
          <w:rFonts w:ascii="Fb Fontext" w:hAnsi="Fb Fontext"/>
          <w:spacing w:val="-4"/>
          <w:rtl/>
        </w:rPr>
        <w:t xml:space="preserve"> </w:t>
      </w:r>
      <w:r>
        <w:rPr>
          <w:rFonts w:ascii="Fb Fontext" w:hAnsi="Fb Fontext" w:hint="cs"/>
          <w:spacing w:val="-4"/>
          <w:rtl/>
        </w:rPr>
        <w:t>באמת</w:t>
      </w:r>
      <w:r w:rsidR="004C0AAB" w:rsidRPr="008A0BAE">
        <w:rPr>
          <w:rFonts w:ascii="Fb Fontext" w:hAnsi="Fb Fontext"/>
          <w:spacing w:val="-4"/>
          <w:rtl/>
        </w:rPr>
        <w:t xml:space="preserve"> </w:t>
      </w:r>
      <w:r w:rsidR="004C0AAB">
        <w:rPr>
          <w:rFonts w:ascii="Fb Fontext" w:hAnsi="Fb Fontext" w:hint="cs"/>
          <w:spacing w:val="-4"/>
          <w:rtl/>
        </w:rPr>
        <w:t xml:space="preserve">היא </w:t>
      </w:r>
      <w:r w:rsidR="004C0AAB" w:rsidRPr="008A0BAE">
        <w:rPr>
          <w:rFonts w:ascii="Fb Fontext" w:hAnsi="Fb Fontext" w:hint="eastAsia"/>
          <w:spacing w:val="-4"/>
          <w:rtl/>
        </w:rPr>
        <w:t>טמאה</w:t>
      </w:r>
      <w:r>
        <w:rPr>
          <w:rFonts w:hint="cs"/>
          <w:spacing w:val="-4"/>
          <w:rtl/>
        </w:rPr>
        <w:t>.</w:t>
      </w:r>
    </w:p>
    <w:p w14:paraId="43CCAC04" w14:textId="7243AEA6" w:rsidR="00731582" w:rsidRDefault="007A51DB" w:rsidP="0015611B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ולברייתא</w:t>
      </w:r>
      <w:r w:rsidR="00731582">
        <w:rPr>
          <w:rFonts w:hint="cs"/>
          <w:rtl/>
        </w:rPr>
        <w:t>:</w:t>
      </w:r>
    </w:p>
    <w:p w14:paraId="6D803116" w14:textId="008685EE" w:rsidR="007A51DB" w:rsidRPr="00D22086" w:rsidRDefault="00462B42" w:rsidP="00A07C53">
      <w:pPr>
        <w:rPr>
          <w:rStyle w:val="affc"/>
          <w:spacing w:val="-4"/>
          <w:rtl/>
        </w:rPr>
      </w:pPr>
      <w:r w:rsidRPr="00D22086">
        <w:rPr>
          <w:rStyle w:val="affc"/>
          <w:rFonts w:hint="cs"/>
          <w:spacing w:val="-4"/>
          <w:rtl/>
        </w:rPr>
        <w:t>ל</w:t>
      </w:r>
      <w:r w:rsidR="007A51DB" w:rsidRPr="00D22086">
        <w:rPr>
          <w:rStyle w:val="affc"/>
          <w:rFonts w:hint="cs"/>
          <w:spacing w:val="-4"/>
          <w:rtl/>
        </w:rPr>
        <w:t>חד</w:t>
      </w:r>
      <w:r w:rsidR="007A51DB" w:rsidRPr="00D22086">
        <w:rPr>
          <w:rStyle w:val="affc"/>
          <w:spacing w:val="-4"/>
          <w:rtl/>
        </w:rPr>
        <w:t>:</w:t>
      </w:r>
      <w:r w:rsidR="004C0AAB" w:rsidRPr="00D22086">
        <w:rPr>
          <w:rFonts w:hint="cs"/>
          <w:spacing w:val="-4"/>
          <w:rtl/>
        </w:rPr>
        <w:t xml:space="preserve"> </w:t>
      </w:r>
      <w:r w:rsidR="004C0AAB" w:rsidRPr="00D22086">
        <w:rPr>
          <w:rFonts w:cs="PFT_Frank" w:hint="cs"/>
          <w:b/>
          <w:bCs/>
          <w:spacing w:val="-4"/>
          <w:szCs w:val="14"/>
          <w:rtl/>
        </w:rPr>
        <w:t>יניחנה</w:t>
      </w:r>
      <w:r w:rsidR="004C0AAB" w:rsidRPr="00D22086">
        <w:rPr>
          <w:rFonts w:hint="cs"/>
          <w:spacing w:val="-4"/>
          <w:rtl/>
        </w:rPr>
        <w:t xml:space="preserve"> לרגל</w:t>
      </w:r>
      <w:r w:rsidRPr="00D22086">
        <w:rPr>
          <w:rFonts w:hint="cs"/>
          <w:spacing w:val="-4"/>
          <w:rtl/>
        </w:rPr>
        <w:t xml:space="preserve"> אחר</w:t>
      </w:r>
      <w:r w:rsidR="004C0AAB" w:rsidRPr="00D22086">
        <w:rPr>
          <w:rFonts w:hint="cs"/>
          <w:spacing w:val="-4"/>
          <w:rtl/>
        </w:rPr>
        <w:t xml:space="preserve"> </w:t>
      </w:r>
      <w:r w:rsidR="004C0AAB" w:rsidRPr="00D22086">
        <w:rPr>
          <w:rStyle w:val="affc"/>
          <w:rFonts w:hint="cs"/>
          <w:spacing w:val="-4"/>
          <w:rtl/>
        </w:rPr>
        <w:t>כרבנן,</w:t>
      </w:r>
      <w:r w:rsidR="004C0AAB" w:rsidRPr="00D22086">
        <w:rPr>
          <w:rStyle w:val="affc"/>
          <w:spacing w:val="-4"/>
          <w:rtl/>
        </w:rPr>
        <w:t xml:space="preserve"> </w:t>
      </w:r>
      <w:r w:rsidR="007A51DB" w:rsidRPr="00D22086">
        <w:rPr>
          <w:rStyle w:val="affc"/>
          <w:rFonts w:hint="cs"/>
          <w:spacing w:val="-4"/>
          <w:rtl/>
        </w:rPr>
        <w:t>ו</w:t>
      </w:r>
      <w:r w:rsidRPr="00D22086">
        <w:rPr>
          <w:rStyle w:val="affc"/>
          <w:rFonts w:hint="cs"/>
          <w:spacing w:val="-4"/>
          <w:rtl/>
        </w:rPr>
        <w:t>ל</w:t>
      </w:r>
      <w:r w:rsidR="007A51DB" w:rsidRPr="00D22086">
        <w:rPr>
          <w:rStyle w:val="affc"/>
          <w:rFonts w:hint="cs"/>
          <w:spacing w:val="-4"/>
          <w:rtl/>
        </w:rPr>
        <w:t>חד</w:t>
      </w:r>
      <w:r w:rsidR="007A51DB" w:rsidRPr="00D22086">
        <w:rPr>
          <w:rStyle w:val="affc"/>
          <w:spacing w:val="-4"/>
          <w:rtl/>
        </w:rPr>
        <w:t xml:space="preserve">: </w:t>
      </w:r>
      <w:r w:rsidR="007A51DB" w:rsidRPr="00D22086">
        <w:rPr>
          <w:rFonts w:cs="PFT_Frank" w:hint="cs"/>
          <w:b/>
          <w:bCs/>
          <w:spacing w:val="-4"/>
          <w:szCs w:val="14"/>
          <w:rtl/>
        </w:rPr>
        <w:t>א</w:t>
      </w:r>
      <w:r w:rsidR="007A51DB" w:rsidRPr="00D22086">
        <w:rPr>
          <w:rFonts w:cs="PFT_Frank"/>
          <w:b/>
          <w:bCs/>
          <w:spacing w:val="-4"/>
          <w:szCs w:val="14"/>
          <w:rtl/>
        </w:rPr>
        <w:t>"צ</w:t>
      </w:r>
      <w:r w:rsidR="004C0AAB" w:rsidRPr="00D22086">
        <w:rPr>
          <w:rFonts w:hint="cs"/>
          <w:spacing w:val="-4"/>
          <w:rtl/>
        </w:rPr>
        <w:t xml:space="preserve"> </w:t>
      </w:r>
      <w:r w:rsidR="007A51DB" w:rsidRPr="00D22086">
        <w:rPr>
          <w:rFonts w:hint="cs"/>
          <w:spacing w:val="-4"/>
          <w:rtl/>
        </w:rPr>
        <w:t>לה</w:t>
      </w:r>
      <w:r w:rsidR="004C0AAB" w:rsidRPr="00D22086">
        <w:rPr>
          <w:rFonts w:hint="cs"/>
          <w:spacing w:val="-4"/>
          <w:rtl/>
        </w:rPr>
        <w:t>ניחה</w:t>
      </w:r>
      <w:r w:rsidR="004C0AAB" w:rsidRPr="00D22086">
        <w:rPr>
          <w:rStyle w:val="af4"/>
          <w:rFonts w:hint="cs"/>
          <w:spacing w:val="-4"/>
          <w:rtl/>
        </w:rPr>
        <w:t xml:space="preserve"> </w:t>
      </w:r>
      <w:r w:rsidR="004C0AAB" w:rsidRPr="00D22086">
        <w:rPr>
          <w:rStyle w:val="affc"/>
          <w:rFonts w:hint="cs"/>
          <w:spacing w:val="-4"/>
          <w:rtl/>
        </w:rPr>
        <w:t>כר</w:t>
      </w:r>
      <w:r w:rsidR="004C0AAB" w:rsidRPr="00D22086">
        <w:rPr>
          <w:rStyle w:val="affc"/>
          <w:spacing w:val="-4"/>
          <w:rtl/>
        </w:rPr>
        <w:t>"</w:t>
      </w:r>
      <w:r w:rsidR="004C0AAB" w:rsidRPr="00D22086">
        <w:rPr>
          <w:rStyle w:val="affc"/>
          <w:rFonts w:hint="cs"/>
          <w:spacing w:val="-4"/>
          <w:rtl/>
        </w:rPr>
        <w:t>י</w:t>
      </w:r>
      <w:r w:rsidR="007A51DB" w:rsidRPr="00D22086">
        <w:rPr>
          <w:rStyle w:val="affc"/>
          <w:rFonts w:hint="cs"/>
          <w:spacing w:val="-4"/>
          <w:rtl/>
        </w:rPr>
        <w:t>.</w:t>
      </w:r>
    </w:p>
    <w:p w14:paraId="6AD1813A" w14:textId="7CB09AFF" w:rsidR="00F47B68" w:rsidRDefault="00D67AD3" w:rsidP="00A7758B">
      <w:pPr>
        <w:pStyle w:val="afff1"/>
        <w:rPr>
          <w:rStyle w:val="affc"/>
          <w:bCs/>
        </w:rPr>
      </w:pPr>
      <w:r>
        <w:rPr>
          <w:rFonts w:hint="cs"/>
          <w:rtl/>
        </w:rPr>
        <w:t>****</w:t>
      </w:r>
    </w:p>
    <w:p>
      <w:pPr>
        <w:pStyle w:val="MishnaBatzad"/>
        <w:rPr>
          <w:ins w:id="20137" w:author="קלוד" w:date="2026-10-06T10:08:30Z"/>
        </w:rPr>
      </w:pPr>
      <w:ins w:id="20136" w:author="קלוד" w:date="2026-10-06T10:08:30Z">
        <w:r>
          <w:t xml:space="preserve">משנה ז</w:t>
        </w:r>
      </w:ins>
    </w:p>
    <w:p w14:paraId="0ACEF288" w14:textId="39508B12" w:rsidR="004C0AAB" w:rsidRPr="0082338A" w:rsidRDefault="004C0AAB" w:rsidP="00A07C53">
      <w:pPr>
        <w:pStyle w:val="afff8"/>
        <w:spacing w:before="120"/>
        <w:rPr>
          <w:rtl/>
        </w:rPr>
        <w:pPrChange w:id="90015" w:author="קלוד" w:date="2026-10-08T12:08:16Z">
          <w:pPr>
            <w:pStyle w:val="afff8"/>
          </w:pPr>
        </w:pPrChange>
      </w:pPr>
      <w:r w:rsidRPr="0082338A">
        <w:rPr>
          <w:rtl/>
        </w:rPr>
        <w:t xml:space="preserve">משעבר הרגל </w:t>
      </w:r>
      <w:r w:rsidR="00462B42">
        <w:rPr>
          <w:rFonts w:hint="cs"/>
          <w:rtl/>
        </w:rPr>
        <w:t xml:space="preserve">היו </w:t>
      </w:r>
      <w:r w:rsidRPr="0082338A">
        <w:rPr>
          <w:rtl/>
        </w:rPr>
        <w:t>מעבירי</w:t>
      </w:r>
      <w:r w:rsidR="00462B42">
        <w:rPr>
          <w:rFonts w:hint="cs"/>
          <w:rtl/>
        </w:rPr>
        <w:t>ם</w:t>
      </w:r>
      <w:r w:rsidRPr="0082338A">
        <w:rPr>
          <w:rtl/>
        </w:rPr>
        <w:t xml:space="preserve"> על טהרת העזרה.</w:t>
      </w:r>
    </w:p>
    <w:p w14:paraId="403AFEE2" w14:textId="648F5DF8" w:rsidR="004C0AAB" w:rsidRPr="0082338A" w:rsidRDefault="004C0AAB" w:rsidP="00A07C53">
      <w:pPr>
        <w:pStyle w:val="afff8"/>
        <w:rPr>
          <w:rtl/>
        </w:rPr>
      </w:pPr>
      <w:r w:rsidRPr="0082338A">
        <w:rPr>
          <w:rtl/>
        </w:rPr>
        <w:t xml:space="preserve">עבר </w:t>
      </w:r>
      <w:r w:rsidR="00462B42">
        <w:rPr>
          <w:rFonts w:hint="cs"/>
          <w:rtl/>
        </w:rPr>
        <w:t>ב</w:t>
      </w:r>
      <w:r w:rsidRPr="0082338A">
        <w:rPr>
          <w:rtl/>
        </w:rPr>
        <w:t xml:space="preserve">יום ששי - לא </w:t>
      </w:r>
      <w:r>
        <w:rPr>
          <w:rFonts w:hint="cs"/>
          <w:rtl/>
        </w:rPr>
        <w:t>העבירו</w:t>
      </w:r>
      <w:r w:rsidRPr="0082338A">
        <w:rPr>
          <w:rtl/>
        </w:rPr>
        <w:t>, מפני כבוד השבת</w:t>
      </w:r>
      <w:r w:rsidR="00462B42">
        <w:rPr>
          <w:rFonts w:hint="cs"/>
          <w:rtl/>
        </w:rPr>
        <w:t>,</w:t>
      </w:r>
    </w:p>
    <w:p w14:paraId="3250F5C6" w14:textId="06C3DB0A" w:rsidR="004C0AAB" w:rsidRPr="006F178A" w:rsidRDefault="004C0AAB" w:rsidP="00A07C53">
      <w:pPr>
        <w:pStyle w:val="afff8"/>
        <w:rPr>
          <w:rtl/>
        </w:rPr>
      </w:pPr>
      <w:r>
        <w:rPr>
          <w:rStyle w:val="TanaimMishna"/>
          <w:rtl/>
          <w:rPrChange w:id="42080" w:author="Claude" w:date="2026-10-07T09:48:28Z">
            <w:rPr>
              <w:rtl/>
            </w:rPr>
          </w:rPrChange>
        </w:rPr>
        <w:t xml:space="preserve">ר"י</w:t>
      </w:r>
      <w:r>
        <w:rPr>
          <w:rStyle w:val="TanaimMishna"/>
          <w:rFonts w:hint="cs"/>
          <w:rtl/>
          <w:rPrChange w:id="42081" w:author="Claude" w:date="2026-10-07T09:48:28Z">
            <w:rPr>
              <w:rFonts w:hint="cs"/>
              <w:rtl/>
            </w:rPr>
          </w:rPrChange>
        </w:rPr>
        <w:t xml:space="preserve">:</w:t>
      </w:r>
      <w:r>
        <w:rPr>
          <w:rtl/>
        </w:rPr>
        <w:t xml:space="preserve"> אף לא </w:t>
      </w:r>
      <w:r>
        <w:rPr>
          <w:rFonts w:hint="cs"/>
          <w:rtl/>
        </w:rPr>
        <w:t>ב</w:t>
      </w:r>
      <w:r w:rsidRPr="0082338A">
        <w:rPr>
          <w:rtl/>
        </w:rPr>
        <w:t>חמישי, שאין הכהנים פנויי</w:t>
      </w:r>
      <w:r w:rsidR="00462B42">
        <w:rPr>
          <w:rFonts w:hint="cs"/>
          <w:rtl/>
        </w:rPr>
        <w:t xml:space="preserve">ם </w:t>
      </w:r>
      <w:r w:rsidRPr="007B4B7C">
        <w:rPr>
          <w:rStyle w:val="HesberMishna"/>
          <w:rtl/>
          <w:rPrChange w:id="20050" w:author="קלוד" w:date="2026-10-06T10:08:30Z">
            <w:rPr>
              <w:rStyle w:val="affe"/>
              <w:rtl/>
            </w:rPr>
          </w:rPrChange>
        </w:rPr>
        <w:t>-</w:t>
      </w:r>
      <w:r w:rsidR="00462B42">
        <w:rPr>
          <w:rStyle w:val="HesberMishna"/>
          <w:rFonts w:hint="cs"/>
          <w:rtl/>
          <w:rPrChange w:id="20051" w:author="קלוד" w:date="2026-10-06T10:08:30Z">
            <w:rPr>
              <w:rStyle w:val="affe"/>
              <w:rFonts w:hint="cs"/>
              <w:rtl/>
            </w:rPr>
          </w:rPrChange>
        </w:rPr>
        <w:t>ש</w:t>
      </w:r>
      <w:r w:rsidRPr="007B4B7C">
        <w:rPr>
          <w:rStyle w:val="HesberMishna"/>
          <w:rFonts w:hint="cs"/>
          <w:rtl/>
          <w:rPrChange w:id="20052" w:author="קלוד" w:date="2026-10-06T10:08:30Z">
            <w:rPr>
              <w:rStyle w:val="affe"/>
              <w:rFonts w:hint="cs"/>
              <w:rtl/>
            </w:rPr>
          </w:rPrChange>
        </w:rPr>
        <w:t>מ</w:t>
      </w:r>
      <w:r w:rsidR="00462B42">
        <w:rPr>
          <w:rStyle w:val="HesberMishna"/>
          <w:rFonts w:hint="cs"/>
          <w:rtl/>
          <w:rPrChange w:id="20053" w:author="קלוד" w:date="2026-10-06T10:08:30Z">
            <w:rPr>
              <w:rStyle w:val="affe"/>
              <w:rFonts w:hint="cs"/>
              <w:rtl/>
            </w:rPr>
          </w:rPrChange>
        </w:rPr>
        <w:t>ו</w:t>
      </w:r>
      <w:r w:rsidRPr="007B4B7C">
        <w:rPr>
          <w:rStyle w:val="HesberMishna"/>
          <w:rFonts w:hint="cs"/>
          <w:rtl/>
          <w:rPrChange w:id="20054" w:author="קלוד" w:date="2026-10-06T10:08:30Z">
            <w:rPr>
              <w:rStyle w:val="affe"/>
              <w:rFonts w:hint="cs"/>
              <w:rtl/>
            </w:rPr>
          </w:rPrChange>
        </w:rPr>
        <w:t>ציא</w:t>
      </w:r>
      <w:r w:rsidR="00462B42">
        <w:rPr>
          <w:rStyle w:val="HesberMishna"/>
          <w:rFonts w:hint="cs"/>
          <w:rtl/>
          <w:rPrChange w:id="20055" w:author="קלוד" w:date="2026-10-06T10:08:30Z">
            <w:rPr>
              <w:rStyle w:val="affe"/>
              <w:rFonts w:hint="cs"/>
              <w:rtl/>
            </w:rPr>
          </w:rPrChange>
        </w:rPr>
        <w:t>ים</w:t>
      </w:r>
      <w:r w:rsidRPr="007B4B7C">
        <w:rPr>
          <w:rStyle w:val="HesberMishna"/>
          <w:rtl/>
          <w:rPrChange w:id="20056" w:author="קלוד" w:date="2026-10-06T10:08:30Z">
            <w:rPr>
              <w:rStyle w:val="affe"/>
              <w:rtl/>
            </w:rPr>
          </w:rPrChange>
        </w:rPr>
        <w:t xml:space="preserve"> </w:t>
      </w:r>
      <w:r w:rsidR="00462B42">
        <w:rPr>
          <w:rStyle w:val="HesberMishna"/>
          <w:rFonts w:hint="cs"/>
          <w:rtl/>
          <w:rPrChange w:id="20057" w:author="קלוד" w:date="2026-10-06T10:08:30Z">
            <w:rPr>
              <w:rStyle w:val="affe"/>
              <w:rFonts w:hint="cs"/>
              <w:rtl/>
            </w:rPr>
          </w:rPrChange>
        </w:rPr>
        <w:t>ה</w:t>
      </w:r>
      <w:r w:rsidRPr="007B4B7C">
        <w:rPr>
          <w:rStyle w:val="HesberMishna"/>
          <w:rFonts w:hint="cs"/>
          <w:rtl/>
          <w:rPrChange w:id="20058" w:author="קלוד" w:date="2026-10-06T10:08:30Z">
            <w:rPr>
              <w:rStyle w:val="affe"/>
              <w:rFonts w:hint="cs"/>
              <w:rtl/>
            </w:rPr>
          </w:rPrChange>
        </w:rPr>
        <w:t>דשן</w:t>
      </w:r>
      <w:r w:rsidR="00462B42">
        <w:rPr>
          <w:rStyle w:val="HesberMishna"/>
          <w:rFonts w:hint="cs"/>
          <w:rtl/>
          <w:rPrChange w:id="20059" w:author="קלוד" w:date="2026-10-06T10:08:30Z">
            <w:rPr>
              <w:rStyle w:val="affe"/>
              <w:rFonts w:hint="cs"/>
              <w:rtl/>
            </w:rPr>
          </w:rPrChange>
        </w:rPr>
        <w:t>.</w:t>
      </w:r>
    </w:p>
    <w:p w14:paraId="66F18651" w14:textId="77777777" w:rsidR="004C0AAB" w:rsidRPr="006F178A" w:rsidRDefault="004C0AAB" w:rsidP="00A7758B">
      <w:pPr>
        <w:pStyle w:val="afff3"/>
        <w:framePr w:wrap="around"/>
        <w:rPr>
          <w:rtl/>
        </w:rPr>
      </w:pPr>
      <w:r w:rsidRPr="006F178A">
        <w:rPr>
          <w:rFonts w:hint="cs"/>
          <w:rtl/>
        </w:rPr>
        <w:t>כו:</w:t>
      </w:r>
    </w:p>
    <w:p>
      <w:pPr>
        <w:pStyle w:val="MishnaBatzad"/>
        <w:rPr>
          <w:ins w:id="20139" w:author="קלוד" w:date="2026-10-06T10:08:30Z"/>
        </w:rPr>
      </w:pPr>
      <w:ins w:id="20138" w:author="קלוד" w:date="2026-10-06T10:08:30Z">
        <w:r>
          <w:t xml:space="preserve">משנה ח</w:t>
        </w:r>
      </w:ins>
    </w:p>
    <w:p w14:paraId="528E436B" w14:textId="77777777" w:rsidR="00C0473D" w:rsidRDefault="004C0AAB" w:rsidP="00A07C53">
      <w:pPr>
        <w:pStyle w:val="afff8"/>
        <w:rPr>
          <w:rtl/>
        </w:rPr>
      </w:pPr>
      <w:r w:rsidRPr="006F178A">
        <w:rPr>
          <w:rtl/>
        </w:rPr>
        <w:t>כיצד מעבירין על טהרת עזרה?</w:t>
      </w:r>
      <w:r w:rsidR="00DA0D70">
        <w:rPr>
          <w:rtl/>
        </w:rPr>
        <w:tab/>
      </w:r>
      <w:r w:rsidRPr="006F178A">
        <w:rPr>
          <w:rtl/>
        </w:rPr>
        <w:t>מטבילין את הכלים שבמקדש,</w:t>
      </w:r>
    </w:p>
    <w:p w14:paraId="4A4B5335" w14:textId="2BCF80D5" w:rsidR="004C0AAB" w:rsidRPr="006F178A" w:rsidRDefault="004C0AAB" w:rsidP="00A07C53">
      <w:pPr>
        <w:pStyle w:val="afff8"/>
        <w:rPr>
          <w:rtl/>
        </w:rPr>
      </w:pPr>
      <w:r w:rsidRPr="006F178A">
        <w:rPr>
          <w:rtl/>
        </w:rPr>
        <w:t>ואומרי</w:t>
      </w:r>
      <w:r w:rsidR="00070BD8">
        <w:rPr>
          <w:rFonts w:hint="cs"/>
          <w:rtl/>
        </w:rPr>
        <w:t>ם</w:t>
      </w:r>
      <w:r w:rsidRPr="006F178A">
        <w:rPr>
          <w:rtl/>
        </w:rPr>
        <w:t xml:space="preserve"> להם</w:t>
      </w:r>
      <w:r w:rsidR="00070BD8">
        <w:rPr>
          <w:rFonts w:hint="cs"/>
          <w:rtl/>
        </w:rPr>
        <w:t xml:space="preserve"> </w:t>
      </w:r>
      <w:r w:rsidR="00070BD8" w:rsidRPr="007B4B7C">
        <w:rPr>
          <w:rStyle w:val="HesberMishna"/>
          <w:rFonts w:hint="cs"/>
          <w:rtl/>
          <w:rPrChange w:id="20060" w:author="קלוד" w:date="2026-10-06T10:08:30Z">
            <w:rPr>
              <w:rStyle w:val="affe"/>
              <w:rFonts w:hint="cs"/>
              <w:rtl/>
            </w:rPr>
          </w:rPrChange>
        </w:rPr>
        <w:t>ברגל</w:t>
      </w:r>
      <w:r w:rsidRPr="006F178A">
        <w:rPr>
          <w:rtl/>
        </w:rPr>
        <w:t xml:space="preserve">: </w:t>
      </w:r>
      <w:r w:rsidR="00070BD8">
        <w:rPr>
          <w:rFonts w:hint="cs"/>
          <w:rtl/>
        </w:rPr>
        <w:t>'</w:t>
      </w:r>
      <w:r w:rsidRPr="006F178A">
        <w:rPr>
          <w:rtl/>
        </w:rPr>
        <w:t>הזהרו שלא תגעו בשלחן</w:t>
      </w:r>
      <w:r w:rsidR="00070BD8">
        <w:rPr>
          <w:rFonts w:hint="cs"/>
          <w:rtl/>
        </w:rPr>
        <w:t>', ותטמאוהו.</w:t>
      </w:r>
    </w:p>
    <w:p w14:paraId="16D15078" w14:textId="77777777" w:rsidR="00C0473D" w:rsidRDefault="00070BD8" w:rsidP="00A07C53">
      <w:pPr>
        <w:pStyle w:val="afff8"/>
        <w:rPr>
          <w:rtl/>
        </w:rPr>
      </w:pPr>
      <w:del w:id="41056" w:author="Claude" w:date="2026-10-07T09:24:48Z">
        <w:r>
          <w:rPr>
            <w:rStyle w:val="TanaimMishna"/>
            <w:rFonts w:hint="cs"/>
            <w:rtl/>
            <w:rPrChange w:id="20061" w:author="קלוד" w:date="2026-10-06T10:08:30Z">
              <w:rPr>
                <w:rStyle w:val="affc"/>
                <w:rFonts w:hint="cs"/>
                <w:rtl/>
              </w:rPr>
            </w:rPrChange>
          </w:rPr>
          <w:delText xml:space="preserve">א</w:delText>
        </w:r>
      </w:del>
      <w:del w:id="41057" w:author="Claude" w:date="2026-10-07T09:24:48Z">
        <w:r>
          <w:rPr>
            <w:rStyle w:val="TanaimMishna"/>
            <w:rtl/>
            <w:rPrChange w:id="20062" w:author="קלוד" w:date="2026-10-06T10:08:30Z">
              <w:rPr>
                <w:rStyle w:val="affc"/>
                <w:rtl/>
              </w:rPr>
            </w:rPrChange>
          </w:rPr>
          <w:delText xml:space="preserve">.</w:delText>
        </w:r>
      </w:del>
      <w:del w:id="41058" w:author="Claude" w:date="2026-10-07T09:24:48Z">
        <w:r>
          <w:rPr>
            <w:rFonts w:hint="cs"/>
            <w:rtl/>
          </w:rPr>
          <w:delText xml:space="preserve"> </w:delText>
        </w:r>
      </w:del>
      <w:r w:rsidR="004C0AAB" w:rsidRPr="006F178A">
        <w:rPr>
          <w:rtl/>
        </w:rPr>
        <w:t>כל הכלים שבמקדש יש להם שניים ושלישים,</w:t>
      </w:r>
    </w:p>
    <w:p w14:paraId="64178C50" w14:textId="36BD4A1F" w:rsidR="004C0AAB" w:rsidRPr="0015611B" w:rsidRDefault="004C0AAB" w:rsidP="00A07C53">
      <w:pPr>
        <w:pStyle w:val="afff8"/>
        <w:ind w:firstLine="170"/>
        <w:rPr>
          <w:rtl/>
        </w:rPr>
      </w:pPr>
      <w:r w:rsidRPr="0015611B">
        <w:rPr>
          <w:rtl/>
        </w:rPr>
        <w:t>שאם נטמאו הראשונים - יביאו שניים תחתיה</w:t>
      </w:r>
      <w:r w:rsidR="00DA0D70" w:rsidRPr="0015611B">
        <w:rPr>
          <w:rFonts w:hint="cs"/>
          <w:rtl/>
        </w:rPr>
        <w:t>ם</w:t>
      </w:r>
      <w:r w:rsidRPr="0015611B">
        <w:rPr>
          <w:rtl/>
        </w:rPr>
        <w:t>.</w:t>
      </w:r>
    </w:p>
    <w:p w14:paraId="28402890" w14:textId="77777777" w:rsidR="00C0473D" w:rsidRDefault="00070BD8" w:rsidP="00A07C53">
      <w:pPr>
        <w:pStyle w:val="afff8"/>
        <w:rPr>
          <w:rtl/>
        </w:rPr>
      </w:pPr>
      <w:del w:id="41059" w:author="Claude" w:date="2026-10-07T09:24:48Z">
        <w:r>
          <w:rPr>
            <w:rStyle w:val="TanaimMishna"/>
            <w:rFonts w:hint="cs"/>
            <w:rtl/>
            <w:rPrChange w:id="20063" w:author="קלוד" w:date="2026-10-06T10:08:30Z">
              <w:rPr>
                <w:rStyle w:val="affc"/>
                <w:rFonts w:hint="cs"/>
                <w:rtl/>
              </w:rPr>
            </w:rPrChange>
          </w:rPr>
          <w:delText xml:space="preserve">ב</w:delText>
        </w:r>
      </w:del>
      <w:del w:id="41060" w:author="Claude" w:date="2026-10-07T09:24:48Z">
        <w:r>
          <w:rPr>
            <w:rStyle w:val="TanaimMishna"/>
            <w:rtl/>
            <w:rPrChange w:id="20064" w:author="קלוד" w:date="2026-10-06T10:08:30Z">
              <w:rPr>
                <w:rStyle w:val="affc"/>
                <w:rtl/>
              </w:rPr>
            </w:rPrChange>
          </w:rPr>
          <w:delText xml:space="preserve">.</w:delText>
        </w:r>
      </w:del>
      <w:del w:id="41061" w:author="Claude" w:date="2026-10-07T09:24:48Z">
        <w:r>
          <w:rPr>
            <w:rFonts w:hint="cs"/>
            <w:rtl/>
          </w:rPr>
          <w:delText xml:space="preserve"> </w:delText>
        </w:r>
      </w:del>
      <w:r w:rsidR="004C0AAB" w:rsidRPr="006F178A">
        <w:rPr>
          <w:rtl/>
        </w:rPr>
        <w:t>כל הכלים שבמקדש טעונין טבילה,</w:t>
      </w:r>
    </w:p>
    <w:p w14:paraId="14C5C08F" w14:textId="7708D0D3" w:rsidR="004C0AAB" w:rsidRPr="006F178A" w:rsidRDefault="004C0AAB" w:rsidP="00A07C53">
      <w:pPr>
        <w:pStyle w:val="afff8"/>
        <w:rPr>
          <w:rtl/>
        </w:rPr>
      </w:pPr>
      <w:r w:rsidRPr="006F178A">
        <w:rPr>
          <w:rtl/>
        </w:rPr>
        <w:t>חוץ ממזבח הזהב, והנח</w:t>
      </w:r>
      <w:r w:rsidR="00DA0D70">
        <w:rPr>
          <w:rFonts w:hint="cs"/>
          <w:rtl/>
        </w:rPr>
        <w:t>ו</w:t>
      </w:r>
      <w:r w:rsidRPr="006F178A">
        <w:rPr>
          <w:rtl/>
        </w:rPr>
        <w:t>שת, מפני שהן כקרקע</w:t>
      </w:r>
      <w:r w:rsidR="00DA0D70">
        <w:rPr>
          <w:rFonts w:hint="cs"/>
          <w:rtl/>
        </w:rPr>
        <w:t xml:space="preserve"> </w:t>
      </w:r>
      <w:r w:rsidR="00DA0D70" w:rsidRPr="00A07C53">
        <w:rPr>
          <w:rStyle w:val="afffff4"/>
          <w:rFonts w:hint="cs"/>
          <w:rtl/>
        </w:rPr>
        <w:t>- לר''א,</w:t>
      </w:r>
    </w:p>
    <w:p w14:paraId="0178F91B" w14:textId="243F41A5" w:rsidR="004C0AAB" w:rsidRPr="006F178A" w:rsidRDefault="0087008C" w:rsidP="0087008C">
      <w:pPr>
        <w:pStyle w:val="afff8"/>
        <w:spacing w:after="60"/>
        <w:rPr>
          <w:rtl/>
        </w:rPr>
      </w:pPr>
      <w:r>
        <w:rPr>
          <w:rStyle w:val="afffff4"/>
          <w:rFonts w:hint="cs"/>
          <w:rtl/>
        </w:rPr>
        <w:t xml:space="preserve"> </w:t>
      </w:r>
      <w:r>
        <w:rPr>
          <w:rStyle w:val="afffff4"/>
          <w:rtl/>
        </w:rPr>
        <w:tab/>
      </w:r>
      <w:r>
        <w:rPr>
          <w:rStyle w:val="afffff4"/>
          <w:rtl/>
        </w:rPr>
        <w:tab/>
      </w:r>
      <w:r>
        <w:rPr>
          <w:rStyle w:val="afffff4"/>
          <w:rtl/>
        </w:rPr>
        <w:tab/>
      </w:r>
      <w:r w:rsidR="004C0AAB" w:rsidRPr="00A07C53">
        <w:rPr>
          <w:rStyle w:val="afffff4"/>
          <w:rFonts w:hint="cs"/>
          <w:rtl/>
        </w:rPr>
        <w:t>וחכ</w:t>
      </w:r>
      <w:r w:rsidR="00DA0D70" w:rsidRPr="00A07C53">
        <w:rPr>
          <w:rStyle w:val="afffff4"/>
          <w:rFonts w:hint="cs"/>
          <w:rtl/>
        </w:rPr>
        <w:t>מים</w:t>
      </w:r>
      <w:r w:rsidR="004C0AAB" w:rsidRPr="00A07C53">
        <w:rPr>
          <w:rStyle w:val="afffff4"/>
          <w:rtl/>
        </w:rPr>
        <w:t>:</w:t>
      </w:r>
      <w:r w:rsidR="004C0AAB" w:rsidRPr="006F178A">
        <w:rPr>
          <w:rtl/>
        </w:rPr>
        <w:t xml:space="preserve"> מפני שהן מצופין</w:t>
      </w:r>
      <w:r w:rsidR="00DA0D70" w:rsidRPr="007B4B7C">
        <w:rPr>
          <w:rStyle w:val="HesberMishna"/>
          <w:rtl/>
          <w:rPrChange w:id="20065" w:author="קלוד" w:date="2026-10-06T10:08:30Z">
            <w:rPr>
              <w:rStyle w:val="affe"/>
              <w:rtl/>
            </w:rPr>
          </w:rPrChange>
        </w:rPr>
        <w:t xml:space="preserve"> </w:t>
      </w:r>
      <w:r w:rsidR="00DA0D70">
        <w:rPr>
          <w:rStyle w:val="HesberMishna"/>
          <w:rFonts w:hint="cs"/>
          <w:rtl/>
          <w:rPrChange w:id="20066" w:author="קלוד" w:date="2026-10-06T10:08:30Z">
            <w:rPr>
              <w:rStyle w:val="affe"/>
              <w:rFonts w:hint="cs"/>
              <w:rtl/>
            </w:rPr>
          </w:rPrChange>
        </w:rPr>
        <w:t>-</w:t>
      </w:r>
      <w:r w:rsidR="00DA0D70" w:rsidRPr="007B4B7C">
        <w:rPr>
          <w:rStyle w:val="HesberMishna"/>
          <w:rFonts w:hint="cs"/>
          <w:rtl/>
          <w:rPrChange w:id="20067" w:author="קלוד" w:date="2026-10-06T10:08:30Z">
            <w:rPr>
              <w:rStyle w:val="affe"/>
              <w:rFonts w:hint="cs"/>
              <w:rtl/>
            </w:rPr>
          </w:rPrChange>
        </w:rPr>
        <w:t>מפרש</w:t>
      </w:r>
      <w:r w:rsidR="00DA0D70" w:rsidRPr="007B4B7C">
        <w:rPr>
          <w:rStyle w:val="HesberMishna"/>
          <w:rtl/>
          <w:rPrChange w:id="20068" w:author="קלוד" w:date="2026-10-06T10:08:30Z">
            <w:rPr>
              <w:rStyle w:val="affe"/>
              <w:rtl/>
            </w:rPr>
          </w:rPrChange>
        </w:rPr>
        <w:t xml:space="preserve"> </w:t>
      </w:r>
      <w:r w:rsidR="00DA0D70" w:rsidRPr="007B4B7C">
        <w:rPr>
          <w:rStyle w:val="HesberMishna"/>
          <w:rFonts w:hint="cs"/>
          <w:rtl/>
          <w:rPrChange w:id="20069" w:author="קלוד" w:date="2026-10-06T10:08:30Z">
            <w:rPr>
              <w:rStyle w:val="affe"/>
              <w:rFonts w:hint="cs"/>
              <w:rtl/>
            </w:rPr>
          </w:rPrChange>
        </w:rPr>
        <w:t>בגמ</w:t>
      </w:r>
      <w:r w:rsidR="00DA0D70" w:rsidRPr="007B4B7C">
        <w:rPr>
          <w:rStyle w:val="HesberMishna"/>
          <w:rtl/>
          <w:rPrChange w:id="20070" w:author="קלוד" w:date="2026-10-06T10:08:30Z">
            <w:rPr>
              <w:rStyle w:val="affe"/>
              <w:rtl/>
            </w:rPr>
          </w:rPrChange>
        </w:rPr>
        <w:t>'.</w:t>
      </w:r>
    </w:p>
    <w:p w14:paraId="1707010B" w14:textId="18BC1F64" w:rsidR="00731582" w:rsidRDefault="00DA0D70" w:rsidP="0015611B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לברייתא</w:t>
      </w:r>
      <w:r w:rsidR="00731582">
        <w:rPr>
          <w:rtl/>
        </w:rPr>
        <w:t>:</w:t>
      </w:r>
    </w:p>
    <w:p w14:paraId="18F93B68" w14:textId="1DEFE3E8" w:rsidR="004C0AAB" w:rsidRPr="006F178A" w:rsidRDefault="004C0AAB" w:rsidP="00A07C53">
      <w:pPr>
        <w:rPr>
          <w:rtl/>
        </w:rPr>
      </w:pPr>
      <w:r w:rsidRPr="006F178A">
        <w:rPr>
          <w:rFonts w:ascii="Fb Fontext" w:hAnsi="Fb Fontext"/>
          <w:rtl/>
        </w:rPr>
        <w:t>הזהרו ש</w:t>
      </w:r>
      <w:r w:rsidR="00DA0D70">
        <w:rPr>
          <w:rFonts w:ascii="Fb Fontext" w:hAnsi="Fb Fontext" w:hint="cs"/>
          <w:rtl/>
        </w:rPr>
        <w:t>לא</w:t>
      </w:r>
      <w:r w:rsidRPr="006F178A">
        <w:rPr>
          <w:rFonts w:ascii="Fb Fontext" w:hAnsi="Fb Fontext"/>
          <w:rtl/>
        </w:rPr>
        <w:t xml:space="preserve"> תגעו בשולחן </w:t>
      </w:r>
      <w:r w:rsidRPr="005E6BC8">
        <w:rPr>
          <w:rFonts w:ascii="Fb Fontext" w:hAnsi="Fb Fontext" w:cs="PFT_Frank"/>
          <w:b/>
          <w:bCs/>
          <w:szCs w:val="14"/>
          <w:rtl/>
        </w:rPr>
        <w:t>ובמנורה</w:t>
      </w:r>
      <w:r w:rsidR="00DA0D70" w:rsidRPr="007B4B7C">
        <w:rPr>
          <w:rStyle w:val="affe"/>
          <w:rtl/>
        </w:rPr>
        <w:t xml:space="preserve"> </w:t>
      </w:r>
      <w:r w:rsidR="00DA0D70">
        <w:rPr>
          <w:rStyle w:val="affe"/>
          <w:rFonts w:hint="cs"/>
          <w:rtl/>
        </w:rPr>
        <w:t>-</w:t>
      </w:r>
      <w:r w:rsidR="00DA0D70" w:rsidRPr="007B4B7C">
        <w:rPr>
          <w:rStyle w:val="affe"/>
          <w:rFonts w:hint="cs"/>
          <w:rtl/>
        </w:rPr>
        <w:t>הוקש</w:t>
      </w:r>
      <w:r w:rsidR="00DA0D70" w:rsidRPr="007B4B7C">
        <w:rPr>
          <w:rStyle w:val="affe"/>
          <w:rtl/>
        </w:rPr>
        <w:t xml:space="preserve"> לשולחן</w:t>
      </w:r>
      <w:r w:rsidR="00DA0D70">
        <w:rPr>
          <w:rFonts w:ascii="Fb Fontext" w:hAnsi="Fb Fontext" w:hint="cs"/>
          <w:rtl/>
        </w:rPr>
        <w:t>,</w:t>
      </w:r>
    </w:p>
    <w:p w14:paraId="10662A85" w14:textId="02411E31" w:rsidR="00731582" w:rsidRDefault="004C0AAB" w:rsidP="0015611B">
      <w:pPr>
        <w:pStyle w:val="36"/>
        <w:framePr w:wrap="notBeside"/>
        <w:rPr>
          <w:rtl/>
        </w:rPr>
      </w:pPr>
      <w:r w:rsidRPr="0087008C">
        <w:rPr>
          <w:rtl/>
        </w:rPr>
        <w:t>ו</w:t>
      </w:r>
      <w:r w:rsidR="00DA0D70" w:rsidRPr="0087008C">
        <w:rPr>
          <w:rFonts w:hint="cs"/>
          <w:rtl/>
        </w:rPr>
        <w:t>למשנתינו</w:t>
      </w:r>
      <w:r w:rsidR="00731582">
        <w:rPr>
          <w:rFonts w:hint="cs"/>
          <w:rtl/>
        </w:rPr>
        <w:t>:</w:t>
      </w:r>
    </w:p>
    <w:p w14:paraId="2C68B9E8" w14:textId="02BFBA99" w:rsidR="004C0AAB" w:rsidRPr="006F178A" w:rsidRDefault="004C0AAB" w:rsidP="00A07C53">
      <w:pPr>
        <w:rPr>
          <w:rtl/>
        </w:rPr>
      </w:pPr>
      <w:r w:rsidRPr="006F178A">
        <w:rPr>
          <w:rFonts w:hint="cs"/>
          <w:rtl/>
        </w:rPr>
        <w:t xml:space="preserve">מנורה </w:t>
      </w:r>
      <w:r w:rsidR="00DA0D70">
        <w:rPr>
          <w:rFonts w:hint="cs"/>
          <w:rtl/>
        </w:rPr>
        <w:t xml:space="preserve">א"צ, </w:t>
      </w:r>
      <w:r>
        <w:rPr>
          <w:rFonts w:hint="cs"/>
          <w:rtl/>
        </w:rPr>
        <w:t>שלא כתו</w:t>
      </w:r>
      <w:r w:rsidRPr="006F178A">
        <w:rPr>
          <w:rFonts w:hint="cs"/>
          <w:rtl/>
        </w:rPr>
        <w:t xml:space="preserve">ב בה </w:t>
      </w:r>
      <w:r w:rsidR="00DA0D70">
        <w:rPr>
          <w:rStyle w:val="af4"/>
          <w:rFonts w:hint="cs"/>
          <w:rtl/>
        </w:rPr>
        <w:t>'</w:t>
      </w:r>
      <w:r w:rsidRPr="00D33CE2">
        <w:rPr>
          <w:rStyle w:val="af4"/>
          <w:rFonts w:hint="cs"/>
          <w:rtl/>
        </w:rPr>
        <w:t>תמיד</w:t>
      </w:r>
      <w:r w:rsidR="00DA0D70">
        <w:rPr>
          <w:rStyle w:val="af4"/>
          <w:rFonts w:hint="cs"/>
          <w:rtl/>
        </w:rPr>
        <w:t>'</w:t>
      </w:r>
      <w:r w:rsidRPr="006F178A">
        <w:rPr>
          <w:rFonts w:hint="cs"/>
          <w:rtl/>
        </w:rPr>
        <w:t xml:space="preserve"> </w:t>
      </w:r>
      <w:r w:rsidR="00DA0D70">
        <w:rPr>
          <w:rFonts w:hint="cs"/>
          <w:rtl/>
        </w:rPr>
        <w:t>כ</w:t>
      </w:r>
      <w:r w:rsidRPr="006F178A">
        <w:rPr>
          <w:rFonts w:hint="cs"/>
          <w:rtl/>
        </w:rPr>
        <w:t>שולחן</w:t>
      </w:r>
      <w:r w:rsidR="00DA0D70">
        <w:rPr>
          <w:rFonts w:hint="cs"/>
          <w:rtl/>
        </w:rPr>
        <w:t>,</w:t>
      </w:r>
    </w:p>
    <w:p w14:paraId="4BF66EDA" w14:textId="5DCBB3A9" w:rsidR="00AE1239" w:rsidRDefault="004C0AAB" w:rsidP="00A07C53">
      <w:pPr>
        <w:rPr>
          <w:spacing w:val="-2"/>
          <w:rtl/>
        </w:rPr>
      </w:pPr>
      <w:r w:rsidRPr="005E6BC8">
        <w:rPr>
          <w:rFonts w:cs="PFT_Frank" w:hint="cs"/>
          <w:bCs/>
          <w:spacing w:val="-2"/>
          <w:szCs w:val="14"/>
          <w:rtl/>
        </w:rPr>
        <w:t>וע</w:t>
      </w:r>
      <w:r w:rsidR="00AE1239" w:rsidRPr="005E6BC8">
        <w:rPr>
          <w:rFonts w:cs="PFT_Frank"/>
          <w:bCs/>
          <w:spacing w:val="-2"/>
          <w:szCs w:val="14"/>
          <w:rtl/>
        </w:rPr>
        <w:t>"</w:t>
      </w:r>
      <w:r w:rsidRPr="005E6BC8">
        <w:rPr>
          <w:rFonts w:cs="PFT_Frank"/>
          <w:bCs/>
          <w:spacing w:val="-2"/>
          <w:szCs w:val="14"/>
          <w:rtl/>
        </w:rPr>
        <w:t xml:space="preserve">ה </w:t>
      </w:r>
      <w:r w:rsidRPr="005E6BC8">
        <w:rPr>
          <w:rFonts w:cs="PFT_Frank" w:hint="cs"/>
          <w:bCs/>
          <w:spacing w:val="-2"/>
          <w:szCs w:val="14"/>
          <w:rtl/>
        </w:rPr>
        <w:t>מטמא</w:t>
      </w:r>
      <w:r w:rsidR="00AE1239" w:rsidRPr="005E6BC8">
        <w:rPr>
          <w:rFonts w:cs="PFT_Frank" w:hint="cs"/>
          <w:bCs/>
          <w:spacing w:val="-2"/>
          <w:szCs w:val="14"/>
          <w:rtl/>
        </w:rPr>
        <w:t>ו</w:t>
      </w:r>
      <w:r w:rsidRPr="008A0BAE">
        <w:rPr>
          <w:spacing w:val="-2"/>
          <w:rtl/>
        </w:rPr>
        <w:t xml:space="preserve"> </w:t>
      </w:r>
      <w:r w:rsidR="00AE1239">
        <w:rPr>
          <w:rFonts w:hint="cs"/>
          <w:spacing w:val="-2"/>
          <w:rtl/>
        </w:rPr>
        <w:t>אף</w:t>
      </w:r>
      <w:r w:rsidRPr="008A0BAE">
        <w:rPr>
          <w:spacing w:val="-2"/>
          <w:rtl/>
        </w:rPr>
        <w:t xml:space="preserve"> </w:t>
      </w:r>
      <w:r w:rsidRPr="008A0BAE">
        <w:rPr>
          <w:rFonts w:hint="eastAsia"/>
          <w:spacing w:val="-2"/>
          <w:rtl/>
        </w:rPr>
        <w:t>ד</w:t>
      </w:r>
      <w:r w:rsidRPr="008A0BAE">
        <w:rPr>
          <w:spacing w:val="-2"/>
          <w:rtl/>
        </w:rPr>
        <w:t>כלי עץ העשוי לנחת אינו</w:t>
      </w:r>
      <w:r w:rsidR="00AE1239">
        <w:rPr>
          <w:rFonts w:hint="cs"/>
          <w:spacing w:val="-2"/>
          <w:rtl/>
        </w:rPr>
        <w:t xml:space="preserve"> מקבל</w:t>
      </w:r>
      <w:r w:rsidRPr="008A0BAE">
        <w:rPr>
          <w:spacing w:val="-2"/>
          <w:rtl/>
        </w:rPr>
        <w:t xml:space="preserve"> ט</w:t>
      </w:r>
      <w:r w:rsidR="00AE1239">
        <w:rPr>
          <w:rFonts w:hint="cs"/>
          <w:spacing w:val="-2"/>
          <w:rtl/>
        </w:rPr>
        <w:t>ו</w:t>
      </w:r>
      <w:r w:rsidRPr="008A0BAE">
        <w:rPr>
          <w:spacing w:val="-2"/>
          <w:rtl/>
        </w:rPr>
        <w:t>מא</w:t>
      </w:r>
      <w:r w:rsidR="00AE1239">
        <w:rPr>
          <w:rFonts w:hint="cs"/>
          <w:spacing w:val="-2"/>
          <w:rtl/>
        </w:rPr>
        <w:t>ה,</w:t>
      </w:r>
    </w:p>
    <w:p w14:paraId="719AA61E" w14:textId="4A24AE61" w:rsidR="00731582" w:rsidRDefault="00731582" w:rsidP="0087008C">
      <w:pPr>
        <w:pStyle w:val="36"/>
        <w:framePr w:wrap="notBeside"/>
        <w:rPr>
          <w:rtl/>
        </w:rPr>
      </w:pPr>
      <w:r>
        <w:rPr>
          <w:rFonts w:hint="cs"/>
          <w:rtl/>
        </w:rPr>
        <w:t>-</w:t>
      </w:r>
    </w:p>
    <w:p w14:paraId="1FCEA4AE" w14:textId="3A79E6DE" w:rsidR="00707234" w:rsidRDefault="004C0AAB" w:rsidP="0015611B">
      <w:pPr>
        <w:spacing w:after="60"/>
        <w:rPr>
          <w:rFonts w:ascii="Fb Fontext" w:hAnsi="Fb Fontext"/>
          <w:spacing w:val="-2"/>
          <w:sz w:val="20"/>
          <w:rtl/>
        </w:rPr>
      </w:pPr>
      <w:r w:rsidRPr="005E6BC8">
        <w:rPr>
          <w:rFonts w:cs="PFT_Frank" w:hint="cs"/>
          <w:b/>
          <w:bCs/>
          <w:szCs w:val="14"/>
          <w:rtl/>
        </w:rPr>
        <w:t>כיון</w:t>
      </w:r>
      <w:r w:rsidRPr="005E6BC8">
        <w:rPr>
          <w:rFonts w:cs="PFT_Frank"/>
          <w:b/>
          <w:bCs/>
          <w:szCs w:val="14"/>
          <w:rtl/>
        </w:rPr>
        <w:t xml:space="preserve"> </w:t>
      </w:r>
      <w:r w:rsidRPr="005E6BC8">
        <w:rPr>
          <w:rFonts w:cs="PFT_Frank" w:hint="cs"/>
          <w:b/>
          <w:bCs/>
          <w:szCs w:val="14"/>
          <w:rtl/>
        </w:rPr>
        <w:t>ש</w:t>
      </w:r>
      <w:r w:rsidRPr="005E6BC8">
        <w:rPr>
          <w:rFonts w:cs="PFT_Frank"/>
          <w:b/>
          <w:bCs/>
          <w:szCs w:val="14"/>
          <w:rtl/>
        </w:rPr>
        <w:t>מגביה</w:t>
      </w:r>
      <w:r w:rsidR="00AE1239" w:rsidRPr="005E6BC8">
        <w:rPr>
          <w:rFonts w:cs="PFT_Frank" w:hint="cs"/>
          <w:b/>
          <w:bCs/>
          <w:szCs w:val="14"/>
          <w:rtl/>
        </w:rPr>
        <w:t>ו</w:t>
      </w:r>
      <w:r w:rsidRPr="006F178A">
        <w:rPr>
          <w:rtl/>
        </w:rPr>
        <w:t xml:space="preserve"> </w:t>
      </w:r>
      <w:r w:rsidR="00AE1239">
        <w:rPr>
          <w:rFonts w:hint="cs"/>
          <w:rtl/>
        </w:rPr>
        <w:t>להראות</w:t>
      </w:r>
      <w:r w:rsidR="00AE1239" w:rsidRPr="006F178A">
        <w:rPr>
          <w:rtl/>
        </w:rPr>
        <w:t xml:space="preserve"> </w:t>
      </w:r>
      <w:r w:rsidRPr="006F178A">
        <w:rPr>
          <w:rtl/>
        </w:rPr>
        <w:t xml:space="preserve">לעולי רגלים </w:t>
      </w:r>
      <w:r w:rsidR="00AE1239">
        <w:rPr>
          <w:rFonts w:hint="cs"/>
          <w:rtl/>
        </w:rPr>
        <w:t xml:space="preserve">את </w:t>
      </w:r>
      <w:r w:rsidRPr="006F178A">
        <w:rPr>
          <w:rtl/>
        </w:rPr>
        <w:t>לחם הפנים</w:t>
      </w:r>
      <w:r w:rsidR="00707234">
        <w:rPr>
          <w:rFonts w:hint="cs"/>
          <w:rtl/>
        </w:rPr>
        <w:t xml:space="preserve">, </w:t>
      </w:r>
      <w:r w:rsidR="00AE1239">
        <w:rPr>
          <w:rFonts w:hint="cs"/>
          <w:rtl/>
        </w:rPr>
        <w:t>שחם ב</w:t>
      </w:r>
      <w:r w:rsidRPr="006F178A">
        <w:rPr>
          <w:rtl/>
        </w:rPr>
        <w:t>סילוקו כ</w:t>
      </w:r>
      <w:r w:rsidR="00AE1239">
        <w:rPr>
          <w:rFonts w:hint="cs"/>
          <w:rtl/>
        </w:rPr>
        <w:t>ב</w:t>
      </w:r>
      <w:r w:rsidRPr="006F178A">
        <w:rPr>
          <w:rtl/>
        </w:rPr>
        <w:t>סידורו</w:t>
      </w:r>
      <w:r w:rsidR="00AE1239">
        <w:rPr>
          <w:rFonts w:hint="cs"/>
          <w:rtl/>
        </w:rPr>
        <w:t xml:space="preserve">, </w:t>
      </w:r>
      <w:r w:rsidR="00707234">
        <w:rPr>
          <w:rtl/>
        </w:rPr>
        <w:tab/>
      </w:r>
      <w:r w:rsidR="001E3674">
        <w:rPr>
          <w:rFonts w:hint="cs"/>
          <w:rtl/>
        </w:rPr>
        <w:t xml:space="preserve"> </w:t>
      </w:r>
      <w:r w:rsidR="00AE1239">
        <w:rPr>
          <w:rStyle w:val="af4"/>
          <w:rFonts w:hint="cs"/>
          <w:rtl/>
        </w:rPr>
        <w:t>ד'</w:t>
      </w:r>
      <w:r w:rsidRPr="00D33CE2">
        <w:rPr>
          <w:rStyle w:val="af4"/>
          <w:rtl/>
        </w:rPr>
        <w:t>לשום לחם חם ביום הלקחו</w:t>
      </w:r>
      <w:r w:rsidR="00707234">
        <w:rPr>
          <w:rStyle w:val="af4"/>
          <w:rFonts w:hint="cs"/>
          <w:rtl/>
        </w:rPr>
        <w:t>'</w:t>
      </w:r>
      <w:r w:rsidR="00707234">
        <w:rPr>
          <w:rFonts w:ascii="Fb Fontext" w:hAnsi="Fb Fontext" w:hint="cs"/>
          <w:spacing w:val="-2"/>
          <w:sz w:val="20"/>
          <w:rtl/>
        </w:rPr>
        <w:t>,</w:t>
      </w:r>
      <w:r w:rsidR="00707234" w:rsidRPr="00DD01BE">
        <w:rPr>
          <w:rStyle w:val="affe"/>
          <w:rtl/>
        </w:rPr>
        <w:t xml:space="preserve"> </w:t>
      </w:r>
      <w:r w:rsidR="00707234">
        <w:rPr>
          <w:rStyle w:val="affe"/>
          <w:rFonts w:hint="cs"/>
          <w:rtl/>
        </w:rPr>
        <w:t>ו</w:t>
      </w:r>
      <w:r w:rsidR="00707234" w:rsidRPr="00DD01BE">
        <w:rPr>
          <w:rStyle w:val="affe"/>
          <w:rFonts w:hint="cs"/>
          <w:rtl/>
        </w:rPr>
        <w:t xml:space="preserve">אינו </w:t>
      </w:r>
      <w:r w:rsidR="00707234">
        <w:rPr>
          <w:rStyle w:val="affe"/>
          <w:rFonts w:hint="cs"/>
          <w:rtl/>
        </w:rPr>
        <w:t>'</w:t>
      </w:r>
      <w:r w:rsidR="00707234" w:rsidRPr="00DD01BE">
        <w:rPr>
          <w:rStyle w:val="affe"/>
          <w:rFonts w:hint="cs"/>
          <w:rtl/>
        </w:rPr>
        <w:t>לנחת</w:t>
      </w:r>
      <w:r w:rsidR="00707234">
        <w:rPr>
          <w:rStyle w:val="affe"/>
          <w:rFonts w:hint="cs"/>
          <w:rtl/>
        </w:rPr>
        <w:t>'</w:t>
      </w:r>
      <w:r w:rsidR="00707234">
        <w:rPr>
          <w:rFonts w:ascii="Fb Fontext" w:hAnsi="Fb Fontext" w:hint="cs"/>
          <w:spacing w:val="-2"/>
          <w:sz w:val="20"/>
          <w:rtl/>
        </w:rPr>
        <w:t>.</w:t>
      </w:r>
    </w:p>
    <w:p w14:paraId="3E801B63" w14:textId="22318609" w:rsidR="00731582" w:rsidRDefault="00707234" w:rsidP="0015611B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ויקשה</w:t>
      </w:r>
      <w:r w:rsidR="00731582">
        <w:rPr>
          <w:rtl/>
        </w:rPr>
        <w:t>:</w:t>
      </w:r>
    </w:p>
    <w:p w14:paraId="601E26E0" w14:textId="77777777" w:rsidR="00C0473D" w:rsidRDefault="00707234" w:rsidP="0015611B">
      <w:pPr>
        <w:rPr>
          <w:spacing w:val="-2"/>
          <w:rtl/>
        </w:rPr>
      </w:pPr>
      <w:r>
        <w:rPr>
          <w:rFonts w:ascii="Fb Fontext" w:hAnsi="Fb Fontext" w:hint="cs"/>
          <w:rtl/>
        </w:rPr>
        <w:t xml:space="preserve">למה </w:t>
      </w:r>
      <w:r w:rsidR="004C0AAB" w:rsidRPr="006F178A">
        <w:rPr>
          <w:rFonts w:ascii="Fb Fontext" w:hAnsi="Fb Fontext" w:hint="cs"/>
          <w:rtl/>
        </w:rPr>
        <w:t>לא אמר</w:t>
      </w:r>
      <w:r>
        <w:rPr>
          <w:rFonts w:ascii="Fb Fontext" w:hAnsi="Fb Fontext" w:hint="cs"/>
          <w:rtl/>
        </w:rPr>
        <w:t>נו</w:t>
      </w:r>
      <w:r w:rsidR="004C0AAB" w:rsidRPr="006F178A">
        <w:rPr>
          <w:rFonts w:ascii="Fb Fontext" w:hAnsi="Fb Fontext" w:hint="cs"/>
          <w:rtl/>
        </w:rPr>
        <w:t xml:space="preserve"> </w:t>
      </w:r>
      <w:r>
        <w:rPr>
          <w:rFonts w:ascii="Fb Fontext" w:hAnsi="Fb Fontext" w:hint="cs"/>
          <w:rtl/>
        </w:rPr>
        <w:t>ש</w:t>
      </w:r>
      <w:r w:rsidR="004C0AAB" w:rsidRPr="006F178A">
        <w:rPr>
          <w:rFonts w:ascii="Fb Fontext" w:hAnsi="Fb Fontext" w:hint="cs"/>
          <w:rtl/>
        </w:rPr>
        <w:t xml:space="preserve">טמא </w:t>
      </w:r>
      <w:r w:rsidR="004C0AAB" w:rsidRPr="005E6BC8">
        <w:rPr>
          <w:rFonts w:ascii="Fb Fontext" w:hAnsi="Fb Fontext" w:cs="PFT_Frank" w:hint="cs"/>
          <w:b/>
          <w:bCs/>
          <w:szCs w:val="14"/>
          <w:rtl/>
        </w:rPr>
        <w:t>משום</w:t>
      </w:r>
      <w:r w:rsidR="004C0AAB" w:rsidRPr="005E6BC8">
        <w:rPr>
          <w:rFonts w:ascii="Fb Fontext" w:hAnsi="Fb Fontext" w:cs="PFT_Frank"/>
          <w:b/>
          <w:bCs/>
          <w:szCs w:val="14"/>
          <w:rtl/>
        </w:rPr>
        <w:t xml:space="preserve"> ציפוי</w:t>
      </w:r>
      <w:r w:rsidRPr="005E6BC8">
        <w:rPr>
          <w:rFonts w:ascii="Fb Fontext" w:hAnsi="Fb Fontext" w:cs="PFT_Frank" w:hint="cs"/>
          <w:b/>
          <w:bCs/>
          <w:szCs w:val="14"/>
          <w:rtl/>
        </w:rPr>
        <w:t>ו</w:t>
      </w:r>
      <w:r>
        <w:rPr>
          <w:rFonts w:ascii="Fb Fontext" w:hAnsi="Fb Fontext" w:hint="cs"/>
          <w:rtl/>
        </w:rPr>
        <w:t xml:space="preserve"> שממתכת,</w:t>
      </w:r>
      <w:r w:rsidR="0015611B">
        <w:rPr>
          <w:rFonts w:hint="cs"/>
          <w:rtl/>
        </w:rPr>
        <w:t xml:space="preserve"> </w:t>
      </w:r>
      <w:r>
        <w:rPr>
          <w:rFonts w:hint="cs"/>
          <w:rtl/>
        </w:rPr>
        <w:t>כ</w:t>
      </w:r>
      <w:r w:rsidR="004C0AAB" w:rsidRPr="006F178A">
        <w:rPr>
          <w:rtl/>
        </w:rPr>
        <w:t>ש</w:t>
      </w:r>
      <w:r>
        <w:rPr>
          <w:rFonts w:hint="cs"/>
          <w:rtl/>
        </w:rPr>
        <w:t>ו</w:t>
      </w:r>
      <w:r w:rsidR="004C0AAB" w:rsidRPr="006F178A">
        <w:rPr>
          <w:rtl/>
        </w:rPr>
        <w:t xml:space="preserve">לחן </w:t>
      </w:r>
      <w:r w:rsidRPr="007B4B7C">
        <w:rPr>
          <w:rStyle w:val="affe"/>
          <w:rFonts w:hint="cs"/>
          <w:rtl/>
        </w:rPr>
        <w:t>עץ</w:t>
      </w:r>
      <w:r>
        <w:rPr>
          <w:rFonts w:hint="cs"/>
          <w:rtl/>
        </w:rPr>
        <w:t xml:space="preserve"> </w:t>
      </w:r>
      <w:r w:rsidR="004C0AAB" w:rsidRPr="006F178A">
        <w:rPr>
          <w:rtl/>
        </w:rPr>
        <w:t>שחיפ</w:t>
      </w:r>
      <w:r>
        <w:rPr>
          <w:rFonts w:hint="cs"/>
          <w:rtl/>
        </w:rPr>
        <w:t>הו</w:t>
      </w:r>
      <w:r w:rsidR="004C0AAB" w:rsidRPr="006F178A">
        <w:rPr>
          <w:rtl/>
        </w:rPr>
        <w:t xml:space="preserve"> שייש, </w:t>
      </w:r>
      <w:r>
        <w:rPr>
          <w:rFonts w:hint="cs"/>
          <w:rtl/>
        </w:rPr>
        <w:t xml:space="preserve">שרק אם </w:t>
      </w:r>
      <w:r w:rsidR="004C0AAB" w:rsidRPr="006F178A">
        <w:rPr>
          <w:rtl/>
        </w:rPr>
        <w:t xml:space="preserve">שייר מקום הנחת כוסות </w:t>
      </w:r>
      <w:r w:rsidR="004C0AAB" w:rsidRPr="00D22086">
        <w:rPr>
          <w:spacing w:val="-2"/>
          <w:rtl/>
        </w:rPr>
        <w:t>- טמא</w:t>
      </w:r>
      <w:r w:rsidRPr="00D22086">
        <w:rPr>
          <w:rFonts w:hint="cs"/>
          <w:spacing w:val="-2"/>
          <w:rtl/>
        </w:rPr>
        <w:t>,</w:t>
      </w:r>
    </w:p>
    <w:p w14:paraId="5C005346" w14:textId="4060E42B" w:rsidR="00731582" w:rsidRDefault="004C0AAB" w:rsidP="0015611B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ולר</w:t>
      </w:r>
      <w:r w:rsidRPr="0087008C">
        <w:rPr>
          <w:rtl/>
        </w:rPr>
        <w:t>"</w:t>
      </w:r>
      <w:r w:rsidRPr="0087008C">
        <w:rPr>
          <w:rFonts w:hint="cs"/>
          <w:rtl/>
        </w:rPr>
        <w:t>י</w:t>
      </w:r>
      <w:r w:rsidR="00731582">
        <w:rPr>
          <w:rFonts w:hint="cs"/>
          <w:rtl/>
        </w:rPr>
        <w:t>:</w:t>
      </w:r>
    </w:p>
    <w:p w14:paraId="45FE2886" w14:textId="53A780AD" w:rsidR="004C0AAB" w:rsidRPr="006F178A" w:rsidRDefault="00707234" w:rsidP="0087008C">
      <w:pPr>
        <w:spacing w:after="60"/>
        <w:rPr>
          <w:rtl/>
        </w:rPr>
      </w:pPr>
      <w:r w:rsidRPr="00D22086">
        <w:rPr>
          <w:rFonts w:hint="cs"/>
          <w:spacing w:val="-2"/>
          <w:rtl/>
        </w:rPr>
        <w:t xml:space="preserve">אף </w:t>
      </w:r>
      <w:r w:rsidR="004C0AAB" w:rsidRPr="00D22086">
        <w:rPr>
          <w:spacing w:val="-2"/>
          <w:rtl/>
        </w:rPr>
        <w:t>מקום הנחת חתיכות</w:t>
      </w:r>
      <w:r w:rsidRPr="00D22086">
        <w:rPr>
          <w:rFonts w:hint="cs"/>
          <w:spacing w:val="-2"/>
          <w:rtl/>
        </w:rPr>
        <w:t xml:space="preserve">, </w:t>
      </w:r>
      <w:r w:rsidRPr="00D22086">
        <w:rPr>
          <w:rStyle w:val="affe"/>
          <w:rFonts w:hint="cs"/>
          <w:spacing w:val="-2"/>
          <w:rtl/>
        </w:rPr>
        <w:t>אבל</w:t>
      </w:r>
      <w:r w:rsidRPr="00D22086">
        <w:rPr>
          <w:rStyle w:val="affe"/>
          <w:spacing w:val="-2"/>
          <w:rtl/>
        </w:rPr>
        <w:t xml:space="preserve"> </w:t>
      </w:r>
      <w:r w:rsidRPr="00D22086">
        <w:rPr>
          <w:rStyle w:val="affe"/>
          <w:rFonts w:hint="cs"/>
          <w:spacing w:val="-2"/>
          <w:rtl/>
        </w:rPr>
        <w:t>חיפה כולו</w:t>
      </w:r>
      <w:r w:rsidRPr="00D22086">
        <w:rPr>
          <w:rStyle w:val="affe"/>
          <w:spacing w:val="-2"/>
          <w:rtl/>
        </w:rPr>
        <w:t xml:space="preserve"> </w:t>
      </w:r>
      <w:r w:rsidRPr="00D22086">
        <w:rPr>
          <w:rStyle w:val="affe"/>
          <w:rFonts w:hint="cs"/>
          <w:spacing w:val="-2"/>
          <w:rtl/>
        </w:rPr>
        <w:t>הציפוי</w:t>
      </w:r>
      <w:r w:rsidRPr="00D22086">
        <w:rPr>
          <w:rStyle w:val="affe"/>
          <w:spacing w:val="-2"/>
          <w:rtl/>
        </w:rPr>
        <w:t xml:space="preserve"> עיקר</w:t>
      </w:r>
    </w:p>
    <w:p w14:paraId="51C17AB1" w14:textId="3DDAC6B7" w:rsidR="00731582" w:rsidRDefault="004C0AAB" w:rsidP="0015611B">
      <w:pPr>
        <w:pStyle w:val="36"/>
        <w:framePr w:wrap="notBeside"/>
        <w:rPr>
          <w:rtl/>
        </w:rPr>
      </w:pPr>
      <w:r w:rsidRPr="0087008C">
        <w:rPr>
          <w:rtl/>
        </w:rPr>
        <w:t>לר"ל</w:t>
      </w:r>
      <w:r w:rsidR="00944489" w:rsidRPr="0087008C">
        <w:rPr>
          <w:rFonts w:hint="cs"/>
          <w:rtl/>
        </w:rPr>
        <w:t xml:space="preserve"> ניחא</w:t>
      </w:r>
      <w:r w:rsidR="00731582">
        <w:rPr>
          <w:rFonts w:hint="cs"/>
          <w:rtl/>
        </w:rPr>
        <w:t>:</w:t>
      </w:r>
    </w:p>
    <w:p w14:paraId="471F3968" w14:textId="138789E3" w:rsidR="004C0AAB" w:rsidRPr="0015611B" w:rsidRDefault="00944489" w:rsidP="00A07C53">
      <w:pPr>
        <w:rPr>
          <w:spacing w:val="-4"/>
          <w:rtl/>
        </w:rPr>
      </w:pPr>
      <w:r w:rsidRPr="0015611B">
        <w:rPr>
          <w:rFonts w:hint="cs"/>
          <w:spacing w:val="-4"/>
          <w:rtl/>
        </w:rPr>
        <w:t>שהעמיד</w:t>
      </w:r>
      <w:r w:rsidR="004C0AAB" w:rsidRPr="0015611B">
        <w:rPr>
          <w:spacing w:val="-4"/>
          <w:rtl/>
        </w:rPr>
        <w:t xml:space="preserve"> בכלי אכסלגים, אבל במסמים </w:t>
      </w:r>
      <w:r w:rsidR="0015611B" w:rsidRPr="0015611B">
        <w:rPr>
          <w:rFonts w:hint="cs"/>
          <w:spacing w:val="-4"/>
          <w:rtl/>
        </w:rPr>
        <w:t xml:space="preserve">והה עצי שיטים </w:t>
      </w:r>
      <w:r w:rsidR="004C0AAB" w:rsidRPr="0015611B">
        <w:rPr>
          <w:spacing w:val="-4"/>
          <w:rtl/>
        </w:rPr>
        <w:t>לא בטלי,</w:t>
      </w:r>
    </w:p>
    <w:p w14:paraId="608C2A60" w14:textId="3FA51B65" w:rsidR="00731582" w:rsidRDefault="00944489" w:rsidP="0015611B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אבל</w:t>
      </w:r>
      <w:r w:rsidRPr="0087008C">
        <w:rPr>
          <w:rtl/>
        </w:rPr>
        <w:t xml:space="preserve"> </w:t>
      </w:r>
      <w:r w:rsidR="004C0AAB" w:rsidRPr="0087008C">
        <w:rPr>
          <w:rtl/>
        </w:rPr>
        <w:t>לר</w:t>
      </w:r>
      <w:r w:rsidR="004C0AAB" w:rsidRPr="0087008C">
        <w:rPr>
          <w:rFonts w:hint="cs"/>
          <w:rtl/>
        </w:rPr>
        <w:t>י</w:t>
      </w:r>
      <w:r w:rsidR="004C0AAB" w:rsidRPr="0087008C">
        <w:rPr>
          <w:rtl/>
        </w:rPr>
        <w:t>"</w:t>
      </w:r>
      <w:r w:rsidR="004C0AAB" w:rsidRPr="0087008C">
        <w:rPr>
          <w:rFonts w:hint="cs"/>
          <w:rtl/>
        </w:rPr>
        <w:t>ו</w:t>
      </w:r>
      <w:r w:rsidRPr="0087008C">
        <w:rPr>
          <w:rFonts w:hint="cs"/>
          <w:rtl/>
        </w:rPr>
        <w:t xml:space="preserve"> יקשה</w:t>
      </w:r>
      <w:r w:rsidR="00731582">
        <w:rPr>
          <w:rFonts w:hint="cs"/>
          <w:rtl/>
        </w:rPr>
        <w:t>:</w:t>
      </w:r>
    </w:p>
    <w:p w14:paraId="76FA51B2" w14:textId="77777777" w:rsidR="00C0473D" w:rsidRDefault="00944489" w:rsidP="0015611B">
      <w:pPr>
        <w:rPr>
          <w:rFonts w:ascii="Fb Fontext" w:hAnsi="Fb Fontext"/>
          <w:sz w:val="20"/>
          <w:rtl/>
        </w:rPr>
      </w:pPr>
      <w:r w:rsidRPr="00D22086">
        <w:rPr>
          <w:rFonts w:hint="cs"/>
          <w:spacing w:val="-2"/>
          <w:rtl/>
        </w:rPr>
        <w:t>שהעמיד</w:t>
      </w:r>
      <w:r w:rsidRPr="00D22086">
        <w:rPr>
          <w:spacing w:val="-2"/>
          <w:rtl/>
        </w:rPr>
        <w:t xml:space="preserve"> </w:t>
      </w:r>
      <w:r w:rsidRPr="00D22086">
        <w:rPr>
          <w:rStyle w:val="affc"/>
          <w:rFonts w:hint="cs"/>
          <w:spacing w:val="-2"/>
          <w:rtl/>
        </w:rPr>
        <w:t>א</w:t>
      </w:r>
      <w:r w:rsidRPr="00D22086">
        <w:rPr>
          <w:rStyle w:val="affc"/>
          <w:spacing w:val="-2"/>
          <w:rtl/>
        </w:rPr>
        <w:t>.</w:t>
      </w:r>
      <w:r w:rsidRPr="00D22086">
        <w:rPr>
          <w:rFonts w:hint="cs"/>
          <w:spacing w:val="-2"/>
          <w:rtl/>
        </w:rPr>
        <w:t xml:space="preserve"> </w:t>
      </w:r>
      <w:r w:rsidR="004C0AAB" w:rsidRPr="00D22086">
        <w:rPr>
          <w:rFonts w:cs="PFT_Frank"/>
          <w:b/>
          <w:bCs/>
          <w:spacing w:val="-2"/>
          <w:szCs w:val="14"/>
          <w:rtl/>
        </w:rPr>
        <w:t>אפי</w:t>
      </w:r>
      <w:r w:rsidRPr="00D22086">
        <w:rPr>
          <w:rFonts w:cs="PFT_Frank"/>
          <w:b/>
          <w:bCs/>
          <w:spacing w:val="-2"/>
          <w:szCs w:val="14"/>
          <w:rtl/>
        </w:rPr>
        <w:t>'</w:t>
      </w:r>
      <w:r w:rsidR="004C0AAB" w:rsidRPr="00D22086">
        <w:rPr>
          <w:spacing w:val="-2"/>
          <w:rtl/>
        </w:rPr>
        <w:t xml:space="preserve"> ב</w:t>
      </w:r>
      <w:r w:rsidRPr="00D22086">
        <w:rPr>
          <w:rFonts w:hint="cs"/>
          <w:spacing w:val="-2"/>
          <w:rtl/>
        </w:rPr>
        <w:t xml:space="preserve">כלי </w:t>
      </w:r>
      <w:r w:rsidR="004C0AAB" w:rsidRPr="00D22086">
        <w:rPr>
          <w:spacing w:val="-2"/>
          <w:rtl/>
        </w:rPr>
        <w:t>מסמים</w:t>
      </w:r>
      <w:r w:rsidRPr="00D22086">
        <w:rPr>
          <w:rFonts w:hint="cs"/>
          <w:spacing w:val="-2"/>
          <w:rtl/>
        </w:rPr>
        <w:t>,</w:t>
      </w:r>
      <w:r w:rsidR="002C595F" w:rsidRPr="00D22086">
        <w:rPr>
          <w:rFonts w:hint="cs"/>
          <w:spacing w:val="-2"/>
          <w:rtl/>
        </w:rPr>
        <w:t xml:space="preserve"> </w:t>
      </w:r>
      <w:r w:rsidRPr="00D22086">
        <w:rPr>
          <w:rStyle w:val="affc"/>
          <w:rFonts w:hint="cs"/>
          <w:spacing w:val="-2"/>
          <w:rtl/>
        </w:rPr>
        <w:t>ב</w:t>
      </w:r>
      <w:r w:rsidRPr="00D22086">
        <w:rPr>
          <w:rStyle w:val="affc"/>
          <w:spacing w:val="-2"/>
          <w:rtl/>
        </w:rPr>
        <w:t>.</w:t>
      </w:r>
      <w:r w:rsidR="004C0AAB" w:rsidRPr="00D22086">
        <w:rPr>
          <w:spacing w:val="-2"/>
          <w:rtl/>
        </w:rPr>
        <w:t xml:space="preserve"> </w:t>
      </w:r>
      <w:r w:rsidRPr="00D22086">
        <w:rPr>
          <w:rFonts w:ascii="Fb Fontext" w:hAnsi="Fb Fontext" w:cs="PFT_Frank" w:hint="cs"/>
          <w:b/>
          <w:bCs/>
          <w:spacing w:val="-2"/>
          <w:sz w:val="20"/>
          <w:szCs w:val="14"/>
          <w:rtl/>
        </w:rPr>
        <w:t>אפי</w:t>
      </w:r>
      <w:r w:rsidRPr="00D22086">
        <w:rPr>
          <w:rFonts w:ascii="Fb Fontext" w:hAnsi="Fb Fontext" w:cs="PFT_Frank"/>
          <w:b/>
          <w:bCs/>
          <w:spacing w:val="-2"/>
          <w:sz w:val="20"/>
          <w:szCs w:val="14"/>
          <w:rtl/>
        </w:rPr>
        <w:t>'</w:t>
      </w:r>
      <w:r w:rsidR="004C0AAB" w:rsidRPr="00D22086">
        <w:rPr>
          <w:rFonts w:ascii="Fb Fontext" w:hAnsi="Fb Fontext" w:hint="cs"/>
          <w:spacing w:val="-2"/>
          <w:sz w:val="20"/>
          <w:rtl/>
        </w:rPr>
        <w:t xml:space="preserve"> </w:t>
      </w:r>
      <w:r w:rsidR="002C595F" w:rsidRPr="00D22086">
        <w:rPr>
          <w:rFonts w:ascii="Fb Fontext" w:hAnsi="Fb Fontext"/>
          <w:spacing w:val="-2"/>
          <w:sz w:val="20"/>
          <w:rtl/>
        </w:rPr>
        <w:t>בציפוי</w:t>
      </w:r>
      <w:r w:rsidR="002C595F">
        <w:rPr>
          <w:rFonts w:ascii="Fb Fontext" w:hAnsi="Fb Fontext" w:hint="cs"/>
          <w:sz w:val="20"/>
          <w:rtl/>
        </w:rPr>
        <w:t xml:space="preserve"> </w:t>
      </w:r>
      <w:r w:rsidR="004C0AAB" w:rsidRPr="006F178A">
        <w:rPr>
          <w:rFonts w:ascii="Fb Fontext" w:hAnsi="Fb Fontext"/>
          <w:sz w:val="20"/>
          <w:rtl/>
        </w:rPr>
        <w:t>שאינו עומד,</w:t>
      </w:r>
    </w:p>
    <w:p w14:paraId="35C73A0E" w14:textId="7FC656BB" w:rsidR="004C0AAB" w:rsidRPr="0015611B" w:rsidRDefault="00944489" w:rsidP="0015611B">
      <w:pPr>
        <w:ind w:left="340" w:firstLine="170"/>
        <w:rPr>
          <w:rFonts w:ascii="Fb Fontext" w:hAnsi="Fb Fontext"/>
          <w:spacing w:val="-2"/>
          <w:sz w:val="20"/>
          <w:rtl/>
        </w:rPr>
      </w:pPr>
      <w:r w:rsidRPr="007B4B7C">
        <w:rPr>
          <w:rStyle w:val="affc"/>
          <w:rFonts w:hint="cs"/>
          <w:rtl/>
        </w:rPr>
        <w:t>ג</w:t>
      </w:r>
      <w:r w:rsidRPr="007B4B7C">
        <w:rPr>
          <w:rStyle w:val="affc"/>
          <w:rtl/>
        </w:rPr>
        <w:t>.</w:t>
      </w:r>
      <w:r w:rsidRPr="005E6BC8">
        <w:rPr>
          <w:rFonts w:ascii="Fb Fontext" w:hAnsi="Fb Fontext" w:cs="PFT_Frank" w:hint="cs"/>
          <w:b/>
          <w:bCs/>
          <w:sz w:val="20"/>
          <w:szCs w:val="14"/>
          <w:rtl/>
        </w:rPr>
        <w:t xml:space="preserve"> ואפי</w:t>
      </w:r>
      <w:r w:rsidRPr="005E6BC8">
        <w:rPr>
          <w:rFonts w:ascii="Fb Fontext" w:hAnsi="Fb Fontext" w:cs="PFT_Frank"/>
          <w:b/>
          <w:bCs/>
          <w:sz w:val="20"/>
          <w:szCs w:val="14"/>
          <w:rtl/>
        </w:rPr>
        <w:t>'</w:t>
      </w:r>
      <w:r>
        <w:rPr>
          <w:rFonts w:ascii="Fb Fontext" w:hAnsi="Fb Fontext" w:hint="cs"/>
          <w:sz w:val="20"/>
          <w:rtl/>
        </w:rPr>
        <w:t xml:space="preserve"> </w:t>
      </w:r>
      <w:r w:rsidR="004C0AAB" w:rsidRPr="006F178A">
        <w:rPr>
          <w:rFonts w:ascii="Fb Fontext" w:hAnsi="Fb Fontext"/>
          <w:sz w:val="20"/>
          <w:rtl/>
        </w:rPr>
        <w:t>בחופה לבזבזיו</w:t>
      </w:r>
      <w:r w:rsidRPr="007B4B7C">
        <w:rPr>
          <w:rStyle w:val="affe"/>
          <w:rtl/>
        </w:rPr>
        <w:t xml:space="preserve"> </w:t>
      </w:r>
      <w:r>
        <w:rPr>
          <w:rStyle w:val="affe"/>
          <w:rFonts w:hint="cs"/>
          <w:rtl/>
        </w:rPr>
        <w:t>-</w:t>
      </w:r>
      <w:r w:rsidRPr="007B4B7C">
        <w:rPr>
          <w:rStyle w:val="affe"/>
          <w:rFonts w:hint="cs"/>
          <w:rtl/>
        </w:rPr>
        <w:t>לא</w:t>
      </w:r>
      <w:r w:rsidRPr="007B4B7C">
        <w:rPr>
          <w:rStyle w:val="affe"/>
          <w:rtl/>
        </w:rPr>
        <w:t xml:space="preserve"> </w:t>
      </w:r>
      <w:r w:rsidRPr="007B4B7C">
        <w:rPr>
          <w:rStyle w:val="affe"/>
          <w:rFonts w:hint="cs"/>
          <w:rtl/>
        </w:rPr>
        <w:t>בטל</w:t>
      </w:r>
      <w:r>
        <w:rPr>
          <w:rStyle w:val="affe"/>
          <w:rFonts w:hint="cs"/>
          <w:rtl/>
        </w:rPr>
        <w:t>,</w:t>
      </w:r>
    </w:p>
    <w:p w14:paraId="370AF1F8" w14:textId="77777777" w:rsidR="004C0AAB" w:rsidRPr="006F178A" w:rsidRDefault="004C0AAB" w:rsidP="00A7758B">
      <w:pPr>
        <w:pStyle w:val="afff3"/>
        <w:framePr w:wrap="around"/>
        <w:rPr>
          <w:rtl/>
        </w:rPr>
      </w:pPr>
      <w:r w:rsidRPr="006F178A">
        <w:rPr>
          <w:rFonts w:hint="cs"/>
          <w:rtl/>
        </w:rPr>
        <w:t>כז.</w:t>
      </w:r>
    </w:p>
    <w:p w14:paraId="20570962" w14:textId="1F5EA568" w:rsidR="00731582" w:rsidRDefault="004C0AAB" w:rsidP="0015611B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אלא</w:t>
      </w:r>
      <w:r w:rsidR="00731582">
        <w:rPr>
          <w:rFonts w:hint="cs"/>
          <w:rtl/>
        </w:rPr>
        <w:t>:</w:t>
      </w:r>
    </w:p>
    <w:p w14:paraId="02D9D801" w14:textId="7C428E39" w:rsidR="007C5A9C" w:rsidRDefault="004C0AAB" w:rsidP="00A07C53">
      <w:pPr>
        <w:rPr>
          <w:rtl/>
        </w:rPr>
      </w:pPr>
      <w:r w:rsidRPr="002772B5">
        <w:rPr>
          <w:rtl/>
        </w:rPr>
        <w:t xml:space="preserve">שאני שלחן </w:t>
      </w:r>
      <w:r w:rsidR="007C5A9C">
        <w:rPr>
          <w:rFonts w:hint="cs"/>
          <w:rtl/>
        </w:rPr>
        <w:t>שקרוי</w:t>
      </w:r>
      <w:r w:rsidRPr="002772B5">
        <w:rPr>
          <w:rtl/>
        </w:rPr>
        <w:t xml:space="preserve"> </w:t>
      </w:r>
      <w:r w:rsidR="007C5A9C">
        <w:rPr>
          <w:rFonts w:hint="cs"/>
          <w:rtl/>
        </w:rPr>
        <w:t>'</w:t>
      </w:r>
      <w:r w:rsidRPr="002772B5">
        <w:rPr>
          <w:rtl/>
        </w:rPr>
        <w:t>עץ</w:t>
      </w:r>
      <w:r w:rsidR="007C5A9C">
        <w:rPr>
          <w:rFonts w:hint="cs"/>
          <w:rtl/>
        </w:rPr>
        <w:t>'</w:t>
      </w:r>
      <w:r w:rsidRPr="002772B5">
        <w:rPr>
          <w:rtl/>
        </w:rPr>
        <w:t xml:space="preserve">, </w:t>
      </w:r>
      <w:r w:rsidRPr="00D33CE2">
        <w:rPr>
          <w:rStyle w:val="af4"/>
          <w:rFonts w:hint="cs"/>
          <w:rtl/>
        </w:rPr>
        <w:t>'</w:t>
      </w:r>
      <w:r w:rsidRPr="00D33CE2">
        <w:rPr>
          <w:rStyle w:val="af4"/>
          <w:rtl/>
        </w:rPr>
        <w:t xml:space="preserve">המזבח </w:t>
      </w:r>
      <w:r w:rsidR="007C5A9C" w:rsidRPr="007B4B7C">
        <w:rPr>
          <w:rStyle w:val="affe"/>
          <w:rtl/>
        </w:rPr>
        <w:t>[</w:t>
      </w:r>
      <w:r w:rsidR="007C5A9C">
        <w:rPr>
          <w:rStyle w:val="affe"/>
          <w:rFonts w:hint="cs"/>
          <w:rtl/>
        </w:rPr>
        <w:t>-</w:t>
      </w:r>
      <w:r w:rsidR="007C5A9C" w:rsidRPr="007B4B7C">
        <w:rPr>
          <w:rStyle w:val="affe"/>
          <w:rFonts w:hint="cs"/>
          <w:rtl/>
        </w:rPr>
        <w:t>השולחן</w:t>
      </w:r>
      <w:r w:rsidR="007C5A9C" w:rsidRPr="007B4B7C">
        <w:rPr>
          <w:rStyle w:val="affe"/>
          <w:rtl/>
        </w:rPr>
        <w:t>]</w:t>
      </w:r>
      <w:r w:rsidR="007C5A9C">
        <w:rPr>
          <w:rStyle w:val="af4"/>
          <w:rFonts w:hint="cs"/>
          <w:rtl/>
        </w:rPr>
        <w:t xml:space="preserve"> </w:t>
      </w:r>
      <w:r w:rsidRPr="007B4B7C">
        <w:rPr>
          <w:rStyle w:val="af4"/>
          <w:b/>
          <w:bCs/>
          <w:rtl/>
        </w:rPr>
        <w:t>עץ</w:t>
      </w:r>
      <w:r w:rsidR="007C5A9C">
        <w:rPr>
          <w:rStyle w:val="af4"/>
          <w:rFonts w:hint="cs"/>
          <w:rtl/>
        </w:rPr>
        <w:t>,</w:t>
      </w:r>
      <w:r w:rsidRPr="00D33CE2">
        <w:rPr>
          <w:rStyle w:val="af4"/>
          <w:rtl/>
        </w:rPr>
        <w:t xml:space="preserve"> שלש אמות גבוה</w:t>
      </w:r>
      <w:r w:rsidR="007C5A9C">
        <w:rPr>
          <w:rStyle w:val="af4"/>
          <w:rFonts w:hint="cs"/>
          <w:rtl/>
        </w:rPr>
        <w:t>,</w:t>
      </w:r>
      <w:r w:rsidRPr="00D33CE2">
        <w:rPr>
          <w:rStyle w:val="af4"/>
          <w:rtl/>
        </w:rPr>
        <w:t xml:space="preserve"> וארכו שתים אמות</w:t>
      </w:r>
      <w:r w:rsidR="007C5A9C">
        <w:rPr>
          <w:rStyle w:val="af4"/>
          <w:rFonts w:hint="cs"/>
          <w:rtl/>
        </w:rPr>
        <w:t>..</w:t>
      </w:r>
      <w:r w:rsidRPr="00D33CE2">
        <w:rPr>
          <w:rStyle w:val="af4"/>
          <w:rtl/>
        </w:rPr>
        <w:t xml:space="preserve"> וידבר אלי</w:t>
      </w:r>
      <w:r w:rsidR="007C5A9C">
        <w:rPr>
          <w:rStyle w:val="af4"/>
          <w:rFonts w:hint="cs"/>
          <w:rtl/>
        </w:rPr>
        <w:t>,</w:t>
      </w:r>
      <w:r w:rsidRPr="00D33CE2">
        <w:rPr>
          <w:rStyle w:val="af4"/>
          <w:rtl/>
        </w:rPr>
        <w:t xml:space="preserve"> זה השלחן אשר לפני ה'</w:t>
      </w:r>
      <w:r w:rsidRPr="002772B5">
        <w:rPr>
          <w:rtl/>
        </w:rPr>
        <w:t>.</w:t>
      </w:r>
    </w:p>
    <w:p w14:paraId="12C6AF1B" w14:textId="3636BF31" w:rsidR="007C5A9C" w:rsidRDefault="004C0AAB" w:rsidP="00A07C53">
      <w:pPr>
        <w:rPr>
          <w:rtl/>
        </w:rPr>
      </w:pPr>
      <w:r w:rsidRPr="002772B5">
        <w:rPr>
          <w:rtl/>
        </w:rPr>
        <w:t xml:space="preserve">פתח </w:t>
      </w:r>
      <w:r w:rsidRPr="007B4B7C">
        <w:rPr>
          <w:rStyle w:val="af4"/>
          <w:rtl/>
        </w:rPr>
        <w:t>במזבח</w:t>
      </w:r>
      <w:r w:rsidRPr="002772B5">
        <w:rPr>
          <w:rtl/>
        </w:rPr>
        <w:t xml:space="preserve"> וסיים </w:t>
      </w:r>
      <w:r w:rsidRPr="007B4B7C">
        <w:rPr>
          <w:rStyle w:val="af4"/>
          <w:rtl/>
        </w:rPr>
        <w:t>בשלח</w:t>
      </w:r>
      <w:r w:rsidR="007C5A9C">
        <w:rPr>
          <w:rStyle w:val="af4"/>
          <w:rFonts w:hint="cs"/>
          <w:rtl/>
        </w:rPr>
        <w:t>ן</w:t>
      </w:r>
      <w:r w:rsidR="007C5A9C">
        <w:rPr>
          <w:rStyle w:val="affc"/>
          <w:rFonts w:hint="cs"/>
          <w:rtl/>
        </w:rPr>
        <w:t xml:space="preserve"> -</w:t>
      </w:r>
      <w:r w:rsidRPr="00D33CE2">
        <w:rPr>
          <w:rStyle w:val="affc"/>
          <w:rtl/>
        </w:rPr>
        <w:t xml:space="preserve"> </w:t>
      </w:r>
      <w:r w:rsidRPr="002772B5">
        <w:rPr>
          <w:rtl/>
        </w:rPr>
        <w:t>בזמן ביהמ"ק מזבח מכפר,</w:t>
      </w:r>
    </w:p>
    <w:p w14:paraId="025ABD9F" w14:textId="7911C275" w:rsidR="004C0AAB" w:rsidRPr="002772B5" w:rsidRDefault="004C0AAB" w:rsidP="00A07C53">
      <w:pPr>
        <w:rPr>
          <w:rtl/>
        </w:rPr>
      </w:pPr>
      <w:r w:rsidRPr="002772B5">
        <w:rPr>
          <w:rtl/>
        </w:rPr>
        <w:t>עכשיו - שלחנו של אדם מכפר עליו</w:t>
      </w:r>
      <w:r w:rsidR="007C5A9C">
        <w:rPr>
          <w:rFonts w:hint="cs"/>
          <w:rtl/>
        </w:rPr>
        <w:t xml:space="preserve"> </w:t>
      </w:r>
      <w:r w:rsidR="007C5A9C" w:rsidRPr="007B4B7C">
        <w:rPr>
          <w:rStyle w:val="affe"/>
          <w:rFonts w:hint="cs"/>
          <w:rtl/>
        </w:rPr>
        <w:t>בהכנסת</w:t>
      </w:r>
      <w:r w:rsidR="007C5A9C" w:rsidRPr="007B4B7C">
        <w:rPr>
          <w:rStyle w:val="affe"/>
          <w:rtl/>
        </w:rPr>
        <w:t xml:space="preserve"> </w:t>
      </w:r>
      <w:r w:rsidR="007C5A9C" w:rsidRPr="007B4B7C">
        <w:rPr>
          <w:rStyle w:val="affe"/>
          <w:rFonts w:hint="cs"/>
          <w:rtl/>
        </w:rPr>
        <w:t>אורחים</w:t>
      </w:r>
      <w:r w:rsidR="007C5A9C">
        <w:rPr>
          <w:rStyle w:val="affe"/>
          <w:rFonts w:hint="cs"/>
          <w:rtl/>
        </w:rPr>
        <w:t>.</w:t>
      </w:r>
    </w:p>
    <w:p w14:paraId="015E2217" w14:textId="77777777" w:rsidR="00F47B68" w:rsidRDefault="00F47B68" w:rsidP="00A07C53">
      <w:pPr>
        <w:pStyle w:val="affff0"/>
        <w:rPr>
          <w:rtl/>
        </w:rPr>
      </w:pPr>
    </w:p>
    <w:p w14:paraId="3E79D6D5" w14:textId="753EB2CC" w:rsidR="004C0AAB" w:rsidRPr="00D33CE2" w:rsidRDefault="007C5A9C" w:rsidP="00A07C53">
      <w:pPr>
        <w:pStyle w:val="affff0"/>
        <w:ind w:end="0"/>
        <w:rPr>
          <w:rtl/>
        </w:rPr>
      </w:pPr>
      <w:r w:rsidRPr="006F178A">
        <w:rPr>
          <w:rtl/>
        </w:rPr>
        <w:t>חוץ ממזבח הזהב, והנח</w:t>
      </w:r>
      <w:r>
        <w:rPr>
          <w:rFonts w:hint="cs"/>
          <w:rtl/>
        </w:rPr>
        <w:t>ו</w:t>
      </w:r>
      <w:r w:rsidRPr="006F178A">
        <w:rPr>
          <w:rtl/>
        </w:rPr>
        <w:t>שת, מפני שהן כקרקע</w:t>
      </w:r>
      <w:r>
        <w:rPr>
          <w:rFonts w:hint="cs"/>
          <w:rtl/>
        </w:rPr>
        <w:t xml:space="preserve"> - לר"א.</w:t>
      </w:r>
    </w:p>
    <w:p w14:paraId="4AFB847B" w14:textId="453C3486" w:rsidR="004C0AAB" w:rsidRPr="006F178A" w:rsidRDefault="004C0AAB" w:rsidP="00A07C53">
      <w:pPr>
        <w:rPr>
          <w:rtl/>
        </w:rPr>
      </w:pPr>
      <w:r w:rsidRPr="005E6BC8">
        <w:rPr>
          <w:rFonts w:ascii="Fb Fontext" w:hAnsi="Fb Fontext" w:cs="PFT_Frank"/>
          <w:b/>
          <w:bCs/>
          <w:szCs w:val="14"/>
          <w:rtl/>
        </w:rPr>
        <w:t>נחושת</w:t>
      </w:r>
      <w:r w:rsidRPr="006F178A">
        <w:rPr>
          <w:rFonts w:ascii="Fb Fontext" w:hAnsi="Fb Fontext"/>
          <w:rtl/>
        </w:rPr>
        <w:t xml:space="preserve"> - </w:t>
      </w:r>
      <w:r w:rsidRPr="00A824E4">
        <w:rPr>
          <w:rStyle w:val="af4"/>
          <w:rFonts w:hint="cs"/>
          <w:rtl/>
        </w:rPr>
        <w:t>'</w:t>
      </w:r>
      <w:r w:rsidRPr="00A824E4">
        <w:rPr>
          <w:rStyle w:val="af4"/>
          <w:rtl/>
        </w:rPr>
        <w:t xml:space="preserve">מזבח </w:t>
      </w:r>
      <w:r w:rsidRPr="000A6811">
        <w:rPr>
          <w:rStyle w:val="af4"/>
          <w:rtl/>
        </w:rPr>
        <w:t>אדמה</w:t>
      </w:r>
      <w:r w:rsidRPr="00A824E4">
        <w:rPr>
          <w:rStyle w:val="af4"/>
          <w:rtl/>
        </w:rPr>
        <w:t xml:space="preserve"> תעשה</w:t>
      </w:r>
      <w:r w:rsidR="0057612D">
        <w:rPr>
          <w:rStyle w:val="af4"/>
          <w:rFonts w:hint="cs"/>
          <w:rtl/>
        </w:rPr>
        <w:t>',</w:t>
      </w:r>
      <w:r w:rsidR="001E3674">
        <w:rPr>
          <w:rStyle w:val="af4"/>
          <w:rFonts w:hint="cs"/>
          <w:rtl/>
        </w:rPr>
        <w:t xml:space="preserve"> </w:t>
      </w:r>
      <w:r w:rsidR="0057612D">
        <w:rPr>
          <w:rStyle w:val="af4"/>
          <w:rFonts w:hint="cs"/>
          <w:b/>
          <w:bCs/>
          <w:rtl/>
        </w:rPr>
        <w:t xml:space="preserve"> </w:t>
      </w:r>
      <w:r w:rsidRPr="005E6BC8">
        <w:rPr>
          <w:rFonts w:cs="PFT_Frank"/>
          <w:b/>
          <w:bCs/>
          <w:szCs w:val="14"/>
          <w:rtl/>
        </w:rPr>
        <w:t>זהב</w:t>
      </w:r>
      <w:r w:rsidR="0057612D">
        <w:rPr>
          <w:rFonts w:hint="cs"/>
          <w:rtl/>
        </w:rPr>
        <w:t xml:space="preserve"> -</w:t>
      </w:r>
      <w:r w:rsidRPr="006F178A">
        <w:rPr>
          <w:rtl/>
        </w:rPr>
        <w:t xml:space="preserve"> </w:t>
      </w:r>
      <w:r w:rsidR="0057612D">
        <w:rPr>
          <w:rStyle w:val="af4"/>
          <w:rFonts w:hint="cs"/>
          <w:rtl/>
        </w:rPr>
        <w:t>'</w:t>
      </w:r>
      <w:r w:rsidRPr="00A824E4">
        <w:rPr>
          <w:rStyle w:val="af4"/>
          <w:rtl/>
        </w:rPr>
        <w:t>המזבח</w:t>
      </w:r>
      <w:r w:rsidR="0057612D">
        <w:rPr>
          <w:rStyle w:val="af4"/>
          <w:rFonts w:hint="cs"/>
          <w:rtl/>
        </w:rPr>
        <w:t>ו</w:t>
      </w:r>
      <w:r w:rsidRPr="00A824E4">
        <w:rPr>
          <w:rStyle w:val="af4"/>
          <w:rtl/>
        </w:rPr>
        <w:t>ת</w:t>
      </w:r>
      <w:r w:rsidRPr="00A824E4">
        <w:rPr>
          <w:rStyle w:val="af4"/>
          <w:rFonts w:hint="cs"/>
          <w:rtl/>
        </w:rPr>
        <w:t>'</w:t>
      </w:r>
      <w:r w:rsidRPr="00A824E4">
        <w:rPr>
          <w:rStyle w:val="af4"/>
          <w:rtl/>
        </w:rPr>
        <w:t xml:space="preserve"> </w:t>
      </w:r>
      <w:r>
        <w:rPr>
          <w:rFonts w:hint="cs"/>
          <w:rtl/>
        </w:rPr>
        <w:t>הוקשו</w:t>
      </w:r>
      <w:r w:rsidRPr="006F178A">
        <w:rPr>
          <w:rtl/>
        </w:rPr>
        <w:t xml:space="preserve"> זה לזה.</w:t>
      </w:r>
    </w:p>
    <w:p w14:paraId="25873914" w14:textId="1189732B" w:rsidR="004C0AAB" w:rsidRPr="00D33CE2" w:rsidRDefault="004C0AAB" w:rsidP="00A07C53">
      <w:pPr>
        <w:pStyle w:val="affff0"/>
        <w:ind w:end="0"/>
        <w:rPr>
          <w:rtl/>
        </w:rPr>
      </w:pPr>
      <w:r w:rsidRPr="00D33CE2">
        <w:rPr>
          <w:rtl/>
        </w:rPr>
        <w:t>וחכמים</w:t>
      </w:r>
      <w:r w:rsidR="000A6811">
        <w:rPr>
          <w:rFonts w:hint="cs"/>
          <w:rtl/>
        </w:rPr>
        <w:t>:</w:t>
      </w:r>
      <w:r w:rsidRPr="00D33CE2">
        <w:rPr>
          <w:rtl/>
        </w:rPr>
        <w:t xml:space="preserve"> מפני שהן מצופין</w:t>
      </w:r>
      <w:r w:rsidR="000A6811">
        <w:rPr>
          <w:rFonts w:hint="cs"/>
          <w:rtl/>
        </w:rPr>
        <w:t>.</w:t>
      </w:r>
    </w:p>
    <w:p w14:paraId="66056704" w14:textId="7FA2A7D2" w:rsidR="00731582" w:rsidRDefault="000A6811" w:rsidP="0015611B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א</w:t>
      </w:r>
      <w:r w:rsidR="00731582">
        <w:rPr>
          <w:rtl/>
        </w:rPr>
        <w:t>.</w:t>
      </w:r>
    </w:p>
    <w:p w14:paraId="4FA57DC5" w14:textId="460FC500" w:rsidR="004C0AAB" w:rsidRPr="006F178A" w:rsidRDefault="000A6811" w:rsidP="00A07C53">
      <w:pPr>
        <w:rPr>
          <w:rFonts w:cs="Guttman Vilna"/>
          <w:b/>
          <w:rtl/>
        </w:rPr>
      </w:pPr>
      <w:r>
        <w:rPr>
          <w:rFonts w:hint="cs"/>
          <w:rtl/>
        </w:rPr>
        <w:t>'</w:t>
      </w:r>
      <w:r w:rsidR="004C0AAB" w:rsidRPr="007B4B7C">
        <w:rPr>
          <w:rtl/>
        </w:rPr>
        <w:t>וחכמים</w:t>
      </w:r>
      <w:r w:rsidR="004C0AAB" w:rsidRPr="000A6811">
        <w:rPr>
          <w:rtl/>
        </w:rPr>
        <w:t xml:space="preserve"> מטמאין</w:t>
      </w:r>
      <w:r>
        <w:rPr>
          <w:rFonts w:hint="cs"/>
          <w:rtl/>
        </w:rPr>
        <w:t>'</w:t>
      </w:r>
      <w:r w:rsidR="004C0AAB" w:rsidRPr="006F178A">
        <w:rPr>
          <w:rtl/>
        </w:rPr>
        <w:t xml:space="preserve"> </w:t>
      </w:r>
      <w:r>
        <w:rPr>
          <w:rFonts w:hint="cs"/>
          <w:rtl/>
        </w:rPr>
        <w:t xml:space="preserve">- </w:t>
      </w:r>
      <w:r w:rsidR="004C0AAB" w:rsidRPr="006F178A">
        <w:rPr>
          <w:rtl/>
        </w:rPr>
        <w:t>מפני שהן מצופין.</w:t>
      </w:r>
    </w:p>
    <w:p w14:paraId="61581242" w14:textId="7770DD74" w:rsidR="00731582" w:rsidRDefault="004C0AAB" w:rsidP="0015611B">
      <w:pPr>
        <w:pStyle w:val="36"/>
        <w:framePr w:wrap="notBeside"/>
        <w:rPr>
          <w:rtl/>
        </w:rPr>
      </w:pPr>
      <w:r w:rsidRPr="0087008C">
        <w:rPr>
          <w:rFonts w:hint="cs"/>
          <w:rtl/>
        </w:rPr>
        <w:t>ב</w:t>
      </w:r>
      <w:r w:rsidR="00731582">
        <w:rPr>
          <w:rFonts w:hint="cs"/>
          <w:rtl/>
        </w:rPr>
        <w:t>.</w:t>
      </w:r>
    </w:p>
    <w:p w14:paraId="3C0D59B6" w14:textId="784DF25F" w:rsidR="000A6811" w:rsidRPr="00D22086" w:rsidRDefault="004C0AAB" w:rsidP="0087008C">
      <w:pPr>
        <w:spacing w:after="60"/>
        <w:rPr>
          <w:rFonts w:ascii="Fb Fontext" w:hAnsi="Fb Fontext"/>
          <w:spacing w:val="-2"/>
          <w:sz w:val="20"/>
          <w:rtl/>
        </w:rPr>
      </w:pPr>
      <w:r w:rsidRPr="00D22086">
        <w:rPr>
          <w:rStyle w:val="affc"/>
          <w:spacing w:val="-2"/>
          <w:rtl/>
        </w:rPr>
        <w:t xml:space="preserve">רבנן </w:t>
      </w:r>
      <w:r w:rsidR="000A6811" w:rsidRPr="00D22086">
        <w:rPr>
          <w:rStyle w:val="affc"/>
          <w:rFonts w:hint="cs"/>
          <w:spacing w:val="-2"/>
          <w:rtl/>
        </w:rPr>
        <w:t xml:space="preserve">אומרים </w:t>
      </w:r>
      <w:r w:rsidRPr="00D22086">
        <w:rPr>
          <w:rStyle w:val="affc"/>
          <w:spacing w:val="-2"/>
          <w:rtl/>
        </w:rPr>
        <w:t>לר</w:t>
      </w:r>
      <w:r w:rsidRPr="00D22086">
        <w:rPr>
          <w:rStyle w:val="affc"/>
          <w:rFonts w:hint="cs"/>
          <w:spacing w:val="-2"/>
          <w:rtl/>
        </w:rPr>
        <w:t>"א</w:t>
      </w:r>
      <w:r w:rsidR="000A6811" w:rsidRPr="00D22086">
        <w:rPr>
          <w:rStyle w:val="affc"/>
          <w:rFonts w:hint="cs"/>
          <w:spacing w:val="-2"/>
          <w:rtl/>
        </w:rPr>
        <w:t>:</w:t>
      </w:r>
      <w:r w:rsidRPr="00D22086">
        <w:rPr>
          <w:rFonts w:ascii="Fb Fontext" w:hAnsi="Fb Fontext" w:hint="cs"/>
          <w:spacing w:val="-2"/>
          <w:sz w:val="20"/>
          <w:rtl/>
        </w:rPr>
        <w:t xml:space="preserve"> א</w:t>
      </w:r>
      <w:r w:rsidR="000A6811" w:rsidRPr="00D22086">
        <w:rPr>
          <w:rFonts w:ascii="Fb Fontext" w:hAnsi="Fb Fontext" w:hint="cs"/>
          <w:spacing w:val="-2"/>
          <w:sz w:val="20"/>
          <w:rtl/>
        </w:rPr>
        <w:t>"צ</w:t>
      </w:r>
      <w:r w:rsidRPr="00D22086">
        <w:rPr>
          <w:rFonts w:ascii="Fb Fontext" w:hAnsi="Fb Fontext" w:hint="cs"/>
          <w:spacing w:val="-2"/>
          <w:sz w:val="20"/>
          <w:rtl/>
        </w:rPr>
        <w:t xml:space="preserve"> </w:t>
      </w:r>
      <w:r w:rsidR="000A6811" w:rsidRPr="00D22086">
        <w:rPr>
          <w:rFonts w:ascii="Fb Fontext" w:hAnsi="Fb Fontext" w:hint="cs"/>
          <w:spacing w:val="-2"/>
          <w:sz w:val="20"/>
          <w:rtl/>
        </w:rPr>
        <w:t>קרא לטהר, שאע"פ</w:t>
      </w:r>
      <w:r w:rsidRPr="00D22086">
        <w:rPr>
          <w:rFonts w:ascii="Fb Fontext" w:hAnsi="Fb Fontext"/>
          <w:spacing w:val="-2"/>
          <w:sz w:val="20"/>
          <w:rtl/>
        </w:rPr>
        <w:t xml:space="preserve"> </w:t>
      </w:r>
      <w:r w:rsidR="000A6811" w:rsidRPr="00D22086">
        <w:rPr>
          <w:rFonts w:ascii="Fb Fontext" w:hAnsi="Fb Fontext" w:hint="cs"/>
          <w:spacing w:val="-2"/>
          <w:sz w:val="20"/>
          <w:rtl/>
        </w:rPr>
        <w:t>ש</w:t>
      </w:r>
      <w:r w:rsidRPr="00D22086">
        <w:rPr>
          <w:rFonts w:ascii="Fb Fontext" w:hAnsi="Fb Fontext"/>
          <w:spacing w:val="-2"/>
          <w:sz w:val="20"/>
          <w:rtl/>
        </w:rPr>
        <w:t>מצופין - בטל</w:t>
      </w:r>
      <w:r w:rsidR="000A6811" w:rsidRPr="00D22086">
        <w:rPr>
          <w:rFonts w:ascii="Fb Fontext" w:hAnsi="Fb Fontext" w:hint="cs"/>
          <w:spacing w:val="-2"/>
          <w:sz w:val="20"/>
          <w:rtl/>
        </w:rPr>
        <w:t>.</w:t>
      </w:r>
    </w:p>
    <w:p w14:paraId="3517E126" w14:textId="45FA2921" w:rsidR="00731582" w:rsidRDefault="004C0AAB" w:rsidP="0015611B">
      <w:pPr>
        <w:pStyle w:val="36"/>
        <w:framePr w:wrap="notBeside"/>
        <w:rPr>
          <w:rtl/>
        </w:rPr>
      </w:pPr>
      <w:r w:rsidRPr="0087008C">
        <w:rPr>
          <w:rFonts w:hint="eastAsia"/>
          <w:rtl/>
        </w:rPr>
        <w:t>מר</w:t>
      </w:r>
      <w:r w:rsidRPr="0087008C">
        <w:rPr>
          <w:rtl/>
        </w:rPr>
        <w:t>"</w:t>
      </w:r>
      <w:r w:rsidRPr="0087008C">
        <w:rPr>
          <w:rFonts w:hint="eastAsia"/>
          <w:rtl/>
        </w:rPr>
        <w:t>א</w:t>
      </w:r>
      <w:r w:rsidR="00731582">
        <w:rPr>
          <w:rtl/>
        </w:rPr>
        <w:t>:</w:t>
      </w:r>
    </w:p>
    <w:p w14:paraId="7B534220" w14:textId="0AC14F9D" w:rsidR="000A6811" w:rsidRDefault="004C0AAB" w:rsidP="00A07C53">
      <w:pPr>
        <w:rPr>
          <w:rFonts w:ascii="Fb Fontext" w:hAnsi="Fb Fontext"/>
          <w:rtl/>
        </w:rPr>
      </w:pPr>
      <w:r w:rsidRPr="005E6BC8">
        <w:rPr>
          <w:rFonts w:ascii="Fb Fontext" w:hAnsi="Fb Fontext" w:cs="PFT_Frank"/>
          <w:b/>
          <w:bCs/>
          <w:szCs w:val="14"/>
          <w:rtl/>
        </w:rPr>
        <w:t>ת</w:t>
      </w:r>
      <w:r w:rsidR="000A6811" w:rsidRPr="005E6BC8">
        <w:rPr>
          <w:rFonts w:ascii="Fb Fontext" w:hAnsi="Fb Fontext" w:cs="PFT_Frank"/>
          <w:b/>
          <w:bCs/>
          <w:szCs w:val="14"/>
          <w:rtl/>
        </w:rPr>
        <w:t>"</w:t>
      </w:r>
      <w:r w:rsidRPr="005E6BC8">
        <w:rPr>
          <w:rFonts w:ascii="Fb Fontext" w:hAnsi="Fb Fontext" w:cs="PFT_Frank"/>
          <w:b/>
          <w:bCs/>
          <w:szCs w:val="14"/>
          <w:rtl/>
        </w:rPr>
        <w:t>ח</w:t>
      </w:r>
      <w:r w:rsidRPr="006F178A">
        <w:rPr>
          <w:rFonts w:ascii="Fb Fontext" w:hAnsi="Fb Fontext"/>
          <w:rtl/>
        </w:rPr>
        <w:t xml:space="preserve"> אין </w:t>
      </w:r>
      <w:r w:rsidR="000A6811">
        <w:rPr>
          <w:rFonts w:ascii="Fb Fontext" w:hAnsi="Fb Fontext" w:hint="cs"/>
          <w:rtl/>
        </w:rPr>
        <w:t>אש</w:t>
      </w:r>
      <w:r w:rsidR="000A6811" w:rsidRPr="006F178A">
        <w:rPr>
          <w:rFonts w:ascii="Fb Fontext" w:hAnsi="Fb Fontext"/>
          <w:rtl/>
        </w:rPr>
        <w:t xml:space="preserve"> </w:t>
      </w:r>
      <w:r w:rsidRPr="006F178A">
        <w:rPr>
          <w:rFonts w:ascii="Fb Fontext" w:hAnsi="Fb Fontext"/>
          <w:rtl/>
        </w:rPr>
        <w:t>גיהנם שולטת בה</w:t>
      </w:r>
      <w:r w:rsidR="000A6811">
        <w:rPr>
          <w:rFonts w:ascii="Fb Fontext" w:hAnsi="Fb Fontext" w:hint="cs"/>
          <w:rtl/>
        </w:rPr>
        <w:t>ם</w:t>
      </w:r>
      <w:r w:rsidR="0087008C">
        <w:rPr>
          <w:rFonts w:ascii="Fb Fontext" w:hAnsi="Fb Fontext" w:hint="cs"/>
          <w:rtl/>
        </w:rPr>
        <w:t>!</w:t>
      </w:r>
    </w:p>
    <w:p w14:paraId="016CEEDD" w14:textId="79CF1EEC" w:rsidR="000A6811" w:rsidRDefault="004C0AAB" w:rsidP="00A07C53">
      <w:pPr>
        <w:rPr>
          <w:rFonts w:ascii="Fb Fontext" w:hAnsi="Fb Fontext"/>
          <w:rtl/>
        </w:rPr>
      </w:pPr>
      <w:r w:rsidRPr="006F178A">
        <w:rPr>
          <w:rFonts w:ascii="Fb Fontext" w:hAnsi="Fb Fontext"/>
          <w:rtl/>
        </w:rPr>
        <w:t>מסלמנדרא שתו</w:t>
      </w:r>
      <w:r>
        <w:rPr>
          <w:rFonts w:ascii="Fb Fontext" w:hAnsi="Fb Fontext"/>
          <w:rtl/>
        </w:rPr>
        <w:t>לדת אש היא</w:t>
      </w:r>
      <w:r>
        <w:rPr>
          <w:rFonts w:ascii="Fb Fontext" w:hAnsi="Fb Fontext" w:hint="cs"/>
          <w:rtl/>
        </w:rPr>
        <w:t>,</w:t>
      </w:r>
      <w:r w:rsidRPr="006F178A">
        <w:rPr>
          <w:rFonts w:ascii="Fb Fontext" w:hAnsi="Fb Fontext"/>
          <w:rtl/>
        </w:rPr>
        <w:t xml:space="preserve"> הסך מדמה אין </w:t>
      </w:r>
      <w:r w:rsidR="000A6811">
        <w:rPr>
          <w:rFonts w:ascii="Fb Fontext" w:hAnsi="Fb Fontext" w:hint="cs"/>
          <w:rtl/>
        </w:rPr>
        <w:t>אש</w:t>
      </w:r>
      <w:r w:rsidR="000A6811" w:rsidRPr="006F178A">
        <w:rPr>
          <w:rFonts w:ascii="Fb Fontext" w:hAnsi="Fb Fontext"/>
          <w:rtl/>
        </w:rPr>
        <w:t xml:space="preserve"> </w:t>
      </w:r>
      <w:r w:rsidRPr="006F178A">
        <w:rPr>
          <w:rFonts w:ascii="Fb Fontext" w:hAnsi="Fb Fontext"/>
          <w:rtl/>
        </w:rPr>
        <w:t>שולטת בו,</w:t>
      </w:r>
    </w:p>
    <w:p w14:paraId="50B2CDEC" w14:textId="6AFCB2AE" w:rsidR="004C0AAB" w:rsidRDefault="000A6811" w:rsidP="0087008C">
      <w:pPr>
        <w:spacing w:after="60"/>
        <w:rPr>
          <w:rtl/>
        </w:rPr>
      </w:pPr>
      <w:r w:rsidRPr="005E6BC8">
        <w:rPr>
          <w:rFonts w:ascii="Fb Fontext" w:hAnsi="Fb Fontext" w:cs="PFT_Frank"/>
          <w:b/>
          <w:bCs/>
          <w:szCs w:val="14"/>
          <w:rtl/>
        </w:rPr>
        <w:t>ק"</w:t>
      </w:r>
      <w:r w:rsidRPr="005E6BC8">
        <w:rPr>
          <w:rFonts w:ascii="Fb Fontext" w:hAnsi="Fb Fontext" w:cs="PFT_Frank" w:hint="cs"/>
          <w:b/>
          <w:bCs/>
          <w:szCs w:val="14"/>
          <w:rtl/>
        </w:rPr>
        <w:t>ו</w:t>
      </w:r>
      <w:r w:rsidRPr="006F178A">
        <w:rPr>
          <w:rFonts w:ascii="Fb Fontext" w:hAnsi="Fb Fontext" w:hint="cs"/>
          <w:rtl/>
        </w:rPr>
        <w:t xml:space="preserve"> </w:t>
      </w:r>
      <w:r>
        <w:rPr>
          <w:rFonts w:ascii="Fb Fontext" w:hAnsi="Fb Fontext" w:hint="cs"/>
          <w:sz w:val="20"/>
          <w:rtl/>
        </w:rPr>
        <w:t>ל</w:t>
      </w:r>
      <w:r w:rsidR="004C0AAB">
        <w:rPr>
          <w:rFonts w:ascii="Fb Fontext" w:hAnsi="Fb Fontext" w:hint="cs"/>
          <w:sz w:val="20"/>
          <w:rtl/>
        </w:rPr>
        <w:t>ת''ח</w:t>
      </w:r>
      <w:r w:rsidR="004C0AAB" w:rsidRPr="006F178A">
        <w:rPr>
          <w:rFonts w:ascii="Fb Fontext" w:hAnsi="Fb Fontext"/>
          <w:sz w:val="20"/>
          <w:rtl/>
        </w:rPr>
        <w:t xml:space="preserve"> שכל גופ</w:t>
      </w:r>
      <w:r>
        <w:rPr>
          <w:rFonts w:ascii="Fb Fontext" w:hAnsi="Fb Fontext" w:hint="cs"/>
          <w:sz w:val="20"/>
          <w:rtl/>
        </w:rPr>
        <w:t>ם</w:t>
      </w:r>
      <w:r w:rsidR="004C0AAB" w:rsidRPr="006F178A">
        <w:rPr>
          <w:rFonts w:ascii="Fb Fontext" w:hAnsi="Fb Fontext"/>
          <w:sz w:val="20"/>
          <w:rtl/>
        </w:rPr>
        <w:t xml:space="preserve"> אש, </w:t>
      </w:r>
      <w:r w:rsidR="004C0AAB" w:rsidRPr="002B6DD8">
        <w:rPr>
          <w:rStyle w:val="af4"/>
          <w:rFonts w:hint="cs"/>
          <w:rtl/>
        </w:rPr>
        <w:t>'</w:t>
      </w:r>
      <w:r w:rsidR="004C0AAB" w:rsidRPr="002B6DD8">
        <w:rPr>
          <w:rStyle w:val="af4"/>
          <w:rtl/>
        </w:rPr>
        <w:t>הלוא כה דברי כאש</w:t>
      </w:r>
      <w:r>
        <w:rPr>
          <w:rStyle w:val="af4"/>
          <w:rFonts w:hint="cs"/>
          <w:rtl/>
        </w:rPr>
        <w:t>'</w:t>
      </w:r>
      <w:r>
        <w:rPr>
          <w:rFonts w:hint="cs"/>
          <w:rtl/>
        </w:rPr>
        <w:t>.</w:t>
      </w:r>
    </w:p>
    <w:p w14:paraId="60527FC5" w14:textId="4B5DDEBE" w:rsidR="00731582" w:rsidRDefault="004C0AAB" w:rsidP="0087008C">
      <w:pPr>
        <w:pStyle w:val="36"/>
        <w:framePr w:wrap="notBeside"/>
        <w:rPr>
          <w:rtl/>
        </w:rPr>
      </w:pPr>
      <w:r w:rsidRPr="0087008C">
        <w:rPr>
          <w:rtl/>
        </w:rPr>
        <w:t>ר"ל</w:t>
      </w:r>
      <w:r w:rsidR="00731582">
        <w:rPr>
          <w:rtl/>
        </w:rPr>
        <w:t>:</w:t>
      </w:r>
    </w:p>
    <w:p w14:paraId="10BD93DB" w14:textId="70254199" w:rsidR="000A6811" w:rsidRDefault="000A6811" w:rsidP="00A07C53">
      <w:pPr>
        <w:rPr>
          <w:rFonts w:ascii="Fb Fontext" w:hAnsi="Fb Fontext"/>
          <w:rtl/>
        </w:rPr>
      </w:pPr>
      <w:r w:rsidRPr="005E6BC8">
        <w:rPr>
          <w:rFonts w:ascii="Fb Fontext" w:hAnsi="Fb Fontext" w:cs="PFT_Frank"/>
          <w:b/>
          <w:bCs/>
          <w:szCs w:val="14"/>
          <w:rtl/>
        </w:rPr>
        <w:t>פושעי ישראל</w:t>
      </w:r>
      <w:r w:rsidRPr="006F178A">
        <w:rPr>
          <w:rFonts w:ascii="Fb Fontext" w:hAnsi="Fb Fontext"/>
          <w:rtl/>
        </w:rPr>
        <w:t xml:space="preserve"> </w:t>
      </w:r>
      <w:r w:rsidR="004C0AAB" w:rsidRPr="006F178A">
        <w:rPr>
          <w:rFonts w:ascii="Fb Fontext" w:hAnsi="Fb Fontext"/>
          <w:rtl/>
        </w:rPr>
        <w:t xml:space="preserve">אין </w:t>
      </w:r>
      <w:r>
        <w:rPr>
          <w:rFonts w:ascii="Fb Fontext" w:hAnsi="Fb Fontext" w:hint="cs"/>
          <w:rtl/>
        </w:rPr>
        <w:t>אש</w:t>
      </w:r>
      <w:r w:rsidRPr="006F178A">
        <w:rPr>
          <w:rFonts w:ascii="Fb Fontext" w:hAnsi="Fb Fontext"/>
          <w:rtl/>
        </w:rPr>
        <w:t xml:space="preserve"> </w:t>
      </w:r>
      <w:r w:rsidR="004C0AAB" w:rsidRPr="006F178A">
        <w:rPr>
          <w:rFonts w:ascii="Fb Fontext" w:hAnsi="Fb Fontext"/>
          <w:rtl/>
        </w:rPr>
        <w:t>גיהנם שולטת</w:t>
      </w:r>
      <w:r>
        <w:rPr>
          <w:rFonts w:ascii="Fb Fontext" w:hAnsi="Fb Fontext" w:hint="cs"/>
          <w:rtl/>
        </w:rPr>
        <w:t xml:space="preserve"> בהם</w:t>
      </w:r>
      <w:r w:rsidR="004C0AAB" w:rsidRPr="006F178A">
        <w:rPr>
          <w:rFonts w:ascii="Fb Fontext" w:hAnsi="Fb Fontext"/>
          <w:rtl/>
        </w:rPr>
        <w:t>,</w:t>
      </w:r>
    </w:p>
    <w:p w14:paraId="0187C1A5" w14:textId="77777777" w:rsidR="00C0473D" w:rsidRDefault="004C0AAB" w:rsidP="00A07C53">
      <w:pPr>
        <w:rPr>
          <w:rFonts w:ascii="Fb Fontext" w:hAnsi="Fb Fontext"/>
          <w:rtl/>
        </w:rPr>
      </w:pPr>
      <w:r w:rsidRPr="006F178A">
        <w:rPr>
          <w:rFonts w:ascii="Fb Fontext" w:hAnsi="Fb Fontext"/>
          <w:rtl/>
        </w:rPr>
        <w:t xml:space="preserve">ממזבח הזהב שעליו </w:t>
      </w:r>
      <w:r w:rsidR="00EC3E54">
        <w:rPr>
          <w:rFonts w:ascii="Fb Fontext" w:hAnsi="Fb Fontext" w:hint="cs"/>
          <w:rtl/>
        </w:rPr>
        <w:t>רק</w:t>
      </w:r>
      <w:r w:rsidRPr="006F178A">
        <w:rPr>
          <w:rFonts w:ascii="Fb Fontext" w:hAnsi="Fb Fontext"/>
          <w:rtl/>
        </w:rPr>
        <w:t xml:space="preserve"> כעובי דינר זהב, </w:t>
      </w:r>
      <w:r w:rsidR="00EC3E54">
        <w:rPr>
          <w:rFonts w:ascii="Fb Fontext" w:hAnsi="Fb Fontext" w:hint="cs"/>
          <w:rtl/>
        </w:rPr>
        <w:t>לא</w:t>
      </w:r>
      <w:r w:rsidRPr="006F178A">
        <w:rPr>
          <w:rFonts w:ascii="Fb Fontext" w:hAnsi="Fb Fontext"/>
          <w:rtl/>
        </w:rPr>
        <w:t xml:space="preserve"> שלט</w:t>
      </w:r>
      <w:r w:rsidR="00EC3E54">
        <w:rPr>
          <w:rFonts w:ascii="Fb Fontext" w:hAnsi="Fb Fontext" w:hint="cs"/>
          <w:rtl/>
        </w:rPr>
        <w:t>ה</w:t>
      </w:r>
      <w:r w:rsidRPr="006F178A">
        <w:rPr>
          <w:rFonts w:ascii="Fb Fontext" w:hAnsi="Fb Fontext"/>
          <w:rtl/>
        </w:rPr>
        <w:t xml:space="preserve"> בו</w:t>
      </w:r>
      <w:r w:rsidR="00EC3E54">
        <w:rPr>
          <w:rFonts w:ascii="Fb Fontext" w:hAnsi="Fb Fontext" w:hint="cs"/>
          <w:rtl/>
        </w:rPr>
        <w:t xml:space="preserve"> האש</w:t>
      </w:r>
      <w:r w:rsidRPr="006F178A">
        <w:rPr>
          <w:rFonts w:ascii="Fb Fontext" w:hAnsi="Fb Fontext"/>
          <w:rtl/>
        </w:rPr>
        <w:t>,</w:t>
      </w:r>
    </w:p>
    <w:p w14:paraId="78739D8D" w14:textId="7C1D0CFA" w:rsidR="00EC3E54" w:rsidRDefault="00EC3E54" w:rsidP="00A07C53">
      <w:pPr>
        <w:rPr>
          <w:rFonts w:ascii="Fb Fontext" w:hAnsi="Fb Fontext"/>
          <w:sz w:val="20"/>
          <w:rtl/>
        </w:rPr>
      </w:pPr>
      <w:r w:rsidRPr="005E6BC8">
        <w:rPr>
          <w:rFonts w:ascii="Fb Fontext" w:hAnsi="Fb Fontext" w:cs="PFT_Frank"/>
          <w:b/>
          <w:bCs/>
          <w:szCs w:val="14"/>
          <w:rtl/>
        </w:rPr>
        <w:t>ק"</w:t>
      </w:r>
      <w:r w:rsidRPr="005E6BC8">
        <w:rPr>
          <w:rFonts w:ascii="Fb Fontext" w:hAnsi="Fb Fontext" w:cs="PFT_Frank" w:hint="cs"/>
          <w:b/>
          <w:bCs/>
          <w:szCs w:val="14"/>
          <w:rtl/>
        </w:rPr>
        <w:t>ו</w:t>
      </w:r>
      <w:r w:rsidRPr="005E6BC8">
        <w:rPr>
          <w:rFonts w:ascii="Fb Fontext" w:hAnsi="Fb Fontext" w:cs="PFT_Frank"/>
          <w:b/>
          <w:bCs/>
          <w:sz w:val="20"/>
          <w:szCs w:val="14"/>
          <w:rtl/>
        </w:rPr>
        <w:t xml:space="preserve"> </w:t>
      </w:r>
      <w:r>
        <w:rPr>
          <w:rFonts w:ascii="Fb Fontext" w:hAnsi="Fb Fontext" w:hint="cs"/>
          <w:sz w:val="20"/>
          <w:rtl/>
        </w:rPr>
        <w:t>ל</w:t>
      </w:r>
      <w:r w:rsidR="004C0AAB" w:rsidRPr="006F178A">
        <w:rPr>
          <w:rFonts w:ascii="Fb Fontext" w:hAnsi="Fb Fontext"/>
          <w:sz w:val="20"/>
          <w:rtl/>
        </w:rPr>
        <w:t>פושעי ישראל שמלאין מצו</w:t>
      </w:r>
      <w:r>
        <w:rPr>
          <w:rFonts w:ascii="Fb Fontext" w:hAnsi="Fb Fontext" w:hint="cs"/>
          <w:sz w:val="20"/>
          <w:rtl/>
        </w:rPr>
        <w:t>ו</w:t>
      </w:r>
      <w:r w:rsidR="004C0AAB" w:rsidRPr="006F178A">
        <w:rPr>
          <w:rFonts w:ascii="Fb Fontext" w:hAnsi="Fb Fontext"/>
          <w:sz w:val="20"/>
          <w:rtl/>
        </w:rPr>
        <w:t xml:space="preserve">ת </w:t>
      </w:r>
      <w:r w:rsidRPr="007B4B7C">
        <w:rPr>
          <w:rStyle w:val="affe"/>
          <w:rtl/>
        </w:rPr>
        <w:t>[</w:t>
      </w:r>
      <w:r>
        <w:rPr>
          <w:rStyle w:val="affe"/>
          <w:rFonts w:hint="cs"/>
          <w:rtl/>
        </w:rPr>
        <w:t>'</w:t>
      </w:r>
      <w:r w:rsidRPr="007B4B7C">
        <w:rPr>
          <w:rStyle w:val="affe"/>
          <w:rFonts w:hint="cs"/>
          <w:rtl/>
        </w:rPr>
        <w:t>הנחמדים</w:t>
      </w:r>
      <w:r w:rsidRPr="007B4B7C">
        <w:rPr>
          <w:rStyle w:val="affe"/>
          <w:rtl/>
        </w:rPr>
        <w:t xml:space="preserve"> </w:t>
      </w:r>
      <w:r w:rsidRPr="007B4B7C">
        <w:rPr>
          <w:rStyle w:val="affe"/>
          <w:rFonts w:hint="cs"/>
          <w:rtl/>
        </w:rPr>
        <w:t>מזהב</w:t>
      </w:r>
      <w:r>
        <w:rPr>
          <w:rStyle w:val="affe"/>
          <w:rFonts w:hint="cs"/>
          <w:rtl/>
        </w:rPr>
        <w:t>'</w:t>
      </w:r>
      <w:r w:rsidRPr="007B4B7C">
        <w:rPr>
          <w:rStyle w:val="affe"/>
          <w:rtl/>
        </w:rPr>
        <w:t>]</w:t>
      </w:r>
      <w:r>
        <w:rPr>
          <w:rFonts w:ascii="Fb Fontext" w:hAnsi="Fb Fontext" w:hint="cs"/>
          <w:sz w:val="20"/>
          <w:rtl/>
        </w:rPr>
        <w:t xml:space="preserve"> </w:t>
      </w:r>
      <w:r w:rsidR="004C0AAB" w:rsidRPr="006F178A">
        <w:rPr>
          <w:rFonts w:ascii="Fb Fontext" w:hAnsi="Fb Fontext"/>
          <w:sz w:val="20"/>
          <w:rtl/>
        </w:rPr>
        <w:t>כרמון,</w:t>
      </w:r>
    </w:p>
    <w:p w14:paraId="78415E65" w14:textId="3150A5E8" w:rsidR="004C0AAB" w:rsidRPr="006F178A" w:rsidRDefault="004C0AAB" w:rsidP="00A07C53">
      <w:pPr>
        <w:rPr>
          <w:rtl/>
        </w:rPr>
      </w:pPr>
      <w:r w:rsidRPr="00D33CE2">
        <w:rPr>
          <w:rStyle w:val="af4"/>
          <w:rFonts w:hint="cs"/>
          <w:rtl/>
        </w:rPr>
        <w:t>'</w:t>
      </w:r>
      <w:r w:rsidRPr="00D33CE2">
        <w:rPr>
          <w:rStyle w:val="af4"/>
          <w:rtl/>
        </w:rPr>
        <w:t xml:space="preserve">כפלח הרמון </w:t>
      </w:r>
      <w:r w:rsidR="00EC3E54" w:rsidRPr="007F2C2A">
        <w:rPr>
          <w:rFonts w:hint="cs"/>
          <w:rtl/>
        </w:rPr>
        <w:t>רַ</w:t>
      </w:r>
      <w:r w:rsidR="00EC3E54" w:rsidRPr="00D33CE2">
        <w:rPr>
          <w:rStyle w:val="af4"/>
          <w:rtl/>
        </w:rPr>
        <w:t>קתך</w:t>
      </w:r>
      <w:r w:rsidR="00EC3E54" w:rsidRPr="00D33CE2">
        <w:rPr>
          <w:rStyle w:val="af4"/>
          <w:rFonts w:hint="cs"/>
          <w:rtl/>
        </w:rPr>
        <w:t>'</w:t>
      </w:r>
      <w:r w:rsidRPr="00D33CE2">
        <w:rPr>
          <w:rStyle w:val="af4"/>
          <w:rtl/>
        </w:rPr>
        <w:t xml:space="preserve"> </w:t>
      </w:r>
      <w:r w:rsidR="00EC3E54">
        <w:rPr>
          <w:rFonts w:ascii="Fb Fontext" w:hAnsi="Fb Fontext" w:hint="cs"/>
          <w:sz w:val="20"/>
          <w:rtl/>
        </w:rPr>
        <w:t>-</w:t>
      </w:r>
      <w:r w:rsidR="00EC3E54">
        <w:rPr>
          <w:rFonts w:ascii="Fb Fontext" w:hAnsi="Fb Fontext" w:hint="cs"/>
          <w:sz w:val="20"/>
        </w:rPr>
        <w:t xml:space="preserve"> </w:t>
      </w:r>
      <w:r w:rsidR="00EC3E54" w:rsidRPr="007B4B7C">
        <w:rPr>
          <w:rStyle w:val="affe"/>
          <w:rFonts w:hint="cs"/>
          <w:rtl/>
        </w:rPr>
        <w:t>רֵ</w:t>
      </w:r>
      <w:r w:rsidR="00EC3E54" w:rsidRPr="007B4B7C">
        <w:rPr>
          <w:rStyle w:val="affe"/>
          <w:rtl/>
        </w:rPr>
        <w:t>קתך</w:t>
      </w:r>
      <w:r w:rsidR="00EC3E54">
        <w:rPr>
          <w:rFonts w:ascii="Fb Fontext" w:hAnsi="Fb Fontext" w:hint="cs"/>
          <w:sz w:val="20"/>
          <w:rtl/>
        </w:rPr>
        <w:t>'</w:t>
      </w:r>
      <w:r w:rsidR="001E3674">
        <w:rPr>
          <w:rFonts w:ascii="Fb Fontext" w:hAnsi="Fb Fontext" w:hint="cs"/>
          <w:sz w:val="20"/>
          <w:rtl/>
        </w:rPr>
        <w:t xml:space="preserve"> </w:t>
      </w:r>
      <w:r w:rsidR="00E562CB">
        <w:rPr>
          <w:rFonts w:ascii="Fb Fontext" w:hAnsi="Fb Fontext" w:hint="cs"/>
          <w:sz w:val="20"/>
          <w:rtl/>
        </w:rPr>
        <w:t xml:space="preserve">- </w:t>
      </w:r>
      <w:r w:rsidRPr="006F178A">
        <w:rPr>
          <w:rFonts w:ascii="Fb Fontext" w:hAnsi="Fb Fontext"/>
          <w:sz w:val="20"/>
          <w:rtl/>
        </w:rPr>
        <w:t>ע</w:t>
      </w:r>
      <w:r w:rsidRPr="006F178A">
        <w:rPr>
          <w:rFonts w:ascii="Fb Fontext" w:hAnsi="Fb Fontext" w:hint="cs"/>
          <w:sz w:val="20"/>
          <w:rtl/>
        </w:rPr>
        <w:t>אכו</w:t>
      </w:r>
      <w:r w:rsidRPr="006F178A">
        <w:rPr>
          <w:rFonts w:ascii="Fb Fontext" w:hAnsi="Fb Fontext"/>
          <w:sz w:val="20"/>
          <w:rtl/>
        </w:rPr>
        <w:t>"</w:t>
      </w:r>
      <w:r w:rsidRPr="006F178A">
        <w:rPr>
          <w:rFonts w:ascii="Fb Fontext" w:hAnsi="Fb Fontext" w:hint="cs"/>
          <w:sz w:val="20"/>
          <w:rtl/>
        </w:rPr>
        <w:t>כ.</w:t>
      </w:r>
    </w:p>
    <w:p w14:paraId="228D5201" w14:textId="77777777" w:rsidR="00A7758B" w:rsidRDefault="00A7758B" w:rsidP="001F72F1">
      <w:pPr>
        <w:pStyle w:val="afffe"/>
        <w:rPr>
          <w:rtl/>
        </w:rPr>
        <w:sectPr w:rsidR="00A7758B" w:rsidSect="00CF5484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9639" w:h="14742" w:code="9"/>
          <w:pgMar w:top="284" w:right="1134" w:bottom="284" w:left="567" w:header="284" w:footer="284" w:gutter="0"/>
          <w:cols w:num="2" w:space="1134"/>
          <w:bidi/>
          <w:rtlGutter/>
          <w:docGrid w:linePitch="360"/>
        </w:sectPr>
      </w:pPr>
    </w:p>
    <w:p w14:paraId="14E8F718" w14:textId="5FE45C88" w:rsidR="000E519B" w:rsidRPr="001F72F1" w:rsidRDefault="001F72F1" w:rsidP="001F72F1">
      <w:pPr>
        <w:pStyle w:val="Hadran"/>
        <w:rPr>
          <w:rtl/>
        </w:rPr>
        <w:pPrChange w:id="91007" w:author="Claude" w:date="2026-10-08T08:35:04Z">
          <w:pPr>
            <w:pStyle w:val="afffe"/>
            <w:rPr>
              <w:rtl/>
            </w:rPr>
          </w:pPr>
        </w:pPrChange>
      </w:pPr>
      <w:r>
        <w:rPr>
          <w:rtl/>
        </w:rPr>
        <w:t>F</w:t>
      </w:r>
      <w:r w:rsidR="004C0AAB" w:rsidRPr="001F72F1">
        <w:rPr>
          <w:rFonts w:hint="cs"/>
          <w:rtl/>
        </w:rPr>
        <w:t>ה</w:t>
      </w:r>
      <w:r w:rsidR="004C0AAB" w:rsidRPr="001F72F1">
        <w:rPr>
          <w:rtl/>
        </w:rPr>
        <w:t>דרן עלך חומר בקודש</w:t>
      </w:r>
      <w:r w:rsidR="004C0AAB" w:rsidRPr="001F72F1">
        <w:rPr>
          <w:rFonts w:hint="cs"/>
          <w:rtl/>
        </w:rPr>
        <w:t xml:space="preserve"> וסליקא לה מסכת חגיגה</w:t>
      </w:r>
      <w:r>
        <w:rPr>
          <w:rtl/>
        </w:rPr>
        <w:t>E</w:t>
      </w:r>
    </w:p>
    <w:p w14:paraId="228FAC62" w14:textId="77777777" w:rsidR="00A7758B" w:rsidRDefault="00A7758B" w:rsidP="00D67AD3">
      <w:pPr>
        <w:jc w:val="center"/>
        <w:rPr>
          <w:rtl/>
        </w:rPr>
        <w:sectPr w:rsidR="00A7758B" w:rsidSect="00A7758B">
          <w:type w:val="continuous"/>
          <w:pgSz w:w="9639" w:h="14742" w:code="9"/>
          <w:pgMar w:top="284" w:right="1134" w:bottom="284" w:left="567" w:header="284" w:footer="284" w:gutter="0"/>
          <w:cols w:space="1134"/>
          <w:bidi/>
          <w:rtlGutter/>
          <w:docGrid w:linePitch="360"/>
        </w:sectPr>
      </w:pPr>
    </w:p>
    <w:p w14:paraId="58ECAA08" w14:textId="6C94DD6C" w:rsidR="00D67AD3" w:rsidRPr="00D67AD3" w:rsidRDefault="00D67AD3" w:rsidP="00D67AD3">
      <w:pPr>
        <w:jc w:val="center"/>
      </w:pPr>
    </w:p>
    <w:sectPr w:rsidR="00D67AD3" w:rsidRPr="00D67AD3" w:rsidSect="00A7758B">
      <w:type w:val="continuous"/>
      <w:pgSz w:w="9639" w:h="14742" w:code="9"/>
      <w:pgMar w:top="284" w:right="1134" w:bottom="284" w:left="567" w:header="284" w:footer="284" w:gutter="0"/>
      <w:cols w:num="2" w:space="1134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055E9E" w14:textId="77777777" w:rsidR="00774176" w:rsidRDefault="00774176" w:rsidP="0089324E">
      <w:pPr>
        <w:spacing w:line="240" w:lineRule="auto"/>
      </w:pPr>
      <w:r>
        <w:separator/>
      </w:r>
    </w:p>
  </w:endnote>
  <w:endnote w:type="continuationSeparator" w:id="0">
    <w:p w14:paraId="5294683C" w14:textId="77777777" w:rsidR="00774176" w:rsidRDefault="00774176" w:rsidP="008932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b Fontext">
    <w:altName w:val="Times New Roman"/>
    <w:charset w:val="00"/>
    <w:family w:val="roman"/>
    <w:pitch w:val="variable"/>
    <w:sig w:usb0="80000827" w:usb1="5000004A" w:usb2="00000000" w:usb3="00000000" w:csb0="00000021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 Fontov Regular">
    <w:altName w:val="BA Fontov"/>
    <w:charset w:val="00"/>
    <w:family w:val="roman"/>
    <w:pitch w:val="variable"/>
    <w:sig w:usb0="00000803" w:usb1="5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uttman Vilna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BA TM • Vilna Extra-Bold">
    <w:panose1 w:val="02000500000000000000"/>
    <w:charset w:val="00"/>
    <w:family w:val="modern"/>
    <w:notTrueType/>
    <w:pitch w:val="variable"/>
    <w:sig w:usb0="80000803" w:usb1="5000E00A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 TM • Tzlotana">
    <w:panose1 w:val="02000500000000000000"/>
    <w:charset w:val="00"/>
    <w:family w:val="modern"/>
    <w:notTrueType/>
    <w:pitch w:val="variable"/>
    <w:sig w:usb0="80000803" w:usb1="5000E00A" w:usb2="00000000" w:usb3="00000000" w:csb0="00000021" w:csb1="00000000"/>
  </w:font>
  <w:font w:name="PFT_Frank">
    <w:panose1 w:val="01000503000000020003"/>
    <w:charset w:val="B1"/>
    <w:family w:val="auto"/>
    <w:pitch w:val="variable"/>
    <w:sig w:usb0="80000827" w:usb1="5000004A" w:usb2="00000000" w:usb3="00000000" w:csb0="00000020" w:csb1="00000000"/>
  </w:font>
  <w:font w:name="BA Vilna Bold">
    <w:panose1 w:val="02020803050405020304"/>
    <w:charset w:val="00"/>
    <w:family w:val="roman"/>
    <w:pitch w:val="variable"/>
    <w:sig w:usb0="00000803" w:usb1="50000000" w:usb2="00000000" w:usb3="00000000" w:csb0="00000021" w:csb1="00000000"/>
  </w:font>
  <w:font w:name="BA Or Tzadikim Regular">
    <w:panose1 w:val="02020803050405020304"/>
    <w:charset w:val="00"/>
    <w:family w:val="roman"/>
    <w:pitch w:val="variable"/>
    <w:sig w:usb0="00000803" w:usb1="50000000" w:usb2="00000000" w:usb3="00000000" w:csb0="00000021" w:csb1="00000000"/>
  </w:font>
  <w:font w:name="BA Haketer Regular">
    <w:panose1 w:val="02020803050405020304"/>
    <w:charset w:val="00"/>
    <w:family w:val="roman"/>
    <w:pitch w:val="variable"/>
    <w:sig w:usb0="00000803" w:usb1="50000000" w:usb2="00000000" w:usb3="00000000" w:csb0="0000002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ontbitDavid">
    <w:altName w:val="Times New Roman"/>
    <w:charset w:val="00"/>
    <w:family w:val="roman"/>
    <w:pitch w:val="variable"/>
    <w:sig w:usb0="80000827" w:usb1="5000004A" w:usb2="00000020" w:usb3="00000000" w:csb0="00000021" w:csb1="00000000"/>
  </w:font>
  <w:font w:name="BA  Leukmey Girsa Regular">
    <w:panose1 w:val="02020803050405020304"/>
    <w:charset w:val="00"/>
    <w:family w:val="roman"/>
    <w:pitch w:val="variable"/>
    <w:sig w:usb0="00000803" w:usb1="50000000" w:usb2="00000000" w:usb3="00000000" w:csb0="00000021" w:csb1="00000000"/>
  </w:font>
  <w:font w:name="BA • Vilna Light">
    <w:panose1 w:val="02000500000000000000"/>
    <w:charset w:val="00"/>
    <w:family w:val="modern"/>
    <w:notTrueType/>
    <w:pitch w:val="variable"/>
    <w:sig w:usb0="80000803" w:usb1="5000E00A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4E738" w14:textId="5DCDF646" w:rsidR="005C779D" w:rsidRPr="005C779D" w:rsidRDefault="005C779D" w:rsidP="005C779D">
    <w:pPr>
      <w:pStyle w:val="afff1"/>
      <w:spacing w:after="0" w:line="180" w:lineRule="exact"/>
    </w:pPr>
    <w:r>
      <w:rPr>
        <w:rFonts w:ascii="BA • Vilna Light" w:hAnsi="BA • Vilna Light" w:cs="BA • Vilna Light" w:hint="cs"/>
        <w:rtl/>
      </w:rPr>
      <w:t>**</w:t>
    </w:r>
    <w:r w:rsidRPr="00614972">
      <w:rPr>
        <w:rFonts w:ascii="BA • Vilna Light" w:hAnsi="BA • Vilna Light" w:cs="BA • Vilna Light"/>
        <w:rtl/>
      </w:rPr>
      <w:t>***</w:t>
    </w:r>
    <w:r>
      <w:rPr>
        <w:rFonts w:hint="cs"/>
        <w:rtl/>
      </w:rPr>
      <w:t xml:space="preserve"> </w:t>
    </w:r>
    <w:sdt>
      <w:sdtPr>
        <w:rPr>
          <w:rtl/>
        </w:rPr>
        <w:id w:val="-1568181572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t>4</w:t>
        </w:r>
        <w:r>
          <w:fldChar w:fldCharType="end"/>
        </w:r>
        <w:r>
          <w:rPr>
            <w:rFonts w:ascii="BA • Vilna Light" w:hAnsi="BA • Vilna Light" w:cs="BA • Vilna Light" w:hint="cs"/>
            <w:rtl/>
          </w:rPr>
          <w:t xml:space="preserve"> </w:t>
        </w:r>
        <w:r w:rsidRPr="00614972">
          <w:rPr>
            <w:rFonts w:ascii="BA • Vilna Light" w:hAnsi="BA • Vilna Light" w:cs="BA • Vilna Light"/>
            <w:rtl/>
          </w:rPr>
          <w:t>**</w:t>
        </w:r>
        <w:r>
          <w:rPr>
            <w:rFonts w:ascii="BA • Vilna Light" w:hAnsi="BA • Vilna Light" w:cs="BA • Vilna Light" w:hint="cs"/>
            <w:rtl/>
          </w:rPr>
          <w:t>**</w:t>
        </w:r>
        <w:r w:rsidRPr="00614972">
          <w:rPr>
            <w:rFonts w:ascii="BA • Vilna Light" w:hAnsi="BA • Vilna Light" w:cs="BA • Vilna Light"/>
            <w:rtl/>
          </w:rPr>
          <w:t>**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F19BD" w14:textId="77B300AB" w:rsidR="0053577F" w:rsidRPr="005C779D" w:rsidRDefault="005C779D" w:rsidP="005C779D">
    <w:pPr>
      <w:pStyle w:val="afff1"/>
      <w:spacing w:after="0" w:line="180" w:lineRule="exact"/>
    </w:pPr>
    <w:r>
      <w:rPr>
        <w:rFonts w:ascii="BA • Vilna Light" w:hAnsi="BA • Vilna Light" w:cs="BA • Vilna Light" w:hint="cs"/>
        <w:rtl/>
      </w:rPr>
      <w:t>**</w:t>
    </w:r>
    <w:r w:rsidRPr="00614972">
      <w:rPr>
        <w:rFonts w:ascii="BA • Vilna Light" w:hAnsi="BA • Vilna Light" w:cs="BA • Vilna Light"/>
        <w:rtl/>
      </w:rPr>
      <w:t>***</w:t>
    </w:r>
    <w:r>
      <w:rPr>
        <w:rFonts w:hint="cs"/>
        <w:rtl/>
      </w:rPr>
      <w:t xml:space="preserve"> </w:t>
    </w:r>
    <w:sdt>
      <w:sdtPr>
        <w:rPr>
          <w:rtl/>
        </w:rPr>
        <w:id w:val="-730540748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t>4</w:t>
        </w:r>
        <w:r>
          <w:fldChar w:fldCharType="end"/>
        </w:r>
        <w:r>
          <w:rPr>
            <w:rFonts w:ascii="BA • Vilna Light" w:hAnsi="BA • Vilna Light" w:cs="BA • Vilna Light" w:hint="cs"/>
            <w:rtl/>
          </w:rPr>
          <w:t xml:space="preserve"> </w:t>
        </w:r>
        <w:r w:rsidRPr="00614972">
          <w:rPr>
            <w:rFonts w:ascii="BA • Vilna Light" w:hAnsi="BA • Vilna Light" w:cs="BA • Vilna Light"/>
            <w:rtl/>
          </w:rPr>
          <w:t>**</w:t>
        </w:r>
        <w:r>
          <w:rPr>
            <w:rFonts w:ascii="BA • Vilna Light" w:hAnsi="BA • Vilna Light" w:cs="BA • Vilna Light" w:hint="cs"/>
            <w:rtl/>
          </w:rPr>
          <w:t>**</w:t>
        </w:r>
        <w:r w:rsidRPr="00614972">
          <w:rPr>
            <w:rFonts w:ascii="BA • Vilna Light" w:hAnsi="BA • Vilna Light" w:cs="BA • Vilna Light"/>
            <w:rtl/>
          </w:rPr>
          <w:t>**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188842380"/>
      <w:docPartObj>
        <w:docPartGallery w:val="Page Numbers (Bottom of Page)"/>
        <w:docPartUnique/>
      </w:docPartObj>
    </w:sdtPr>
    <w:sdtContent>
      <w:p w14:paraId="47DC508E" w14:textId="4FB55DA3" w:rsidR="0053577F" w:rsidRPr="000A4706" w:rsidRDefault="0053577F" w:rsidP="000A4706">
        <w:pPr>
          <w:pStyle w:val="a5"/>
          <w:jc w:val="center"/>
        </w:pPr>
        <w:r>
          <w:fldChar w:fldCharType="begin"/>
        </w:r>
        <w:r>
          <w:rPr>
            <w:rtl/>
            <w:cs/>
          </w:rPr>
          <w:instrText>PAGE   \* MERGEFORMAT</w:instrText>
        </w:r>
        <w:r>
          <w:fldChar w:fldCharType="separate"/>
        </w:r>
        <w:r w:rsidRPr="001D6ABF">
          <w:rPr>
            <w:noProof/>
            <w:rtl/>
            <w:lang w:val="he-IL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5EE68" w14:textId="77777777" w:rsidR="00774176" w:rsidRDefault="00774176" w:rsidP="0089324E">
      <w:pPr>
        <w:spacing w:line="240" w:lineRule="auto"/>
      </w:pPr>
      <w:r>
        <w:separator/>
      </w:r>
    </w:p>
  </w:footnote>
  <w:footnote w:type="continuationSeparator" w:id="0">
    <w:p w14:paraId="43D61FF2" w14:textId="77777777" w:rsidR="00774176" w:rsidRDefault="00774176" w:rsidP="0089324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FCC7B" w14:textId="5FD3B84C" w:rsidR="0053577F" w:rsidRPr="007B70FC" w:rsidRDefault="007B70FC" w:rsidP="007B70FC">
    <w:pPr>
      <w:pStyle w:val="a3"/>
      <w:tabs>
        <w:tab w:val="clear" w:pos="2835"/>
        <w:tab w:val="center" w:pos="3260"/>
      </w:tabs>
    </w:pPr>
    <w:r w:rsidRPr="00670BFE">
      <w:rPr>
        <w:rFonts w:ascii="BA  Leukmey Girsa Regular" w:hAnsi="BA  Leukmey Girsa Regular" w:cs="BA  Leukmey Girsa Regular"/>
        <w:color w:val="806000" w:themeColor="accent4" w:themeShade="80"/>
        <w:sz w:val="28"/>
        <w:szCs w:val="28"/>
        <w:rtl/>
      </w:rPr>
      <w:t>׹</w:t>
    </w:r>
    <w:r w:rsidRPr="00670BFE">
      <w:rPr>
        <w:color w:val="806000" w:themeColor="accent4" w:themeShade="80"/>
        <w:sz w:val="40"/>
        <w:szCs w:val="24"/>
        <w:rtl/>
      </w:rPr>
      <w:t xml:space="preserve"> </w:t>
    </w:r>
    <w:r w:rsidRPr="00D83CE1">
      <w:rPr>
        <w:rFonts w:hint="cs"/>
        <w:color w:val="806000" w:themeColor="accent4" w:themeShade="80"/>
        <w:spacing w:val="6"/>
        <w:sz w:val="40"/>
        <w:szCs w:val="24"/>
        <w:rtl/>
      </w:rPr>
      <w:t>ל+אוקמי גיר+סא</w:t>
    </w:r>
    <w:r w:rsidRPr="00670BFE">
      <w:rPr>
        <w:color w:val="806000" w:themeColor="accent4" w:themeShade="80"/>
        <w:sz w:val="40"/>
        <w:szCs w:val="24"/>
        <w:rtl/>
      </w:rPr>
      <w:t xml:space="preserve"> </w:t>
    </w:r>
    <w:r w:rsidRPr="00670BFE">
      <w:rPr>
        <w:rFonts w:ascii="BA  Leukmey Girsa Regular" w:hAnsi="BA  Leukmey Girsa Regular" w:cs="BA  Leukmey Girsa Regular"/>
        <w:color w:val="806000" w:themeColor="accent4" w:themeShade="80"/>
        <w:sz w:val="28"/>
        <w:szCs w:val="28"/>
        <w:rtl/>
      </w:rPr>
      <w:t>׶</w:t>
    </w:r>
    <w:r w:rsidRPr="00670BFE">
      <w:rPr>
        <w:rFonts w:ascii="BA  Leukmey Girsa Regular" w:hAnsi="BA  Leukmey Girsa Regular" w:cs="BA  Leukmey Girsa Regular"/>
        <w:color w:val="806000" w:themeColor="accent4" w:themeShade="80"/>
        <w:sz w:val="28"/>
        <w:szCs w:val="28"/>
        <w:rtl/>
      </w:rPr>
      <w:br/>
    </w:r>
    <w:r w:rsidRPr="00670BFE">
      <w:rPr>
        <w:color w:val="806000" w:themeColor="accent4" w:themeShade="80"/>
        <w:rtl/>
      </w:rPr>
      <w:fldChar w:fldCharType="begin"/>
    </w:r>
    <w:r w:rsidRPr="00670BFE">
      <w:rPr>
        <w:color w:val="806000" w:themeColor="accent4" w:themeShade="80"/>
        <w:rtl/>
      </w:rPr>
      <w:instrText xml:space="preserve"> </w:instrText>
    </w:r>
    <w:r w:rsidRPr="00670BFE">
      <w:rPr>
        <w:color w:val="806000" w:themeColor="accent4" w:themeShade="80"/>
      </w:rPr>
      <w:instrText>STYLEREF</w:instrText>
    </w:r>
    <w:r w:rsidRPr="00670BFE">
      <w:rPr>
        <w:color w:val="806000" w:themeColor="accent4" w:themeShade="80"/>
        <w:rtl/>
      </w:rPr>
      <w:instrText xml:space="preserve">  פרק  \* </w:instrText>
    </w:r>
    <w:r w:rsidRPr="00670BFE">
      <w:rPr>
        <w:color w:val="806000" w:themeColor="accent4" w:themeShade="80"/>
      </w:rPr>
      <w:instrText xml:space="preserve">MERGEFORMAT </w:instrText>
    </w:r>
    <w:r w:rsidRPr="00670BFE">
      <w:rPr>
        <w:color w:val="806000" w:themeColor="accent4" w:themeShade="80"/>
        <w:rtl/>
      </w:rPr>
      <w:fldChar w:fldCharType="separate"/>
    </w:r>
    <w:r w:rsidR="008030F9" w:rsidRPr="008030F9">
      <w:rPr>
        <w:noProof/>
        <w:rtl/>
      </w:rPr>
      <w:t>פרק שלישי</w:t>
    </w:r>
    <w:r w:rsidRPr="00670BFE">
      <w:rPr>
        <w:color w:val="806000" w:themeColor="accent4" w:themeShade="80"/>
        <w:rtl/>
      </w:rPr>
      <w:fldChar w:fldCharType="end"/>
    </w:r>
    <w:r w:rsidRPr="00670BFE">
      <w:rPr>
        <w:rFonts w:hint="cs"/>
        <w:color w:val="806000" w:themeColor="accent4" w:themeShade="80"/>
        <w:rtl/>
      </w:rPr>
      <w:t xml:space="preserve">               </w:t>
    </w:r>
    <w:r w:rsidRPr="00670BFE">
      <w:rPr>
        <w:color w:val="806000" w:themeColor="accent4" w:themeShade="80"/>
        <w:rtl/>
      </w:rPr>
      <w:fldChar w:fldCharType="begin"/>
    </w:r>
    <w:r w:rsidRPr="00670BFE">
      <w:rPr>
        <w:color w:val="806000" w:themeColor="accent4" w:themeShade="80"/>
        <w:rtl/>
      </w:rPr>
      <w:instrText xml:space="preserve"> </w:instrText>
    </w:r>
    <w:r w:rsidRPr="00670BFE">
      <w:rPr>
        <w:color w:val="806000" w:themeColor="accent4" w:themeShade="80"/>
      </w:rPr>
      <w:instrText>STYLEREF</w:instrText>
    </w:r>
    <w:r w:rsidRPr="00670BFE">
      <w:rPr>
        <w:color w:val="806000" w:themeColor="accent4" w:themeShade="80"/>
        <w:rtl/>
      </w:rPr>
      <w:instrText xml:space="preserve">  מסכת  \* </w:instrText>
    </w:r>
    <w:r w:rsidRPr="00670BFE">
      <w:rPr>
        <w:color w:val="806000" w:themeColor="accent4" w:themeShade="80"/>
      </w:rPr>
      <w:instrText>MERGEFORMAT</w:instrText>
    </w:r>
    <w:r w:rsidRPr="00670BFE">
      <w:rPr>
        <w:color w:val="806000" w:themeColor="accent4" w:themeShade="80"/>
        <w:rtl/>
      </w:rPr>
      <w:instrText xml:space="preserve"> </w:instrText>
    </w:r>
    <w:r w:rsidRPr="00670BFE">
      <w:rPr>
        <w:color w:val="806000" w:themeColor="accent4" w:themeShade="80"/>
        <w:rtl/>
      </w:rPr>
      <w:fldChar w:fldCharType="separate"/>
    </w:r>
    <w:r w:rsidR="008030F9" w:rsidRPr="008030F9">
      <w:rPr>
        <w:noProof/>
        <w:rtl/>
      </w:rPr>
      <w:t>חגיגה</w:t>
    </w:r>
    <w:r w:rsidRPr="00670BFE">
      <w:rPr>
        <w:color w:val="806000" w:themeColor="accent4" w:themeShade="80"/>
        <w:rtl/>
      </w:rPr>
      <w:fldChar w:fldCharType="end"/>
    </w:r>
    <w:r w:rsidRPr="00670BFE">
      <w:rPr>
        <w:rFonts w:hint="cs"/>
        <w:color w:val="806000" w:themeColor="accent4" w:themeShade="80"/>
        <w:rtl/>
      </w:rPr>
      <w:t xml:space="preserve">         </w:t>
    </w:r>
    <w:r w:rsidRPr="00670BFE">
      <w:rPr>
        <w:color w:val="806000" w:themeColor="accent4" w:themeShade="80"/>
        <w:rtl/>
      </w:rPr>
      <w:fldChar w:fldCharType="begin"/>
    </w:r>
    <w:r w:rsidRPr="00670BFE">
      <w:rPr>
        <w:color w:val="806000" w:themeColor="accent4" w:themeShade="80"/>
        <w:rtl/>
      </w:rPr>
      <w:instrText xml:space="preserve"> </w:instrText>
    </w:r>
    <w:r w:rsidRPr="00670BFE">
      <w:rPr>
        <w:color w:val="806000" w:themeColor="accent4" w:themeShade="80"/>
      </w:rPr>
      <w:instrText>STYLEREF  "</w:instrText>
    </w:r>
    <w:r w:rsidRPr="00670BFE">
      <w:rPr>
        <w:color w:val="806000" w:themeColor="accent4" w:themeShade="80"/>
        <w:rtl/>
      </w:rPr>
      <w:instrText xml:space="preserve">פרק שם"  \* </w:instrText>
    </w:r>
    <w:r w:rsidRPr="00670BFE">
      <w:rPr>
        <w:color w:val="806000" w:themeColor="accent4" w:themeShade="80"/>
      </w:rPr>
      <w:instrText xml:space="preserve">MERGEFORMAT </w:instrText>
    </w:r>
    <w:r w:rsidRPr="00670BFE">
      <w:rPr>
        <w:color w:val="806000" w:themeColor="accent4" w:themeShade="80"/>
        <w:rtl/>
      </w:rPr>
      <w:fldChar w:fldCharType="separate"/>
    </w:r>
    <w:r w:rsidR="008030F9" w:rsidRPr="008030F9">
      <w:rPr>
        <w:noProof/>
        <w:rtl/>
      </w:rPr>
      <w:t>אין דורשין</w:t>
    </w:r>
    <w:r w:rsidRPr="00670BFE">
      <w:rPr>
        <w:color w:val="806000" w:themeColor="accent4" w:themeShade="80"/>
        <w:rtl/>
      </w:rPr>
      <w:fldChar w:fldCharType="end"/>
    </w:r>
    <w:r w:rsidRPr="00670BFE">
      <w:rPr>
        <w:rFonts w:hint="cs"/>
        <w:color w:val="806000" w:themeColor="accent4" w:themeShade="80"/>
        <w:rtl/>
      </w:rPr>
      <w:t xml:space="preserve">  </w:t>
    </w:r>
    <w:r w:rsidRPr="00670BFE">
      <w:rPr>
        <w:color w:val="806000" w:themeColor="accent4" w:themeShade="80"/>
        <w:rtl/>
      </w:rPr>
      <w:tab/>
    </w:r>
    <w:r w:rsidRPr="00670BFE">
      <w:rPr>
        <w:color w:val="806000" w:themeColor="accent4" w:themeShade="80"/>
        <w:rtl/>
      </w:rPr>
      <w:fldChar w:fldCharType="begin"/>
    </w:r>
    <w:r w:rsidRPr="00670BFE">
      <w:rPr>
        <w:color w:val="806000" w:themeColor="accent4" w:themeShade="80"/>
        <w:rtl/>
      </w:rPr>
      <w:instrText xml:space="preserve"> </w:instrText>
    </w:r>
    <w:r w:rsidRPr="00670BFE">
      <w:rPr>
        <w:rFonts w:hint="cs"/>
        <w:color w:val="806000" w:themeColor="accent4" w:themeShade="80"/>
      </w:rPr>
      <w:instrText>STYLEREF  "</w:instrText>
    </w:r>
    <w:r w:rsidRPr="00670BFE">
      <w:rPr>
        <w:rFonts w:hint="cs"/>
        <w:color w:val="806000" w:themeColor="accent4" w:themeShade="80"/>
        <w:rtl/>
      </w:rPr>
      <w:instrText xml:space="preserve">דף בצד"  \* </w:instrText>
    </w:r>
    <w:r w:rsidRPr="00670BFE">
      <w:rPr>
        <w:rFonts w:hint="cs"/>
        <w:color w:val="806000" w:themeColor="accent4" w:themeShade="80"/>
      </w:rPr>
      <w:instrText>MERGEFORMAT</w:instrText>
    </w:r>
    <w:r w:rsidRPr="00670BFE">
      <w:rPr>
        <w:color w:val="806000" w:themeColor="accent4" w:themeShade="80"/>
      </w:rPr>
      <w:instrText xml:space="preserve"> </w:instrText>
    </w:r>
    <w:r w:rsidRPr="00670BFE">
      <w:rPr>
        <w:color w:val="806000" w:themeColor="accent4" w:themeShade="80"/>
        <w:rtl/>
      </w:rPr>
      <w:fldChar w:fldCharType="separate"/>
    </w:r>
    <w:r w:rsidR="008030F9" w:rsidRPr="008030F9">
      <w:rPr>
        <w:noProof/>
        <w:rtl/>
      </w:rPr>
      <w:t>כה.</w:t>
    </w:r>
    <w:r w:rsidRPr="00670BFE">
      <w:rPr>
        <w:color w:val="806000" w:themeColor="accent4" w:themeShade="80"/>
        <w:rtl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A9B63" w14:textId="60B01FA6" w:rsidR="0053577F" w:rsidRPr="007B70FC" w:rsidRDefault="007B70FC" w:rsidP="007B70FC">
    <w:pPr>
      <w:pStyle w:val="a3"/>
      <w:tabs>
        <w:tab w:val="clear" w:pos="2835"/>
        <w:tab w:val="center" w:pos="3260"/>
      </w:tabs>
      <w:rPr>
        <w:rtl/>
      </w:rPr>
    </w:pPr>
    <w:r w:rsidRPr="00670BFE">
      <w:rPr>
        <w:rFonts w:ascii="BA  Leukmey Girsa Regular" w:hAnsi="BA  Leukmey Girsa Regular" w:cs="BA  Leukmey Girsa Regular"/>
        <w:color w:val="806000" w:themeColor="accent4" w:themeShade="80"/>
        <w:sz w:val="28"/>
        <w:szCs w:val="28"/>
        <w:rtl/>
      </w:rPr>
      <w:t>׹</w:t>
    </w:r>
    <w:r w:rsidRPr="00670BFE">
      <w:rPr>
        <w:color w:val="806000" w:themeColor="accent4" w:themeShade="80"/>
        <w:sz w:val="40"/>
        <w:szCs w:val="24"/>
        <w:rtl/>
      </w:rPr>
      <w:t xml:space="preserve"> </w:t>
    </w:r>
    <w:r w:rsidRPr="00D83CE1">
      <w:rPr>
        <w:rFonts w:hint="cs"/>
        <w:color w:val="806000" w:themeColor="accent4" w:themeShade="80"/>
        <w:spacing w:val="6"/>
        <w:sz w:val="40"/>
        <w:szCs w:val="24"/>
        <w:rtl/>
      </w:rPr>
      <w:t>ל+אוקמי גיר+סא</w:t>
    </w:r>
    <w:r w:rsidRPr="00670BFE">
      <w:rPr>
        <w:color w:val="806000" w:themeColor="accent4" w:themeShade="80"/>
        <w:sz w:val="40"/>
        <w:szCs w:val="24"/>
        <w:rtl/>
      </w:rPr>
      <w:t xml:space="preserve"> </w:t>
    </w:r>
    <w:r w:rsidRPr="00670BFE">
      <w:rPr>
        <w:rFonts w:ascii="BA  Leukmey Girsa Regular" w:hAnsi="BA  Leukmey Girsa Regular" w:cs="BA  Leukmey Girsa Regular"/>
        <w:color w:val="806000" w:themeColor="accent4" w:themeShade="80"/>
        <w:sz w:val="28"/>
        <w:szCs w:val="28"/>
        <w:rtl/>
      </w:rPr>
      <w:t>׶</w:t>
    </w:r>
    <w:r w:rsidRPr="00670BFE">
      <w:rPr>
        <w:rFonts w:ascii="BA  Leukmey Girsa Regular" w:hAnsi="BA  Leukmey Girsa Regular" w:cs="BA  Leukmey Girsa Regular"/>
        <w:color w:val="806000" w:themeColor="accent4" w:themeShade="80"/>
        <w:sz w:val="28"/>
        <w:szCs w:val="28"/>
        <w:rtl/>
      </w:rPr>
      <w:br/>
    </w:r>
    <w:r w:rsidRPr="00670BFE">
      <w:rPr>
        <w:color w:val="806000" w:themeColor="accent4" w:themeShade="80"/>
        <w:rtl/>
      </w:rPr>
      <w:fldChar w:fldCharType="begin"/>
    </w:r>
    <w:r w:rsidRPr="00670BFE">
      <w:rPr>
        <w:color w:val="806000" w:themeColor="accent4" w:themeShade="80"/>
        <w:rtl/>
      </w:rPr>
      <w:instrText xml:space="preserve"> </w:instrText>
    </w:r>
    <w:r w:rsidRPr="00670BFE">
      <w:rPr>
        <w:color w:val="806000" w:themeColor="accent4" w:themeShade="80"/>
      </w:rPr>
      <w:instrText>STYLEREF</w:instrText>
    </w:r>
    <w:r w:rsidRPr="00670BFE">
      <w:rPr>
        <w:color w:val="806000" w:themeColor="accent4" w:themeShade="80"/>
        <w:rtl/>
      </w:rPr>
      <w:instrText xml:space="preserve">  פרק  \* </w:instrText>
    </w:r>
    <w:r w:rsidRPr="00670BFE">
      <w:rPr>
        <w:color w:val="806000" w:themeColor="accent4" w:themeShade="80"/>
      </w:rPr>
      <w:instrText xml:space="preserve">MERGEFORMAT </w:instrText>
    </w:r>
    <w:r w:rsidRPr="00670BFE">
      <w:rPr>
        <w:color w:val="806000" w:themeColor="accent4" w:themeShade="80"/>
        <w:rtl/>
      </w:rPr>
      <w:fldChar w:fldCharType="separate"/>
    </w:r>
    <w:r w:rsidR="008030F9" w:rsidRPr="008030F9">
      <w:rPr>
        <w:noProof/>
        <w:rtl/>
      </w:rPr>
      <w:t>פרק שלישי</w:t>
    </w:r>
    <w:r w:rsidRPr="00670BFE">
      <w:rPr>
        <w:color w:val="806000" w:themeColor="accent4" w:themeShade="80"/>
        <w:rtl/>
      </w:rPr>
      <w:fldChar w:fldCharType="end"/>
    </w:r>
    <w:r w:rsidRPr="00670BFE">
      <w:rPr>
        <w:rFonts w:hint="cs"/>
        <w:color w:val="806000" w:themeColor="accent4" w:themeShade="80"/>
        <w:rtl/>
      </w:rPr>
      <w:t xml:space="preserve">               </w:t>
    </w:r>
    <w:r w:rsidRPr="00670BFE">
      <w:rPr>
        <w:color w:val="806000" w:themeColor="accent4" w:themeShade="80"/>
        <w:rtl/>
      </w:rPr>
      <w:fldChar w:fldCharType="begin"/>
    </w:r>
    <w:r w:rsidRPr="00670BFE">
      <w:rPr>
        <w:color w:val="806000" w:themeColor="accent4" w:themeShade="80"/>
        <w:rtl/>
      </w:rPr>
      <w:instrText xml:space="preserve"> </w:instrText>
    </w:r>
    <w:r w:rsidRPr="00670BFE">
      <w:rPr>
        <w:color w:val="806000" w:themeColor="accent4" w:themeShade="80"/>
      </w:rPr>
      <w:instrText>STYLEREF</w:instrText>
    </w:r>
    <w:r w:rsidRPr="00670BFE">
      <w:rPr>
        <w:color w:val="806000" w:themeColor="accent4" w:themeShade="80"/>
        <w:rtl/>
      </w:rPr>
      <w:instrText xml:space="preserve">  מסכת  \* </w:instrText>
    </w:r>
    <w:r w:rsidRPr="00670BFE">
      <w:rPr>
        <w:color w:val="806000" w:themeColor="accent4" w:themeShade="80"/>
      </w:rPr>
      <w:instrText>MERGEFORMAT</w:instrText>
    </w:r>
    <w:r w:rsidRPr="00670BFE">
      <w:rPr>
        <w:color w:val="806000" w:themeColor="accent4" w:themeShade="80"/>
        <w:rtl/>
      </w:rPr>
      <w:instrText xml:space="preserve"> </w:instrText>
    </w:r>
    <w:r w:rsidRPr="00670BFE">
      <w:rPr>
        <w:color w:val="806000" w:themeColor="accent4" w:themeShade="80"/>
        <w:rtl/>
      </w:rPr>
      <w:fldChar w:fldCharType="separate"/>
    </w:r>
    <w:r w:rsidR="008030F9" w:rsidRPr="008030F9">
      <w:rPr>
        <w:noProof/>
        <w:rtl/>
      </w:rPr>
      <w:t>חגיגה</w:t>
    </w:r>
    <w:r w:rsidRPr="00670BFE">
      <w:rPr>
        <w:color w:val="806000" w:themeColor="accent4" w:themeShade="80"/>
        <w:rtl/>
      </w:rPr>
      <w:fldChar w:fldCharType="end"/>
    </w:r>
    <w:r w:rsidRPr="00670BFE">
      <w:rPr>
        <w:rFonts w:hint="cs"/>
        <w:color w:val="806000" w:themeColor="accent4" w:themeShade="80"/>
        <w:rtl/>
      </w:rPr>
      <w:t xml:space="preserve">         </w:t>
    </w:r>
    <w:r w:rsidRPr="00670BFE">
      <w:rPr>
        <w:color w:val="806000" w:themeColor="accent4" w:themeShade="80"/>
        <w:rtl/>
      </w:rPr>
      <w:fldChar w:fldCharType="begin"/>
    </w:r>
    <w:r w:rsidRPr="00670BFE">
      <w:rPr>
        <w:color w:val="806000" w:themeColor="accent4" w:themeShade="80"/>
        <w:rtl/>
      </w:rPr>
      <w:instrText xml:space="preserve"> </w:instrText>
    </w:r>
    <w:r w:rsidRPr="00670BFE">
      <w:rPr>
        <w:color w:val="806000" w:themeColor="accent4" w:themeShade="80"/>
      </w:rPr>
      <w:instrText>STYLEREF  "</w:instrText>
    </w:r>
    <w:r w:rsidRPr="00670BFE">
      <w:rPr>
        <w:color w:val="806000" w:themeColor="accent4" w:themeShade="80"/>
        <w:rtl/>
      </w:rPr>
      <w:instrText xml:space="preserve">פרק שם"  \* </w:instrText>
    </w:r>
    <w:r w:rsidRPr="00670BFE">
      <w:rPr>
        <w:color w:val="806000" w:themeColor="accent4" w:themeShade="80"/>
      </w:rPr>
      <w:instrText xml:space="preserve">MERGEFORMAT </w:instrText>
    </w:r>
    <w:r w:rsidRPr="00670BFE">
      <w:rPr>
        <w:color w:val="806000" w:themeColor="accent4" w:themeShade="80"/>
        <w:rtl/>
      </w:rPr>
      <w:fldChar w:fldCharType="separate"/>
    </w:r>
    <w:r w:rsidR="008030F9" w:rsidRPr="008030F9">
      <w:rPr>
        <w:noProof/>
        <w:rtl/>
      </w:rPr>
      <w:t>אין דורשין</w:t>
    </w:r>
    <w:r w:rsidRPr="00670BFE">
      <w:rPr>
        <w:color w:val="806000" w:themeColor="accent4" w:themeShade="80"/>
        <w:rtl/>
      </w:rPr>
      <w:fldChar w:fldCharType="end"/>
    </w:r>
    <w:r w:rsidRPr="00670BFE">
      <w:rPr>
        <w:rFonts w:hint="cs"/>
        <w:color w:val="806000" w:themeColor="accent4" w:themeShade="80"/>
        <w:rtl/>
      </w:rPr>
      <w:t xml:space="preserve">  </w:t>
    </w:r>
    <w:r w:rsidRPr="00670BFE">
      <w:rPr>
        <w:color w:val="806000" w:themeColor="accent4" w:themeShade="80"/>
        <w:rtl/>
      </w:rPr>
      <w:tab/>
    </w:r>
    <w:r w:rsidRPr="00670BFE">
      <w:rPr>
        <w:color w:val="806000" w:themeColor="accent4" w:themeShade="80"/>
        <w:rtl/>
      </w:rPr>
      <w:fldChar w:fldCharType="begin"/>
    </w:r>
    <w:r w:rsidRPr="00670BFE">
      <w:rPr>
        <w:color w:val="806000" w:themeColor="accent4" w:themeShade="80"/>
        <w:rtl/>
      </w:rPr>
      <w:instrText xml:space="preserve"> </w:instrText>
    </w:r>
    <w:r w:rsidRPr="00670BFE">
      <w:rPr>
        <w:rFonts w:hint="cs"/>
        <w:color w:val="806000" w:themeColor="accent4" w:themeShade="80"/>
      </w:rPr>
      <w:instrText>STYLEREF  "</w:instrText>
    </w:r>
    <w:r w:rsidRPr="00670BFE">
      <w:rPr>
        <w:rFonts w:hint="cs"/>
        <w:color w:val="806000" w:themeColor="accent4" w:themeShade="80"/>
        <w:rtl/>
      </w:rPr>
      <w:instrText xml:space="preserve">דף בצד"  \* </w:instrText>
    </w:r>
    <w:r w:rsidRPr="00670BFE">
      <w:rPr>
        <w:rFonts w:hint="cs"/>
        <w:color w:val="806000" w:themeColor="accent4" w:themeShade="80"/>
      </w:rPr>
      <w:instrText>MERGEFORMAT</w:instrText>
    </w:r>
    <w:r w:rsidRPr="00670BFE">
      <w:rPr>
        <w:color w:val="806000" w:themeColor="accent4" w:themeShade="80"/>
      </w:rPr>
      <w:instrText xml:space="preserve"> </w:instrText>
    </w:r>
    <w:r w:rsidRPr="00670BFE">
      <w:rPr>
        <w:color w:val="806000" w:themeColor="accent4" w:themeShade="80"/>
        <w:rtl/>
      </w:rPr>
      <w:fldChar w:fldCharType="separate"/>
    </w:r>
    <w:r w:rsidR="008030F9" w:rsidRPr="008030F9">
      <w:rPr>
        <w:noProof/>
        <w:rtl/>
      </w:rPr>
      <w:t>כז.</w:t>
    </w:r>
    <w:r w:rsidRPr="00670BFE">
      <w:rPr>
        <w:color w:val="806000" w:themeColor="accent4" w:themeShade="80"/>
        <w:rtl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20EF67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600E03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4C083C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BEA0AB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E10A3A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71C573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5A8EDC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1405BF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61284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8B034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BB67120"/>
    <w:multiLevelType w:val="hybridMultilevel"/>
    <w:tmpl w:val="250CB148"/>
    <w:lvl w:ilvl="0" w:tplc="220C74F4">
      <w:start w:val="2"/>
      <w:numFmt w:val="bullet"/>
      <w:lvlText w:val="-"/>
      <w:lvlJc w:val="left"/>
      <w:pPr>
        <w:ind w:left="720" w:hanging="360"/>
      </w:pPr>
      <w:rPr>
        <w:rFonts w:ascii="David" w:eastAsiaTheme="minorHAnsi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1D593E"/>
    <w:multiLevelType w:val="hybridMultilevel"/>
    <w:tmpl w:val="F4BEC524"/>
    <w:lvl w:ilvl="0" w:tplc="9CD885D8">
      <w:start w:val="1"/>
      <w:numFmt w:val="hebrew1"/>
      <w:lvlText w:val="%1."/>
      <w:lvlJc w:val="left"/>
      <w:pPr>
        <w:ind w:left="720" w:hanging="360"/>
      </w:pPr>
      <w:rPr>
        <w:rFonts w:ascii="Fb Fontext" w:hAnsi="Fb Fontext"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1E0BB8"/>
    <w:multiLevelType w:val="hybridMultilevel"/>
    <w:tmpl w:val="9C9690AC"/>
    <w:lvl w:ilvl="0" w:tplc="8782F86A">
      <w:start w:val="1"/>
      <w:numFmt w:val="bullet"/>
      <w:lvlText w:val="-"/>
      <w:lvlJc w:val="left"/>
      <w:pPr>
        <w:ind w:left="720" w:hanging="360"/>
      </w:pPr>
      <w:rPr>
        <w:rFonts w:ascii="FrankRuehl" w:eastAsiaTheme="minorHAnsi" w:hAnsi="FrankRuehl" w:cs="FrankRueh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493765"/>
    <w:multiLevelType w:val="hybridMultilevel"/>
    <w:tmpl w:val="C5FCDBA4"/>
    <w:lvl w:ilvl="0" w:tplc="C6C62F5E">
      <w:numFmt w:val="bullet"/>
      <w:pStyle w:val="-04"/>
      <w:lvlText w:val="-"/>
      <w:lvlJc w:val="left"/>
      <w:pPr>
        <w:ind w:left="720" w:hanging="360"/>
      </w:pPr>
      <w:rPr>
        <w:rFonts w:ascii="David" w:eastAsiaTheme="minorHAnsi" w:hAnsi="David" w:cs="David" w:hint="default"/>
        <w:lang w:bidi="he-I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F639E2"/>
    <w:multiLevelType w:val="hybridMultilevel"/>
    <w:tmpl w:val="8D50E114"/>
    <w:lvl w:ilvl="0" w:tplc="9EAA57C4">
      <w:start w:val="3"/>
      <w:numFmt w:val="bullet"/>
      <w:lvlText w:val="-"/>
      <w:lvlJc w:val="left"/>
      <w:pPr>
        <w:ind w:left="720" w:hanging="360"/>
      </w:pPr>
      <w:rPr>
        <w:rFonts w:ascii="FrankRuehl" w:eastAsiaTheme="minorHAnsi" w:hAnsi="FrankRuehl" w:cs="FrankRueh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2D1B7D"/>
    <w:multiLevelType w:val="hybridMultilevel"/>
    <w:tmpl w:val="0106B384"/>
    <w:lvl w:ilvl="0" w:tplc="959C0BB8">
      <w:start w:val="2"/>
      <w:numFmt w:val="bullet"/>
      <w:lvlText w:val="-"/>
      <w:lvlJc w:val="left"/>
      <w:pPr>
        <w:ind w:left="720" w:hanging="360"/>
      </w:pPr>
      <w:rPr>
        <w:rFonts w:ascii="FrankRuehl" w:eastAsiaTheme="minorHAnsi" w:hAnsi="FrankRuehl" w:cs="FrankRueh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34006E"/>
    <w:multiLevelType w:val="hybridMultilevel"/>
    <w:tmpl w:val="DA72F146"/>
    <w:lvl w:ilvl="0" w:tplc="FB266B88">
      <w:start w:val="22"/>
      <w:numFmt w:val="bullet"/>
      <w:lvlText w:val="-"/>
      <w:lvlJc w:val="left"/>
      <w:pPr>
        <w:ind w:left="720" w:hanging="360"/>
      </w:pPr>
      <w:rPr>
        <w:rFonts w:ascii="FrankRuehl" w:eastAsiaTheme="minorHAnsi" w:hAnsi="FrankRuehl" w:cs="FrankRueh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0912137">
    <w:abstractNumId w:val="10"/>
  </w:num>
  <w:num w:numId="2" w16cid:durableId="1006596399">
    <w:abstractNumId w:val="13"/>
  </w:num>
  <w:num w:numId="3" w16cid:durableId="1807425644">
    <w:abstractNumId w:val="12"/>
  </w:num>
  <w:num w:numId="4" w16cid:durableId="275143579">
    <w:abstractNumId w:val="14"/>
  </w:num>
  <w:num w:numId="5" w16cid:durableId="2040623037">
    <w:abstractNumId w:val="16"/>
  </w:num>
  <w:num w:numId="6" w16cid:durableId="874854077">
    <w:abstractNumId w:val="8"/>
  </w:num>
  <w:num w:numId="7" w16cid:durableId="1302151311">
    <w:abstractNumId w:val="3"/>
  </w:num>
  <w:num w:numId="8" w16cid:durableId="2083024478">
    <w:abstractNumId w:val="2"/>
  </w:num>
  <w:num w:numId="9" w16cid:durableId="587155117">
    <w:abstractNumId w:val="1"/>
  </w:num>
  <w:num w:numId="10" w16cid:durableId="1638098807">
    <w:abstractNumId w:val="0"/>
  </w:num>
  <w:num w:numId="11" w16cid:durableId="1622762769">
    <w:abstractNumId w:val="9"/>
  </w:num>
  <w:num w:numId="12" w16cid:durableId="543906791">
    <w:abstractNumId w:val="7"/>
  </w:num>
  <w:num w:numId="13" w16cid:durableId="25257391">
    <w:abstractNumId w:val="6"/>
  </w:num>
  <w:num w:numId="14" w16cid:durableId="853804696">
    <w:abstractNumId w:val="5"/>
  </w:num>
  <w:num w:numId="15" w16cid:durableId="586623032">
    <w:abstractNumId w:val="4"/>
  </w:num>
  <w:num w:numId="16" w16cid:durableId="187911248">
    <w:abstractNumId w:val="11"/>
  </w:num>
  <w:num w:numId="17" w16cid:durableId="121735264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Changes/>
  <w:zoom w:percent="136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170"/>
  <w:trackRevisions/>
  <w:evenAndOddHeaders/>
  <w:drawingGridHorizontalSpacing w:val="181"/>
  <w:drawingGridVerticalSpacing w:val="18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324E"/>
    <w:rsid w:val="00001922"/>
    <w:rsid w:val="0000677B"/>
    <w:rsid w:val="00010527"/>
    <w:rsid w:val="00012ECE"/>
    <w:rsid w:val="0001677F"/>
    <w:rsid w:val="000229AE"/>
    <w:rsid w:val="00024F1F"/>
    <w:rsid w:val="000254A1"/>
    <w:rsid w:val="0002590C"/>
    <w:rsid w:val="00027E20"/>
    <w:rsid w:val="000307CC"/>
    <w:rsid w:val="000350B9"/>
    <w:rsid w:val="0004116A"/>
    <w:rsid w:val="00042F34"/>
    <w:rsid w:val="00044FBC"/>
    <w:rsid w:val="00046B67"/>
    <w:rsid w:val="00054958"/>
    <w:rsid w:val="00055EFA"/>
    <w:rsid w:val="00056C2A"/>
    <w:rsid w:val="00064759"/>
    <w:rsid w:val="00064BC1"/>
    <w:rsid w:val="00064DF4"/>
    <w:rsid w:val="0007034D"/>
    <w:rsid w:val="0007051C"/>
    <w:rsid w:val="00070BD8"/>
    <w:rsid w:val="00073221"/>
    <w:rsid w:val="00073284"/>
    <w:rsid w:val="000738BB"/>
    <w:rsid w:val="00075A98"/>
    <w:rsid w:val="0007640E"/>
    <w:rsid w:val="0007769D"/>
    <w:rsid w:val="00077C83"/>
    <w:rsid w:val="00081288"/>
    <w:rsid w:val="000820D8"/>
    <w:rsid w:val="000825DB"/>
    <w:rsid w:val="00083269"/>
    <w:rsid w:val="00083B44"/>
    <w:rsid w:val="0009141B"/>
    <w:rsid w:val="00095309"/>
    <w:rsid w:val="000971FB"/>
    <w:rsid w:val="000A0CD7"/>
    <w:rsid w:val="000A1AC4"/>
    <w:rsid w:val="000A293D"/>
    <w:rsid w:val="000A4706"/>
    <w:rsid w:val="000A4A36"/>
    <w:rsid w:val="000A6811"/>
    <w:rsid w:val="000B027D"/>
    <w:rsid w:val="000B2926"/>
    <w:rsid w:val="000B2CCD"/>
    <w:rsid w:val="000B5885"/>
    <w:rsid w:val="000C0DA5"/>
    <w:rsid w:val="000C1F6C"/>
    <w:rsid w:val="000C3BE8"/>
    <w:rsid w:val="000C6BEE"/>
    <w:rsid w:val="000D017C"/>
    <w:rsid w:val="000D1196"/>
    <w:rsid w:val="000D1A00"/>
    <w:rsid w:val="000D1A6C"/>
    <w:rsid w:val="000D33C0"/>
    <w:rsid w:val="000D417B"/>
    <w:rsid w:val="000D483B"/>
    <w:rsid w:val="000E198F"/>
    <w:rsid w:val="000E437E"/>
    <w:rsid w:val="000E519B"/>
    <w:rsid w:val="000F1107"/>
    <w:rsid w:val="000F294D"/>
    <w:rsid w:val="000F4146"/>
    <w:rsid w:val="000F4789"/>
    <w:rsid w:val="00100198"/>
    <w:rsid w:val="0010357F"/>
    <w:rsid w:val="001059B3"/>
    <w:rsid w:val="00110BD1"/>
    <w:rsid w:val="00110D07"/>
    <w:rsid w:val="00111446"/>
    <w:rsid w:val="00113112"/>
    <w:rsid w:val="001133DA"/>
    <w:rsid w:val="00120D88"/>
    <w:rsid w:val="00123735"/>
    <w:rsid w:val="00126234"/>
    <w:rsid w:val="001274CB"/>
    <w:rsid w:val="00127799"/>
    <w:rsid w:val="00127813"/>
    <w:rsid w:val="001366E2"/>
    <w:rsid w:val="001402A8"/>
    <w:rsid w:val="001402C2"/>
    <w:rsid w:val="00140468"/>
    <w:rsid w:val="0014241C"/>
    <w:rsid w:val="0014253D"/>
    <w:rsid w:val="00142B5D"/>
    <w:rsid w:val="00151121"/>
    <w:rsid w:val="001519FB"/>
    <w:rsid w:val="001526C6"/>
    <w:rsid w:val="0015611B"/>
    <w:rsid w:val="00161B69"/>
    <w:rsid w:val="001637CF"/>
    <w:rsid w:val="00172D24"/>
    <w:rsid w:val="001731B7"/>
    <w:rsid w:val="00176584"/>
    <w:rsid w:val="00181AAA"/>
    <w:rsid w:val="00185ECF"/>
    <w:rsid w:val="001968C9"/>
    <w:rsid w:val="00197615"/>
    <w:rsid w:val="001A605D"/>
    <w:rsid w:val="001B3147"/>
    <w:rsid w:val="001B41A7"/>
    <w:rsid w:val="001B4FB8"/>
    <w:rsid w:val="001B51A6"/>
    <w:rsid w:val="001B5FF5"/>
    <w:rsid w:val="001C0E0B"/>
    <w:rsid w:val="001C52D7"/>
    <w:rsid w:val="001D334D"/>
    <w:rsid w:val="001D3BF3"/>
    <w:rsid w:val="001D470D"/>
    <w:rsid w:val="001D4893"/>
    <w:rsid w:val="001D6ABF"/>
    <w:rsid w:val="001E0824"/>
    <w:rsid w:val="001E1F35"/>
    <w:rsid w:val="001E3674"/>
    <w:rsid w:val="001E4B96"/>
    <w:rsid w:val="001E69A3"/>
    <w:rsid w:val="001F0253"/>
    <w:rsid w:val="001F307D"/>
    <w:rsid w:val="001F72F1"/>
    <w:rsid w:val="001F7300"/>
    <w:rsid w:val="001F7A6B"/>
    <w:rsid w:val="0020313C"/>
    <w:rsid w:val="002047AA"/>
    <w:rsid w:val="0020482C"/>
    <w:rsid w:val="002065F8"/>
    <w:rsid w:val="00210A52"/>
    <w:rsid w:val="00212D90"/>
    <w:rsid w:val="00213349"/>
    <w:rsid w:val="002153C2"/>
    <w:rsid w:val="00215720"/>
    <w:rsid w:val="00221E0C"/>
    <w:rsid w:val="002233DA"/>
    <w:rsid w:val="00225E66"/>
    <w:rsid w:val="00232593"/>
    <w:rsid w:val="0023357D"/>
    <w:rsid w:val="00245042"/>
    <w:rsid w:val="0024614F"/>
    <w:rsid w:val="00246E4C"/>
    <w:rsid w:val="0025039F"/>
    <w:rsid w:val="002533F0"/>
    <w:rsid w:val="00253FE4"/>
    <w:rsid w:val="0026455D"/>
    <w:rsid w:val="0027319C"/>
    <w:rsid w:val="002759E0"/>
    <w:rsid w:val="00275EBC"/>
    <w:rsid w:val="002772B5"/>
    <w:rsid w:val="00283042"/>
    <w:rsid w:val="00283436"/>
    <w:rsid w:val="0028582E"/>
    <w:rsid w:val="002864E5"/>
    <w:rsid w:val="0029266B"/>
    <w:rsid w:val="0029480E"/>
    <w:rsid w:val="00295C36"/>
    <w:rsid w:val="002A002D"/>
    <w:rsid w:val="002A1770"/>
    <w:rsid w:val="002A19EC"/>
    <w:rsid w:val="002A28A1"/>
    <w:rsid w:val="002A3442"/>
    <w:rsid w:val="002A3F49"/>
    <w:rsid w:val="002A5DE9"/>
    <w:rsid w:val="002B55CA"/>
    <w:rsid w:val="002B5C38"/>
    <w:rsid w:val="002B60C6"/>
    <w:rsid w:val="002C2013"/>
    <w:rsid w:val="002C595F"/>
    <w:rsid w:val="002D44E8"/>
    <w:rsid w:val="002D4E53"/>
    <w:rsid w:val="002D5AFE"/>
    <w:rsid w:val="002E2B70"/>
    <w:rsid w:val="002E2F32"/>
    <w:rsid w:val="002E37F9"/>
    <w:rsid w:val="002E52F5"/>
    <w:rsid w:val="002E55B8"/>
    <w:rsid w:val="002F3515"/>
    <w:rsid w:val="00305C79"/>
    <w:rsid w:val="00306EA3"/>
    <w:rsid w:val="00321EF8"/>
    <w:rsid w:val="00321EFA"/>
    <w:rsid w:val="00322A0E"/>
    <w:rsid w:val="00325EF1"/>
    <w:rsid w:val="0032718D"/>
    <w:rsid w:val="00333BF1"/>
    <w:rsid w:val="003351B0"/>
    <w:rsid w:val="00336DEB"/>
    <w:rsid w:val="00341CBF"/>
    <w:rsid w:val="00344EB9"/>
    <w:rsid w:val="00347A77"/>
    <w:rsid w:val="00351379"/>
    <w:rsid w:val="00353D4B"/>
    <w:rsid w:val="003570ED"/>
    <w:rsid w:val="00357EDC"/>
    <w:rsid w:val="00360C75"/>
    <w:rsid w:val="00362834"/>
    <w:rsid w:val="00365474"/>
    <w:rsid w:val="00371BC2"/>
    <w:rsid w:val="00375ED8"/>
    <w:rsid w:val="00376DCD"/>
    <w:rsid w:val="003770AA"/>
    <w:rsid w:val="00380D7A"/>
    <w:rsid w:val="00386DC3"/>
    <w:rsid w:val="00390508"/>
    <w:rsid w:val="0039398C"/>
    <w:rsid w:val="00393DBF"/>
    <w:rsid w:val="00394463"/>
    <w:rsid w:val="00397452"/>
    <w:rsid w:val="003A078A"/>
    <w:rsid w:val="003A09C4"/>
    <w:rsid w:val="003A24BF"/>
    <w:rsid w:val="003A31E5"/>
    <w:rsid w:val="003A3E40"/>
    <w:rsid w:val="003A4CA7"/>
    <w:rsid w:val="003A5615"/>
    <w:rsid w:val="003A7317"/>
    <w:rsid w:val="003C370D"/>
    <w:rsid w:val="003C5711"/>
    <w:rsid w:val="003D112C"/>
    <w:rsid w:val="003D58EE"/>
    <w:rsid w:val="003E0D37"/>
    <w:rsid w:val="003E35A7"/>
    <w:rsid w:val="003E46EF"/>
    <w:rsid w:val="003E5B4B"/>
    <w:rsid w:val="003F185F"/>
    <w:rsid w:val="003F2032"/>
    <w:rsid w:val="003F2A06"/>
    <w:rsid w:val="00400E77"/>
    <w:rsid w:val="00401331"/>
    <w:rsid w:val="00402415"/>
    <w:rsid w:val="00402BC6"/>
    <w:rsid w:val="00402D0C"/>
    <w:rsid w:val="00404F5C"/>
    <w:rsid w:val="004074B3"/>
    <w:rsid w:val="004109AB"/>
    <w:rsid w:val="00415D80"/>
    <w:rsid w:val="00417E60"/>
    <w:rsid w:val="004233D7"/>
    <w:rsid w:val="004258A6"/>
    <w:rsid w:val="00425A73"/>
    <w:rsid w:val="0043458C"/>
    <w:rsid w:val="004359F8"/>
    <w:rsid w:val="00435C95"/>
    <w:rsid w:val="0044523B"/>
    <w:rsid w:val="004470EA"/>
    <w:rsid w:val="004578AF"/>
    <w:rsid w:val="00462B42"/>
    <w:rsid w:val="00462EA3"/>
    <w:rsid w:val="004704D4"/>
    <w:rsid w:val="00471CDF"/>
    <w:rsid w:val="00471F77"/>
    <w:rsid w:val="00476524"/>
    <w:rsid w:val="00481384"/>
    <w:rsid w:val="00482049"/>
    <w:rsid w:val="0048586E"/>
    <w:rsid w:val="00487CD0"/>
    <w:rsid w:val="004912A4"/>
    <w:rsid w:val="0049687F"/>
    <w:rsid w:val="00497BFC"/>
    <w:rsid w:val="00497E9D"/>
    <w:rsid w:val="004A0284"/>
    <w:rsid w:val="004A2BE8"/>
    <w:rsid w:val="004A5F58"/>
    <w:rsid w:val="004A605C"/>
    <w:rsid w:val="004B43BA"/>
    <w:rsid w:val="004B6E5C"/>
    <w:rsid w:val="004C0AAB"/>
    <w:rsid w:val="004C7D8E"/>
    <w:rsid w:val="004D6A79"/>
    <w:rsid w:val="004D7787"/>
    <w:rsid w:val="004E2D36"/>
    <w:rsid w:val="004E611D"/>
    <w:rsid w:val="004F36AF"/>
    <w:rsid w:val="0050115A"/>
    <w:rsid w:val="0050382E"/>
    <w:rsid w:val="00503E20"/>
    <w:rsid w:val="005049B3"/>
    <w:rsid w:val="0050650C"/>
    <w:rsid w:val="00513E23"/>
    <w:rsid w:val="0051605E"/>
    <w:rsid w:val="00517481"/>
    <w:rsid w:val="005234DD"/>
    <w:rsid w:val="005248B1"/>
    <w:rsid w:val="00525F2C"/>
    <w:rsid w:val="005264AE"/>
    <w:rsid w:val="00531173"/>
    <w:rsid w:val="00532B95"/>
    <w:rsid w:val="0053300C"/>
    <w:rsid w:val="00534758"/>
    <w:rsid w:val="00534900"/>
    <w:rsid w:val="0053577F"/>
    <w:rsid w:val="00535E2F"/>
    <w:rsid w:val="00536F66"/>
    <w:rsid w:val="0054007C"/>
    <w:rsid w:val="00540562"/>
    <w:rsid w:val="005451FC"/>
    <w:rsid w:val="0054547C"/>
    <w:rsid w:val="00545CFA"/>
    <w:rsid w:val="0055122A"/>
    <w:rsid w:val="0055396A"/>
    <w:rsid w:val="00557887"/>
    <w:rsid w:val="00562DB3"/>
    <w:rsid w:val="005632BB"/>
    <w:rsid w:val="0057500E"/>
    <w:rsid w:val="0057612D"/>
    <w:rsid w:val="00577279"/>
    <w:rsid w:val="005777A9"/>
    <w:rsid w:val="0058297A"/>
    <w:rsid w:val="0059368A"/>
    <w:rsid w:val="005959CA"/>
    <w:rsid w:val="00595D71"/>
    <w:rsid w:val="00595F7A"/>
    <w:rsid w:val="005969A4"/>
    <w:rsid w:val="00597555"/>
    <w:rsid w:val="00597B9F"/>
    <w:rsid w:val="005A3C54"/>
    <w:rsid w:val="005A4D80"/>
    <w:rsid w:val="005A5D4A"/>
    <w:rsid w:val="005B3516"/>
    <w:rsid w:val="005B3891"/>
    <w:rsid w:val="005B3C5E"/>
    <w:rsid w:val="005B46C8"/>
    <w:rsid w:val="005C019F"/>
    <w:rsid w:val="005C0C01"/>
    <w:rsid w:val="005C24CD"/>
    <w:rsid w:val="005C779D"/>
    <w:rsid w:val="005C7B20"/>
    <w:rsid w:val="005D2593"/>
    <w:rsid w:val="005D3783"/>
    <w:rsid w:val="005D483B"/>
    <w:rsid w:val="005E067E"/>
    <w:rsid w:val="005E0CB2"/>
    <w:rsid w:val="005E1AE5"/>
    <w:rsid w:val="005E2019"/>
    <w:rsid w:val="005E4D26"/>
    <w:rsid w:val="005E6BC8"/>
    <w:rsid w:val="005E7DE4"/>
    <w:rsid w:val="005F1747"/>
    <w:rsid w:val="005F1FCE"/>
    <w:rsid w:val="005F64DF"/>
    <w:rsid w:val="005F7751"/>
    <w:rsid w:val="00600A2F"/>
    <w:rsid w:val="00600EAB"/>
    <w:rsid w:val="00605CF3"/>
    <w:rsid w:val="0060683B"/>
    <w:rsid w:val="00606879"/>
    <w:rsid w:val="00610E19"/>
    <w:rsid w:val="00614B8E"/>
    <w:rsid w:val="0062290E"/>
    <w:rsid w:val="006229F4"/>
    <w:rsid w:val="00622BE9"/>
    <w:rsid w:val="006246FB"/>
    <w:rsid w:val="00625531"/>
    <w:rsid w:val="0062574F"/>
    <w:rsid w:val="00633DDC"/>
    <w:rsid w:val="00635F45"/>
    <w:rsid w:val="0064779A"/>
    <w:rsid w:val="00651298"/>
    <w:rsid w:val="00654FF7"/>
    <w:rsid w:val="00657CC9"/>
    <w:rsid w:val="006610FA"/>
    <w:rsid w:val="00661D7A"/>
    <w:rsid w:val="00666F3D"/>
    <w:rsid w:val="00670908"/>
    <w:rsid w:val="006731ED"/>
    <w:rsid w:val="00684200"/>
    <w:rsid w:val="00685E55"/>
    <w:rsid w:val="00693BF0"/>
    <w:rsid w:val="00693F83"/>
    <w:rsid w:val="00696C72"/>
    <w:rsid w:val="00697BA4"/>
    <w:rsid w:val="00697E8B"/>
    <w:rsid w:val="006A032F"/>
    <w:rsid w:val="006A1E78"/>
    <w:rsid w:val="006A5EE4"/>
    <w:rsid w:val="006B3C23"/>
    <w:rsid w:val="006B3E84"/>
    <w:rsid w:val="006B409A"/>
    <w:rsid w:val="006B5BCA"/>
    <w:rsid w:val="006D1BF2"/>
    <w:rsid w:val="006D2677"/>
    <w:rsid w:val="006D6A90"/>
    <w:rsid w:val="006E12FE"/>
    <w:rsid w:val="006E2A0E"/>
    <w:rsid w:val="006E3FF7"/>
    <w:rsid w:val="006E4E67"/>
    <w:rsid w:val="006F0B79"/>
    <w:rsid w:val="006F3C22"/>
    <w:rsid w:val="006F55AD"/>
    <w:rsid w:val="006F6AFD"/>
    <w:rsid w:val="00701B52"/>
    <w:rsid w:val="007041ED"/>
    <w:rsid w:val="00706BDF"/>
    <w:rsid w:val="0070710C"/>
    <w:rsid w:val="00707234"/>
    <w:rsid w:val="00710DBC"/>
    <w:rsid w:val="00711005"/>
    <w:rsid w:val="00712F8C"/>
    <w:rsid w:val="00720ADB"/>
    <w:rsid w:val="007254D5"/>
    <w:rsid w:val="00727EE8"/>
    <w:rsid w:val="00731582"/>
    <w:rsid w:val="00733A11"/>
    <w:rsid w:val="00736FB2"/>
    <w:rsid w:val="007433A1"/>
    <w:rsid w:val="00750273"/>
    <w:rsid w:val="007531E8"/>
    <w:rsid w:val="00753BB7"/>
    <w:rsid w:val="00754175"/>
    <w:rsid w:val="00754C7E"/>
    <w:rsid w:val="007554A3"/>
    <w:rsid w:val="00755917"/>
    <w:rsid w:val="00756647"/>
    <w:rsid w:val="0076017C"/>
    <w:rsid w:val="00760414"/>
    <w:rsid w:val="00760E17"/>
    <w:rsid w:val="00761776"/>
    <w:rsid w:val="00762489"/>
    <w:rsid w:val="007666DD"/>
    <w:rsid w:val="00771985"/>
    <w:rsid w:val="00771EDA"/>
    <w:rsid w:val="00772386"/>
    <w:rsid w:val="00774176"/>
    <w:rsid w:val="00775EC8"/>
    <w:rsid w:val="00781B67"/>
    <w:rsid w:val="007830B5"/>
    <w:rsid w:val="00787B59"/>
    <w:rsid w:val="00790C86"/>
    <w:rsid w:val="00793A9D"/>
    <w:rsid w:val="007A1BED"/>
    <w:rsid w:val="007A45D1"/>
    <w:rsid w:val="007A51DB"/>
    <w:rsid w:val="007B0E7B"/>
    <w:rsid w:val="007B4274"/>
    <w:rsid w:val="007B4B7C"/>
    <w:rsid w:val="007B69F0"/>
    <w:rsid w:val="007B70FC"/>
    <w:rsid w:val="007C3CF4"/>
    <w:rsid w:val="007C5350"/>
    <w:rsid w:val="007C5A9C"/>
    <w:rsid w:val="007D7D4C"/>
    <w:rsid w:val="007E0821"/>
    <w:rsid w:val="007F2C2A"/>
    <w:rsid w:val="007F5A8D"/>
    <w:rsid w:val="008030F9"/>
    <w:rsid w:val="008047E5"/>
    <w:rsid w:val="00813BCD"/>
    <w:rsid w:val="00815734"/>
    <w:rsid w:val="00815A4F"/>
    <w:rsid w:val="008205B8"/>
    <w:rsid w:val="00820AD3"/>
    <w:rsid w:val="008214E0"/>
    <w:rsid w:val="00831D9C"/>
    <w:rsid w:val="00834401"/>
    <w:rsid w:val="00834426"/>
    <w:rsid w:val="00835131"/>
    <w:rsid w:val="00835CCD"/>
    <w:rsid w:val="0083662A"/>
    <w:rsid w:val="00851422"/>
    <w:rsid w:val="00854CC3"/>
    <w:rsid w:val="00864103"/>
    <w:rsid w:val="0086451B"/>
    <w:rsid w:val="00865FA5"/>
    <w:rsid w:val="0087008C"/>
    <w:rsid w:val="00871526"/>
    <w:rsid w:val="00872798"/>
    <w:rsid w:val="00880A94"/>
    <w:rsid w:val="00880C8A"/>
    <w:rsid w:val="00883A57"/>
    <w:rsid w:val="00884080"/>
    <w:rsid w:val="00884F32"/>
    <w:rsid w:val="0089324E"/>
    <w:rsid w:val="00895614"/>
    <w:rsid w:val="008965C3"/>
    <w:rsid w:val="00897E38"/>
    <w:rsid w:val="008A0BAE"/>
    <w:rsid w:val="008A3A50"/>
    <w:rsid w:val="008A3C87"/>
    <w:rsid w:val="008A7742"/>
    <w:rsid w:val="008B1D7D"/>
    <w:rsid w:val="008C1B8E"/>
    <w:rsid w:val="008C42A6"/>
    <w:rsid w:val="008D0660"/>
    <w:rsid w:val="008D1040"/>
    <w:rsid w:val="008D3C69"/>
    <w:rsid w:val="008D4046"/>
    <w:rsid w:val="008D7559"/>
    <w:rsid w:val="008E0FA4"/>
    <w:rsid w:val="008E318E"/>
    <w:rsid w:val="008F0073"/>
    <w:rsid w:val="008F5679"/>
    <w:rsid w:val="008F6E23"/>
    <w:rsid w:val="008F6EF3"/>
    <w:rsid w:val="00902F00"/>
    <w:rsid w:val="009069BA"/>
    <w:rsid w:val="0090732E"/>
    <w:rsid w:val="00913423"/>
    <w:rsid w:val="009172B1"/>
    <w:rsid w:val="00920167"/>
    <w:rsid w:val="009238FA"/>
    <w:rsid w:val="009242B3"/>
    <w:rsid w:val="009277C3"/>
    <w:rsid w:val="009278D1"/>
    <w:rsid w:val="00934547"/>
    <w:rsid w:val="00935E78"/>
    <w:rsid w:val="00937898"/>
    <w:rsid w:val="00941939"/>
    <w:rsid w:val="00942242"/>
    <w:rsid w:val="00944489"/>
    <w:rsid w:val="00945D12"/>
    <w:rsid w:val="009518DD"/>
    <w:rsid w:val="00954028"/>
    <w:rsid w:val="00954500"/>
    <w:rsid w:val="0095736D"/>
    <w:rsid w:val="009612B5"/>
    <w:rsid w:val="00961D45"/>
    <w:rsid w:val="00962305"/>
    <w:rsid w:val="00967DE3"/>
    <w:rsid w:val="00970E3A"/>
    <w:rsid w:val="00973C3A"/>
    <w:rsid w:val="00983C8B"/>
    <w:rsid w:val="009842AB"/>
    <w:rsid w:val="00986C75"/>
    <w:rsid w:val="00991AEA"/>
    <w:rsid w:val="009948E7"/>
    <w:rsid w:val="009950F4"/>
    <w:rsid w:val="00997602"/>
    <w:rsid w:val="009A01A4"/>
    <w:rsid w:val="009A583F"/>
    <w:rsid w:val="009A5C8D"/>
    <w:rsid w:val="009B0446"/>
    <w:rsid w:val="009B2961"/>
    <w:rsid w:val="009C3083"/>
    <w:rsid w:val="009C5470"/>
    <w:rsid w:val="009C620E"/>
    <w:rsid w:val="009C7E52"/>
    <w:rsid w:val="009D5A09"/>
    <w:rsid w:val="009E0C0F"/>
    <w:rsid w:val="009E193D"/>
    <w:rsid w:val="009E4BB3"/>
    <w:rsid w:val="009E7BE5"/>
    <w:rsid w:val="009F28E4"/>
    <w:rsid w:val="009F29FB"/>
    <w:rsid w:val="009F42B2"/>
    <w:rsid w:val="009F4A86"/>
    <w:rsid w:val="009F4C9E"/>
    <w:rsid w:val="009F5EC1"/>
    <w:rsid w:val="009F64C9"/>
    <w:rsid w:val="00A01B62"/>
    <w:rsid w:val="00A05334"/>
    <w:rsid w:val="00A07C53"/>
    <w:rsid w:val="00A1225F"/>
    <w:rsid w:val="00A14F20"/>
    <w:rsid w:val="00A16070"/>
    <w:rsid w:val="00A161B2"/>
    <w:rsid w:val="00A20E36"/>
    <w:rsid w:val="00A231F2"/>
    <w:rsid w:val="00A24163"/>
    <w:rsid w:val="00A27447"/>
    <w:rsid w:val="00A32172"/>
    <w:rsid w:val="00A33E8B"/>
    <w:rsid w:val="00A34E90"/>
    <w:rsid w:val="00A460CD"/>
    <w:rsid w:val="00A469C2"/>
    <w:rsid w:val="00A47761"/>
    <w:rsid w:val="00A525C0"/>
    <w:rsid w:val="00A532C1"/>
    <w:rsid w:val="00A533B5"/>
    <w:rsid w:val="00A54DF1"/>
    <w:rsid w:val="00A5638E"/>
    <w:rsid w:val="00A60DA0"/>
    <w:rsid w:val="00A627AC"/>
    <w:rsid w:val="00A66C68"/>
    <w:rsid w:val="00A70127"/>
    <w:rsid w:val="00A71FEF"/>
    <w:rsid w:val="00A73718"/>
    <w:rsid w:val="00A763EF"/>
    <w:rsid w:val="00A76FD2"/>
    <w:rsid w:val="00A77185"/>
    <w:rsid w:val="00A7758B"/>
    <w:rsid w:val="00A8075D"/>
    <w:rsid w:val="00A82B26"/>
    <w:rsid w:val="00A84C75"/>
    <w:rsid w:val="00A84CE7"/>
    <w:rsid w:val="00A85084"/>
    <w:rsid w:val="00A940D2"/>
    <w:rsid w:val="00A9544A"/>
    <w:rsid w:val="00A956FC"/>
    <w:rsid w:val="00A95F51"/>
    <w:rsid w:val="00AA74E0"/>
    <w:rsid w:val="00AB02F0"/>
    <w:rsid w:val="00AB21D1"/>
    <w:rsid w:val="00AB292A"/>
    <w:rsid w:val="00AB301C"/>
    <w:rsid w:val="00AB4C42"/>
    <w:rsid w:val="00AB79B0"/>
    <w:rsid w:val="00AC075E"/>
    <w:rsid w:val="00AC0B6B"/>
    <w:rsid w:val="00AC46C6"/>
    <w:rsid w:val="00AC4E19"/>
    <w:rsid w:val="00AC5C4C"/>
    <w:rsid w:val="00AC6811"/>
    <w:rsid w:val="00AC75D2"/>
    <w:rsid w:val="00AD047E"/>
    <w:rsid w:val="00AD2895"/>
    <w:rsid w:val="00AD75C1"/>
    <w:rsid w:val="00AE1020"/>
    <w:rsid w:val="00AE1239"/>
    <w:rsid w:val="00AE491B"/>
    <w:rsid w:val="00AE5348"/>
    <w:rsid w:val="00AE77FE"/>
    <w:rsid w:val="00AF16A5"/>
    <w:rsid w:val="00AF246C"/>
    <w:rsid w:val="00AF6B12"/>
    <w:rsid w:val="00AF7B91"/>
    <w:rsid w:val="00B11E47"/>
    <w:rsid w:val="00B22286"/>
    <w:rsid w:val="00B2270C"/>
    <w:rsid w:val="00B25654"/>
    <w:rsid w:val="00B31C1E"/>
    <w:rsid w:val="00B32BA0"/>
    <w:rsid w:val="00B4469C"/>
    <w:rsid w:val="00B44C99"/>
    <w:rsid w:val="00B47119"/>
    <w:rsid w:val="00B61400"/>
    <w:rsid w:val="00B64EF3"/>
    <w:rsid w:val="00B705A3"/>
    <w:rsid w:val="00B70B5F"/>
    <w:rsid w:val="00B722D3"/>
    <w:rsid w:val="00B727EA"/>
    <w:rsid w:val="00B72C8E"/>
    <w:rsid w:val="00B76488"/>
    <w:rsid w:val="00B808E0"/>
    <w:rsid w:val="00B8456C"/>
    <w:rsid w:val="00B85987"/>
    <w:rsid w:val="00B868B6"/>
    <w:rsid w:val="00B9371B"/>
    <w:rsid w:val="00B93AB5"/>
    <w:rsid w:val="00B9716C"/>
    <w:rsid w:val="00BA0CFD"/>
    <w:rsid w:val="00BA38C8"/>
    <w:rsid w:val="00BA3D8F"/>
    <w:rsid w:val="00BA4C88"/>
    <w:rsid w:val="00BA5909"/>
    <w:rsid w:val="00BB2B28"/>
    <w:rsid w:val="00BB6588"/>
    <w:rsid w:val="00BC1BB9"/>
    <w:rsid w:val="00BC4B1A"/>
    <w:rsid w:val="00BC5A96"/>
    <w:rsid w:val="00BC7652"/>
    <w:rsid w:val="00BC76C3"/>
    <w:rsid w:val="00BD2975"/>
    <w:rsid w:val="00BD6DD8"/>
    <w:rsid w:val="00BD6DF0"/>
    <w:rsid w:val="00BE0A87"/>
    <w:rsid w:val="00BE2898"/>
    <w:rsid w:val="00BE3889"/>
    <w:rsid w:val="00BF0734"/>
    <w:rsid w:val="00BF13E1"/>
    <w:rsid w:val="00BF4B25"/>
    <w:rsid w:val="00BF547E"/>
    <w:rsid w:val="00C0043B"/>
    <w:rsid w:val="00C02B93"/>
    <w:rsid w:val="00C02F3A"/>
    <w:rsid w:val="00C0473D"/>
    <w:rsid w:val="00C07957"/>
    <w:rsid w:val="00C12CA7"/>
    <w:rsid w:val="00C13BC8"/>
    <w:rsid w:val="00C15E26"/>
    <w:rsid w:val="00C160EF"/>
    <w:rsid w:val="00C206D8"/>
    <w:rsid w:val="00C22F63"/>
    <w:rsid w:val="00C239EF"/>
    <w:rsid w:val="00C27FBA"/>
    <w:rsid w:val="00C30375"/>
    <w:rsid w:val="00C331C5"/>
    <w:rsid w:val="00C33D06"/>
    <w:rsid w:val="00C3469C"/>
    <w:rsid w:val="00C34DF3"/>
    <w:rsid w:val="00C36691"/>
    <w:rsid w:val="00C37728"/>
    <w:rsid w:val="00C42219"/>
    <w:rsid w:val="00C4337A"/>
    <w:rsid w:val="00C43F11"/>
    <w:rsid w:val="00C45B0B"/>
    <w:rsid w:val="00C53CDC"/>
    <w:rsid w:val="00C54231"/>
    <w:rsid w:val="00C55C4E"/>
    <w:rsid w:val="00C56661"/>
    <w:rsid w:val="00C57B1C"/>
    <w:rsid w:val="00C64C5A"/>
    <w:rsid w:val="00C658D1"/>
    <w:rsid w:val="00C65E22"/>
    <w:rsid w:val="00C6634B"/>
    <w:rsid w:val="00C71B57"/>
    <w:rsid w:val="00C73A37"/>
    <w:rsid w:val="00C76EF2"/>
    <w:rsid w:val="00C91D0E"/>
    <w:rsid w:val="00C94555"/>
    <w:rsid w:val="00C9605C"/>
    <w:rsid w:val="00CA03C1"/>
    <w:rsid w:val="00CA69B7"/>
    <w:rsid w:val="00CA6EEB"/>
    <w:rsid w:val="00CA6F2C"/>
    <w:rsid w:val="00CB57A4"/>
    <w:rsid w:val="00CB6577"/>
    <w:rsid w:val="00CC0FDA"/>
    <w:rsid w:val="00CC1A44"/>
    <w:rsid w:val="00CC2A79"/>
    <w:rsid w:val="00CC34AB"/>
    <w:rsid w:val="00CC442F"/>
    <w:rsid w:val="00CC4F0C"/>
    <w:rsid w:val="00CC4FA7"/>
    <w:rsid w:val="00CC7752"/>
    <w:rsid w:val="00CD0545"/>
    <w:rsid w:val="00CD21A9"/>
    <w:rsid w:val="00CD353E"/>
    <w:rsid w:val="00CD6C6F"/>
    <w:rsid w:val="00CD7ECE"/>
    <w:rsid w:val="00CE0903"/>
    <w:rsid w:val="00CF220E"/>
    <w:rsid w:val="00CF32F4"/>
    <w:rsid w:val="00CF4557"/>
    <w:rsid w:val="00CF4A33"/>
    <w:rsid w:val="00CF5484"/>
    <w:rsid w:val="00CF6293"/>
    <w:rsid w:val="00D0106E"/>
    <w:rsid w:val="00D02458"/>
    <w:rsid w:val="00D04910"/>
    <w:rsid w:val="00D0775C"/>
    <w:rsid w:val="00D07B22"/>
    <w:rsid w:val="00D07FF7"/>
    <w:rsid w:val="00D129FA"/>
    <w:rsid w:val="00D13241"/>
    <w:rsid w:val="00D15B31"/>
    <w:rsid w:val="00D1682F"/>
    <w:rsid w:val="00D16E93"/>
    <w:rsid w:val="00D17489"/>
    <w:rsid w:val="00D211A3"/>
    <w:rsid w:val="00D22086"/>
    <w:rsid w:val="00D23D10"/>
    <w:rsid w:val="00D2565F"/>
    <w:rsid w:val="00D27568"/>
    <w:rsid w:val="00D27A19"/>
    <w:rsid w:val="00D27FA8"/>
    <w:rsid w:val="00D30148"/>
    <w:rsid w:val="00D32995"/>
    <w:rsid w:val="00D331B2"/>
    <w:rsid w:val="00D342BE"/>
    <w:rsid w:val="00D371F2"/>
    <w:rsid w:val="00D4155C"/>
    <w:rsid w:val="00D41686"/>
    <w:rsid w:val="00D44AD9"/>
    <w:rsid w:val="00D46BD2"/>
    <w:rsid w:val="00D55545"/>
    <w:rsid w:val="00D57F16"/>
    <w:rsid w:val="00D67AD3"/>
    <w:rsid w:val="00D705AB"/>
    <w:rsid w:val="00D70B3B"/>
    <w:rsid w:val="00D772DA"/>
    <w:rsid w:val="00D7782B"/>
    <w:rsid w:val="00D8555A"/>
    <w:rsid w:val="00D87CB3"/>
    <w:rsid w:val="00D93DAE"/>
    <w:rsid w:val="00D97283"/>
    <w:rsid w:val="00DA0648"/>
    <w:rsid w:val="00DA0D70"/>
    <w:rsid w:val="00DA4578"/>
    <w:rsid w:val="00DA5378"/>
    <w:rsid w:val="00DB12B2"/>
    <w:rsid w:val="00DB1E3C"/>
    <w:rsid w:val="00DB20B5"/>
    <w:rsid w:val="00DB3457"/>
    <w:rsid w:val="00DB6175"/>
    <w:rsid w:val="00DC2EAD"/>
    <w:rsid w:val="00DC6E30"/>
    <w:rsid w:val="00DC793C"/>
    <w:rsid w:val="00DD0A64"/>
    <w:rsid w:val="00DE1D8D"/>
    <w:rsid w:val="00DE33D0"/>
    <w:rsid w:val="00DE468F"/>
    <w:rsid w:val="00DE4C17"/>
    <w:rsid w:val="00DF1F4F"/>
    <w:rsid w:val="00DF5823"/>
    <w:rsid w:val="00E0071D"/>
    <w:rsid w:val="00E00C30"/>
    <w:rsid w:val="00E024EC"/>
    <w:rsid w:val="00E02B9F"/>
    <w:rsid w:val="00E031A3"/>
    <w:rsid w:val="00E03A2E"/>
    <w:rsid w:val="00E04114"/>
    <w:rsid w:val="00E07EEE"/>
    <w:rsid w:val="00E139B2"/>
    <w:rsid w:val="00E16EDC"/>
    <w:rsid w:val="00E238F3"/>
    <w:rsid w:val="00E23DAD"/>
    <w:rsid w:val="00E243F5"/>
    <w:rsid w:val="00E27188"/>
    <w:rsid w:val="00E27D9D"/>
    <w:rsid w:val="00E30A2A"/>
    <w:rsid w:val="00E3583D"/>
    <w:rsid w:val="00E40584"/>
    <w:rsid w:val="00E4077E"/>
    <w:rsid w:val="00E46FC8"/>
    <w:rsid w:val="00E475F9"/>
    <w:rsid w:val="00E518FD"/>
    <w:rsid w:val="00E52777"/>
    <w:rsid w:val="00E55943"/>
    <w:rsid w:val="00E562CB"/>
    <w:rsid w:val="00E57B7B"/>
    <w:rsid w:val="00E61841"/>
    <w:rsid w:val="00E718BF"/>
    <w:rsid w:val="00E71965"/>
    <w:rsid w:val="00E778B9"/>
    <w:rsid w:val="00E81E7D"/>
    <w:rsid w:val="00E83824"/>
    <w:rsid w:val="00E8530D"/>
    <w:rsid w:val="00E85AC7"/>
    <w:rsid w:val="00E909E5"/>
    <w:rsid w:val="00E9210A"/>
    <w:rsid w:val="00E934F0"/>
    <w:rsid w:val="00E93C51"/>
    <w:rsid w:val="00E9403A"/>
    <w:rsid w:val="00E961C5"/>
    <w:rsid w:val="00E966D6"/>
    <w:rsid w:val="00E9687A"/>
    <w:rsid w:val="00E97781"/>
    <w:rsid w:val="00EA2A01"/>
    <w:rsid w:val="00EA6D77"/>
    <w:rsid w:val="00EB0DF7"/>
    <w:rsid w:val="00EB2818"/>
    <w:rsid w:val="00EB5082"/>
    <w:rsid w:val="00EB551C"/>
    <w:rsid w:val="00EB5672"/>
    <w:rsid w:val="00EB72E6"/>
    <w:rsid w:val="00EC3E54"/>
    <w:rsid w:val="00EC4BC7"/>
    <w:rsid w:val="00EC5CEA"/>
    <w:rsid w:val="00EC6548"/>
    <w:rsid w:val="00EC6966"/>
    <w:rsid w:val="00EC710B"/>
    <w:rsid w:val="00EC74A8"/>
    <w:rsid w:val="00EC7B0C"/>
    <w:rsid w:val="00EC7EE4"/>
    <w:rsid w:val="00ED285D"/>
    <w:rsid w:val="00ED3005"/>
    <w:rsid w:val="00EE100A"/>
    <w:rsid w:val="00EE4470"/>
    <w:rsid w:val="00EE5312"/>
    <w:rsid w:val="00EE69A3"/>
    <w:rsid w:val="00F00F62"/>
    <w:rsid w:val="00F0210B"/>
    <w:rsid w:val="00F05640"/>
    <w:rsid w:val="00F11F3A"/>
    <w:rsid w:val="00F13FAB"/>
    <w:rsid w:val="00F15E75"/>
    <w:rsid w:val="00F16652"/>
    <w:rsid w:val="00F23CE1"/>
    <w:rsid w:val="00F33814"/>
    <w:rsid w:val="00F354CB"/>
    <w:rsid w:val="00F36AFA"/>
    <w:rsid w:val="00F402B9"/>
    <w:rsid w:val="00F408FF"/>
    <w:rsid w:val="00F45EA5"/>
    <w:rsid w:val="00F47B68"/>
    <w:rsid w:val="00F605DF"/>
    <w:rsid w:val="00F62477"/>
    <w:rsid w:val="00F7597F"/>
    <w:rsid w:val="00F80E1D"/>
    <w:rsid w:val="00F86575"/>
    <w:rsid w:val="00F9039D"/>
    <w:rsid w:val="00F92204"/>
    <w:rsid w:val="00F94AEB"/>
    <w:rsid w:val="00F961B1"/>
    <w:rsid w:val="00F9736B"/>
    <w:rsid w:val="00FA062F"/>
    <w:rsid w:val="00FA3B80"/>
    <w:rsid w:val="00FA50B2"/>
    <w:rsid w:val="00FA6B6C"/>
    <w:rsid w:val="00FB0D07"/>
    <w:rsid w:val="00FB1B9F"/>
    <w:rsid w:val="00FB271E"/>
    <w:rsid w:val="00FC7A6B"/>
    <w:rsid w:val="00FD1DD3"/>
    <w:rsid w:val="00FD6649"/>
    <w:rsid w:val="00FE43C9"/>
    <w:rsid w:val="00FE44D8"/>
    <w:rsid w:val="00FE54F7"/>
    <w:rsid w:val="00FE65A7"/>
    <w:rsid w:val="00FF1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D1C33B"/>
  <w15:docId w15:val="{24445F3C-26A6-4595-B1E1-8D794FEF6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779D"/>
    <w:pPr>
      <w:bidi/>
      <w:spacing w:after="0" w:line="220" w:lineRule="exact"/>
      <w:jc w:val="both"/>
    </w:pPr>
    <w:rPr>
      <w:rFonts w:ascii="BA Fontov Regular" w:hAnsi="BA Fontov Regular" w:cs="FrankRuehl"/>
      <w:sz w:val="18"/>
      <w:szCs w:val="18"/>
    </w:rPr>
  </w:style>
  <w:style w:type="paragraph" w:styleId="1">
    <w:name w:val="heading 1"/>
    <w:aliases w:val="100,0.7 דחוס"/>
    <w:basedOn w:val="a"/>
    <w:next w:val="a"/>
    <w:link w:val="10"/>
    <w:uiPriority w:val="9"/>
    <w:rsid w:val="0089324E"/>
    <w:pPr>
      <w:keepNext/>
      <w:keepLines/>
      <w:pageBreakBefore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</w:rPr>
  </w:style>
  <w:style w:type="paragraph" w:styleId="2">
    <w:name w:val="heading 2"/>
    <w:aliases w:val="וילנא 0.5,2,98"/>
    <w:basedOn w:val="a"/>
    <w:next w:val="a"/>
    <w:link w:val="20"/>
    <w:uiPriority w:val="9"/>
    <w:unhideWhenUsed/>
    <w:rsid w:val="0089324E"/>
    <w:pPr>
      <w:keepNext/>
      <w:outlineLvl w:val="1"/>
    </w:pPr>
    <w:rPr>
      <w:rFonts w:ascii="David" w:hAnsi="David"/>
      <w:b/>
      <w:bCs/>
      <w:w w:val="92"/>
    </w:rPr>
  </w:style>
  <w:style w:type="paragraph" w:styleId="3">
    <w:name w:val="heading 3"/>
    <w:basedOn w:val="a"/>
    <w:next w:val="a"/>
    <w:link w:val="30"/>
    <w:unhideWhenUsed/>
    <w:qFormat/>
    <w:rsid w:val="0089324E"/>
    <w:pPr>
      <w:keepNext/>
      <w:outlineLvl w:val="2"/>
    </w:pPr>
    <w:rPr>
      <w:rFonts w:ascii="David" w:hAnsi="David"/>
      <w:w w:val="92"/>
    </w:rPr>
  </w:style>
  <w:style w:type="paragraph" w:styleId="4">
    <w:name w:val="heading 4"/>
    <w:basedOn w:val="a"/>
    <w:next w:val="a"/>
    <w:link w:val="40"/>
    <w:uiPriority w:val="9"/>
    <w:unhideWhenUsed/>
    <w:qFormat/>
    <w:rsid w:val="0089324E"/>
    <w:pPr>
      <w:keepNext/>
      <w:outlineLvl w:val="3"/>
    </w:pPr>
    <w:rPr>
      <w:rFonts w:ascii="David" w:hAnsi="David"/>
      <w:b/>
      <w:bCs/>
      <w:w w:val="92"/>
    </w:rPr>
  </w:style>
  <w:style w:type="paragraph" w:styleId="5">
    <w:name w:val="heading 5"/>
    <w:basedOn w:val="a"/>
    <w:next w:val="a"/>
    <w:link w:val="50"/>
    <w:uiPriority w:val="9"/>
    <w:unhideWhenUsed/>
    <w:qFormat/>
    <w:rsid w:val="0089324E"/>
    <w:pPr>
      <w:keepNext/>
      <w:outlineLvl w:val="4"/>
    </w:pPr>
    <w:rPr>
      <w:rFonts w:ascii="David" w:hAnsi="David"/>
      <w:w w:val="92"/>
      <w:sz w:val="32"/>
    </w:rPr>
  </w:style>
  <w:style w:type="paragraph" w:styleId="6">
    <w:name w:val="heading 6"/>
    <w:basedOn w:val="a"/>
    <w:next w:val="a"/>
    <w:link w:val="60"/>
    <w:uiPriority w:val="9"/>
    <w:unhideWhenUsed/>
    <w:qFormat/>
    <w:rsid w:val="0089324E"/>
    <w:pPr>
      <w:keepNext/>
      <w:outlineLvl w:val="5"/>
    </w:pPr>
    <w:rPr>
      <w:rFonts w:ascii="David" w:hAnsi="David"/>
      <w:b/>
      <w:bCs/>
      <w:w w:val="92"/>
      <w:sz w:val="32"/>
    </w:rPr>
  </w:style>
  <w:style w:type="paragraph" w:styleId="7">
    <w:name w:val="heading 7"/>
    <w:basedOn w:val="a"/>
    <w:next w:val="a"/>
    <w:link w:val="70"/>
    <w:uiPriority w:val="9"/>
    <w:unhideWhenUsed/>
    <w:qFormat/>
    <w:rsid w:val="0089324E"/>
    <w:pPr>
      <w:keepNext/>
      <w:jc w:val="center"/>
      <w:outlineLvl w:val="6"/>
    </w:pPr>
    <w:rPr>
      <w:rFonts w:cs="Guttman Vilna"/>
      <w:bCs/>
      <w:w w:val="92"/>
      <w:szCs w:val="30"/>
    </w:rPr>
  </w:style>
  <w:style w:type="paragraph" w:styleId="8">
    <w:name w:val="heading 8"/>
    <w:basedOn w:val="a"/>
    <w:next w:val="a"/>
    <w:link w:val="80"/>
    <w:uiPriority w:val="9"/>
    <w:unhideWhenUsed/>
    <w:qFormat/>
    <w:rsid w:val="0089324E"/>
    <w:pPr>
      <w:keepNext/>
      <w:ind w:left="720"/>
      <w:outlineLvl w:val="7"/>
    </w:pPr>
    <w:rPr>
      <w:rFonts w:ascii="David" w:hAnsi="David"/>
      <w:w w:val="92"/>
    </w:rPr>
  </w:style>
  <w:style w:type="paragraph" w:styleId="9">
    <w:name w:val="heading 9"/>
    <w:basedOn w:val="a"/>
    <w:next w:val="a"/>
    <w:link w:val="90"/>
    <w:uiPriority w:val="9"/>
    <w:unhideWhenUsed/>
    <w:qFormat/>
    <w:rsid w:val="0089324E"/>
    <w:pPr>
      <w:keepNext/>
      <w:jc w:val="center"/>
      <w:outlineLvl w:val="8"/>
    </w:pPr>
    <w:rPr>
      <w:rFonts w:ascii="David" w:hAnsi="David"/>
      <w:b/>
      <w:bCs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aliases w:val="100 תו,0.7 דחוס תו"/>
    <w:basedOn w:val="a0"/>
    <w:link w:val="1"/>
    <w:uiPriority w:val="9"/>
    <w:rsid w:val="0089324E"/>
    <w:rPr>
      <w:rFonts w:asciiTheme="majorHAnsi" w:eastAsiaTheme="majorEastAsia" w:hAnsiTheme="majorHAnsi" w:cstheme="majorBidi"/>
      <w:color w:val="2E74B5" w:themeColor="accent1" w:themeShade="BF"/>
      <w:sz w:val="32"/>
      <w:szCs w:val="20"/>
    </w:rPr>
  </w:style>
  <w:style w:type="character" w:customStyle="1" w:styleId="20">
    <w:name w:val="כותרת 2 תו"/>
    <w:aliases w:val="וילנא 0.5 תו,2 תו,98 תו"/>
    <w:basedOn w:val="a0"/>
    <w:link w:val="2"/>
    <w:uiPriority w:val="9"/>
    <w:rsid w:val="0089324E"/>
    <w:rPr>
      <w:rFonts w:ascii="David" w:hAnsi="David" w:cs="FrankRuehl"/>
      <w:b/>
      <w:bCs/>
      <w:w w:val="92"/>
      <w:sz w:val="18"/>
      <w:szCs w:val="20"/>
    </w:rPr>
  </w:style>
  <w:style w:type="character" w:customStyle="1" w:styleId="30">
    <w:name w:val="כותרת 3 תו"/>
    <w:basedOn w:val="a0"/>
    <w:link w:val="3"/>
    <w:rsid w:val="0089324E"/>
    <w:rPr>
      <w:rFonts w:ascii="David" w:hAnsi="David" w:cs="FrankRuehl"/>
      <w:w w:val="92"/>
      <w:sz w:val="18"/>
      <w:szCs w:val="20"/>
    </w:rPr>
  </w:style>
  <w:style w:type="character" w:customStyle="1" w:styleId="40">
    <w:name w:val="כותרת 4 תו"/>
    <w:basedOn w:val="a0"/>
    <w:link w:val="4"/>
    <w:uiPriority w:val="9"/>
    <w:rsid w:val="0089324E"/>
    <w:rPr>
      <w:rFonts w:ascii="David" w:hAnsi="David" w:cs="FrankRuehl"/>
      <w:b/>
      <w:bCs/>
      <w:w w:val="92"/>
      <w:sz w:val="18"/>
      <w:szCs w:val="20"/>
    </w:rPr>
  </w:style>
  <w:style w:type="character" w:customStyle="1" w:styleId="50">
    <w:name w:val="כותרת 5 תו"/>
    <w:basedOn w:val="a0"/>
    <w:link w:val="5"/>
    <w:uiPriority w:val="9"/>
    <w:rsid w:val="0089324E"/>
    <w:rPr>
      <w:rFonts w:ascii="David" w:hAnsi="David" w:cs="FrankRuehl"/>
      <w:w w:val="92"/>
      <w:sz w:val="32"/>
      <w:szCs w:val="20"/>
    </w:rPr>
  </w:style>
  <w:style w:type="character" w:customStyle="1" w:styleId="60">
    <w:name w:val="כותרת 6 תו"/>
    <w:basedOn w:val="a0"/>
    <w:link w:val="6"/>
    <w:uiPriority w:val="9"/>
    <w:rsid w:val="0089324E"/>
    <w:rPr>
      <w:rFonts w:ascii="David" w:hAnsi="David" w:cs="FrankRuehl"/>
      <w:b/>
      <w:bCs/>
      <w:w w:val="92"/>
      <w:sz w:val="32"/>
      <w:szCs w:val="20"/>
    </w:rPr>
  </w:style>
  <w:style w:type="character" w:customStyle="1" w:styleId="70">
    <w:name w:val="כותרת 7 תו"/>
    <w:basedOn w:val="a0"/>
    <w:link w:val="7"/>
    <w:uiPriority w:val="9"/>
    <w:rsid w:val="0089324E"/>
    <w:rPr>
      <w:rFonts w:ascii="BA Fontov Regular" w:hAnsi="BA Fontov Regular" w:cs="Guttman Vilna"/>
      <w:bCs/>
      <w:w w:val="92"/>
      <w:sz w:val="18"/>
      <w:szCs w:val="30"/>
    </w:rPr>
  </w:style>
  <w:style w:type="character" w:customStyle="1" w:styleId="80">
    <w:name w:val="כותרת 8 תו"/>
    <w:basedOn w:val="a0"/>
    <w:link w:val="8"/>
    <w:uiPriority w:val="9"/>
    <w:rsid w:val="0089324E"/>
    <w:rPr>
      <w:rFonts w:ascii="David" w:hAnsi="David" w:cs="FrankRuehl"/>
      <w:w w:val="92"/>
      <w:sz w:val="18"/>
      <w:szCs w:val="20"/>
    </w:rPr>
  </w:style>
  <w:style w:type="character" w:customStyle="1" w:styleId="90">
    <w:name w:val="כותרת 9 תו"/>
    <w:basedOn w:val="a0"/>
    <w:link w:val="9"/>
    <w:uiPriority w:val="9"/>
    <w:rsid w:val="0089324E"/>
    <w:rPr>
      <w:rFonts w:ascii="David" w:hAnsi="David" w:cs="FrankRuehl"/>
      <w:b/>
      <w:bCs/>
      <w:sz w:val="30"/>
      <w:szCs w:val="30"/>
    </w:rPr>
  </w:style>
  <w:style w:type="paragraph" w:styleId="a3">
    <w:name w:val="header"/>
    <w:basedOn w:val="a"/>
    <w:link w:val="a4"/>
    <w:uiPriority w:val="99"/>
    <w:unhideWhenUsed/>
    <w:rsid w:val="00F47B68"/>
    <w:pPr>
      <w:pBdr>
        <w:bottom w:val="double" w:sz="6" w:space="1" w:color="auto"/>
      </w:pBdr>
      <w:tabs>
        <w:tab w:val="center" w:pos="2835"/>
        <w:tab w:val="center" w:pos="4153"/>
        <w:tab w:val="right" w:pos="5670"/>
        <w:tab w:val="right" w:pos="8306"/>
      </w:tabs>
      <w:jc w:val="center"/>
    </w:pPr>
    <w:rPr>
      <w:rFonts w:cs="BA TM • Vilna Extra-Bold"/>
      <w:spacing w:val="4"/>
      <w:sz w:val="34"/>
      <w:szCs w:val="20"/>
    </w:rPr>
  </w:style>
  <w:style w:type="character" w:customStyle="1" w:styleId="a4">
    <w:name w:val="כותרת עליונה תו"/>
    <w:basedOn w:val="a0"/>
    <w:link w:val="a3"/>
    <w:uiPriority w:val="99"/>
    <w:rsid w:val="00F47B68"/>
    <w:rPr>
      <w:rFonts w:ascii="BA Fontov Regular" w:hAnsi="BA Fontov Regular" w:cs="BA TM • Vilna Extra-Bold"/>
      <w:spacing w:val="4"/>
      <w:sz w:val="34"/>
      <w:szCs w:val="20"/>
    </w:rPr>
  </w:style>
  <w:style w:type="paragraph" w:styleId="a5">
    <w:name w:val="footer"/>
    <w:basedOn w:val="a"/>
    <w:link w:val="a6"/>
    <w:uiPriority w:val="99"/>
    <w:unhideWhenUsed/>
    <w:rsid w:val="005C779D"/>
    <w:pPr>
      <w:tabs>
        <w:tab w:val="center" w:pos="4153"/>
        <w:tab w:val="right" w:pos="8306"/>
      </w:tabs>
      <w:spacing w:line="180" w:lineRule="exact"/>
    </w:pPr>
    <w:rPr>
      <w:szCs w:val="14"/>
    </w:rPr>
  </w:style>
  <w:style w:type="character" w:customStyle="1" w:styleId="a6">
    <w:name w:val="כותרת תחתונה תו"/>
    <w:basedOn w:val="a0"/>
    <w:link w:val="a5"/>
    <w:uiPriority w:val="99"/>
    <w:rsid w:val="005C779D"/>
    <w:rPr>
      <w:rFonts w:ascii="BA Fontov Regular" w:hAnsi="BA Fontov Regular" w:cs="FrankRuehl"/>
      <w:sz w:val="18"/>
      <w:szCs w:val="14"/>
    </w:rPr>
  </w:style>
  <w:style w:type="paragraph" w:styleId="a7">
    <w:name w:val="List Paragraph"/>
    <w:basedOn w:val="a"/>
    <w:link w:val="a8"/>
    <w:uiPriority w:val="34"/>
    <w:qFormat/>
    <w:rsid w:val="0089324E"/>
    <w:pPr>
      <w:ind w:left="720"/>
      <w:contextualSpacing/>
    </w:pPr>
  </w:style>
  <w:style w:type="character" w:customStyle="1" w:styleId="a8">
    <w:name w:val="פיסקת רשימה תו"/>
    <w:basedOn w:val="a0"/>
    <w:link w:val="a7"/>
    <w:uiPriority w:val="34"/>
    <w:rsid w:val="0089324E"/>
    <w:rPr>
      <w:rFonts w:ascii="BA Fontov Regular" w:hAnsi="BA Fontov Regular" w:cs="FrankRuehl"/>
      <w:sz w:val="18"/>
      <w:szCs w:val="20"/>
    </w:rPr>
  </w:style>
  <w:style w:type="paragraph" w:styleId="a9">
    <w:name w:val="Balloon Text"/>
    <w:basedOn w:val="a"/>
    <w:link w:val="aa"/>
    <w:uiPriority w:val="99"/>
    <w:unhideWhenUsed/>
    <w:rsid w:val="0089324E"/>
    <w:pPr>
      <w:spacing w:line="240" w:lineRule="auto"/>
    </w:pPr>
    <w:rPr>
      <w:rFonts w:ascii="Tahoma" w:hAnsi="Tahoma" w:cs="Tahoma"/>
    </w:rPr>
  </w:style>
  <w:style w:type="character" w:customStyle="1" w:styleId="aa">
    <w:name w:val="טקסט בלונים תו"/>
    <w:basedOn w:val="a0"/>
    <w:link w:val="a9"/>
    <w:uiPriority w:val="99"/>
    <w:rsid w:val="0089324E"/>
    <w:rPr>
      <w:rFonts w:ascii="Tahoma" w:hAnsi="Tahoma" w:cs="Tahoma"/>
      <w:sz w:val="18"/>
      <w:szCs w:val="20"/>
    </w:rPr>
  </w:style>
  <w:style w:type="table" w:styleId="ab">
    <w:name w:val="Table Grid"/>
    <w:basedOn w:val="a1"/>
    <w:uiPriority w:val="59"/>
    <w:rsid w:val="008932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ubtle Emphasis"/>
    <w:basedOn w:val="a0"/>
    <w:uiPriority w:val="19"/>
    <w:qFormat/>
    <w:rsid w:val="0089324E"/>
    <w:rPr>
      <w:i/>
      <w:iCs/>
      <w:color w:val="808080" w:themeColor="text1" w:themeTint="7F"/>
    </w:rPr>
  </w:style>
  <w:style w:type="table" w:styleId="ad">
    <w:name w:val="Light Grid"/>
    <w:basedOn w:val="a1"/>
    <w:uiPriority w:val="62"/>
    <w:rsid w:val="0089324E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paragraph" w:styleId="ae">
    <w:name w:val="Subtitle"/>
    <w:basedOn w:val="a"/>
    <w:next w:val="a"/>
    <w:link w:val="af"/>
    <w:uiPriority w:val="11"/>
    <w:qFormat/>
    <w:rsid w:val="0089324E"/>
    <w:pPr>
      <w:numPr>
        <w:ilvl w:val="1"/>
      </w:numPr>
      <w:ind w:left="454" w:hanging="454"/>
    </w:pPr>
    <w:rPr>
      <w:rFonts w:asciiTheme="majorHAnsi" w:eastAsiaTheme="majorEastAsia" w:hAnsiTheme="majorHAnsi" w:cstheme="majorBidi"/>
      <w:i/>
      <w:iCs/>
      <w:color w:val="5B9BD5" w:themeColor="accent1"/>
      <w:spacing w:val="15"/>
      <w:w w:val="92"/>
      <w:sz w:val="24"/>
    </w:rPr>
  </w:style>
  <w:style w:type="character" w:customStyle="1" w:styleId="af">
    <w:name w:val="כותרת משנה תו"/>
    <w:basedOn w:val="a0"/>
    <w:link w:val="ae"/>
    <w:uiPriority w:val="11"/>
    <w:rsid w:val="0089324E"/>
    <w:rPr>
      <w:rFonts w:asciiTheme="majorHAnsi" w:eastAsiaTheme="majorEastAsia" w:hAnsiTheme="majorHAnsi" w:cstheme="majorBidi"/>
      <w:i/>
      <w:iCs/>
      <w:color w:val="5B9BD5" w:themeColor="accent1"/>
      <w:spacing w:val="15"/>
      <w:w w:val="92"/>
      <w:sz w:val="24"/>
      <w:szCs w:val="20"/>
    </w:rPr>
  </w:style>
  <w:style w:type="table" w:styleId="af0">
    <w:name w:val="Light Shading"/>
    <w:basedOn w:val="a1"/>
    <w:uiPriority w:val="60"/>
    <w:rsid w:val="0089324E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af1">
    <w:name w:val="Body Text Indent"/>
    <w:basedOn w:val="a"/>
    <w:link w:val="af2"/>
    <w:uiPriority w:val="99"/>
    <w:unhideWhenUsed/>
    <w:rsid w:val="0089324E"/>
    <w:pPr>
      <w:ind w:left="2160" w:firstLine="720"/>
    </w:pPr>
    <w:rPr>
      <w:rFonts w:ascii="David" w:hAnsi="David"/>
      <w:w w:val="92"/>
    </w:rPr>
  </w:style>
  <w:style w:type="character" w:customStyle="1" w:styleId="af2">
    <w:name w:val="כניסה בגוף טקסט תו"/>
    <w:basedOn w:val="a0"/>
    <w:link w:val="af1"/>
    <w:uiPriority w:val="99"/>
    <w:rsid w:val="0089324E"/>
    <w:rPr>
      <w:rFonts w:ascii="David" w:hAnsi="David" w:cs="FrankRuehl"/>
      <w:w w:val="92"/>
      <w:sz w:val="18"/>
      <w:szCs w:val="20"/>
    </w:rPr>
  </w:style>
  <w:style w:type="paragraph" w:styleId="31">
    <w:name w:val="Body Text 3"/>
    <w:basedOn w:val="a"/>
    <w:link w:val="32"/>
    <w:uiPriority w:val="99"/>
    <w:unhideWhenUsed/>
    <w:rsid w:val="0089324E"/>
    <w:rPr>
      <w:rFonts w:ascii="David" w:hAnsi="David"/>
      <w:w w:val="92"/>
    </w:rPr>
  </w:style>
  <w:style w:type="character" w:customStyle="1" w:styleId="32">
    <w:name w:val="גוף טקסט 3 תו"/>
    <w:basedOn w:val="a0"/>
    <w:link w:val="31"/>
    <w:uiPriority w:val="99"/>
    <w:rsid w:val="0089324E"/>
    <w:rPr>
      <w:rFonts w:ascii="David" w:hAnsi="David" w:cs="FrankRuehl"/>
      <w:w w:val="92"/>
      <w:sz w:val="18"/>
      <w:szCs w:val="20"/>
    </w:rPr>
  </w:style>
  <w:style w:type="paragraph" w:customStyle="1" w:styleId="af3">
    <w:name w:val="פסוק"/>
    <w:basedOn w:val="a"/>
    <w:link w:val="af4"/>
    <w:qFormat/>
    <w:rsid w:val="00012ECE"/>
    <w:pPr>
      <w:contextualSpacing/>
    </w:pPr>
    <w:rPr>
      <w:rFonts w:ascii="Fb Fontext" w:hAnsi="Fb Fontext" w:cs="BA TM • Tzlotana"/>
      <w:spacing w:val="4"/>
      <w:szCs w:val="16"/>
    </w:rPr>
  </w:style>
  <w:style w:type="character" w:customStyle="1" w:styleId="af4">
    <w:name w:val="פסוק תו"/>
    <w:basedOn w:val="a0"/>
    <w:link w:val="af3"/>
    <w:rsid w:val="00012ECE"/>
    <w:rPr>
      <w:rFonts w:ascii="Fb Fontext" w:hAnsi="Fb Fontext" w:cs="BA TM • Tzlotana"/>
      <w:spacing w:val="4"/>
      <w:sz w:val="18"/>
      <w:szCs w:val="16"/>
    </w:rPr>
  </w:style>
  <w:style w:type="paragraph" w:styleId="33">
    <w:name w:val="Body Text Indent 3"/>
    <w:basedOn w:val="a"/>
    <w:link w:val="34"/>
    <w:uiPriority w:val="99"/>
    <w:unhideWhenUsed/>
    <w:rsid w:val="0089324E"/>
    <w:pPr>
      <w:ind w:firstLine="720"/>
    </w:pPr>
    <w:rPr>
      <w:rFonts w:ascii="David" w:hAnsi="David"/>
      <w:w w:val="92"/>
    </w:rPr>
  </w:style>
  <w:style w:type="character" w:customStyle="1" w:styleId="34">
    <w:name w:val="כניסה בגוף טקסט 3 תו"/>
    <w:basedOn w:val="a0"/>
    <w:link w:val="33"/>
    <w:uiPriority w:val="99"/>
    <w:rsid w:val="0089324E"/>
    <w:rPr>
      <w:rFonts w:ascii="David" w:hAnsi="David" w:cs="FrankRuehl"/>
      <w:w w:val="92"/>
      <w:sz w:val="18"/>
      <w:szCs w:val="20"/>
    </w:rPr>
  </w:style>
  <w:style w:type="character" w:styleId="af5">
    <w:name w:val="Placeholder Text"/>
    <w:basedOn w:val="a0"/>
    <w:uiPriority w:val="99"/>
    <w:semiHidden/>
    <w:rsid w:val="0089324E"/>
    <w:rPr>
      <w:color w:val="808080"/>
    </w:rPr>
  </w:style>
  <w:style w:type="character" w:styleId="af6">
    <w:name w:val="line number"/>
    <w:basedOn w:val="a0"/>
    <w:uiPriority w:val="99"/>
    <w:semiHidden/>
    <w:unhideWhenUsed/>
    <w:rsid w:val="0089324E"/>
  </w:style>
  <w:style w:type="paragraph" w:styleId="af7">
    <w:name w:val="TOC Heading"/>
    <w:basedOn w:val="1"/>
    <w:next w:val="a"/>
    <w:uiPriority w:val="39"/>
    <w:unhideWhenUsed/>
    <w:qFormat/>
    <w:rsid w:val="0089324E"/>
    <w:pPr>
      <w:pageBreakBefore w:val="0"/>
      <w:outlineLvl w:val="9"/>
    </w:pPr>
    <w:rPr>
      <w:rtl/>
      <w:cs/>
    </w:rPr>
  </w:style>
  <w:style w:type="paragraph" w:styleId="TOC1">
    <w:name w:val="toc 1"/>
    <w:basedOn w:val="a"/>
    <w:next w:val="a"/>
    <w:autoRedefine/>
    <w:uiPriority w:val="39"/>
    <w:unhideWhenUsed/>
    <w:rsid w:val="0089324E"/>
    <w:pPr>
      <w:spacing w:after="100"/>
    </w:pPr>
  </w:style>
  <w:style w:type="paragraph" w:styleId="TOC2">
    <w:name w:val="toc 2"/>
    <w:basedOn w:val="a"/>
    <w:next w:val="a"/>
    <w:autoRedefine/>
    <w:uiPriority w:val="39"/>
    <w:unhideWhenUsed/>
    <w:rsid w:val="0089324E"/>
    <w:pPr>
      <w:spacing w:after="100"/>
      <w:ind w:left="220"/>
    </w:pPr>
  </w:style>
  <w:style w:type="character" w:styleId="Hyperlink">
    <w:name w:val="Hyperlink"/>
    <w:basedOn w:val="a0"/>
    <w:uiPriority w:val="99"/>
    <w:unhideWhenUsed/>
    <w:rsid w:val="0089324E"/>
    <w:rPr>
      <w:color w:val="0563C1" w:themeColor="hyperlink"/>
      <w:u w:val="single"/>
    </w:rPr>
  </w:style>
  <w:style w:type="character" w:styleId="af8">
    <w:name w:val="annotation reference"/>
    <w:uiPriority w:val="99"/>
    <w:rsid w:val="0089324E"/>
    <w:rPr>
      <w:sz w:val="16"/>
      <w:szCs w:val="16"/>
    </w:rPr>
  </w:style>
  <w:style w:type="paragraph" w:styleId="af9">
    <w:name w:val="annotation text"/>
    <w:basedOn w:val="a"/>
    <w:link w:val="afa"/>
    <w:uiPriority w:val="99"/>
    <w:rsid w:val="0089324E"/>
    <w:pPr>
      <w:spacing w:line="240" w:lineRule="auto"/>
    </w:pPr>
    <w:rPr>
      <w:rFonts w:ascii="Times New Roman" w:eastAsia="Times New Roman" w:hAnsi="Times New Roman" w:cs="Times New Roman"/>
    </w:rPr>
  </w:style>
  <w:style w:type="character" w:customStyle="1" w:styleId="afa">
    <w:name w:val="טקסט הערה תו"/>
    <w:basedOn w:val="a0"/>
    <w:link w:val="af9"/>
    <w:uiPriority w:val="99"/>
    <w:rsid w:val="0089324E"/>
    <w:rPr>
      <w:rFonts w:ascii="Times New Roman" w:eastAsia="Times New Roman" w:hAnsi="Times New Roman" w:cs="Times New Roman"/>
      <w:sz w:val="18"/>
      <w:szCs w:val="20"/>
    </w:rPr>
  </w:style>
  <w:style w:type="paragraph" w:styleId="afb">
    <w:name w:val="annotation subject"/>
    <w:basedOn w:val="af9"/>
    <w:next w:val="af9"/>
    <w:link w:val="afc"/>
    <w:uiPriority w:val="99"/>
    <w:rsid w:val="0089324E"/>
    <w:rPr>
      <w:b/>
      <w:bCs/>
    </w:rPr>
  </w:style>
  <w:style w:type="character" w:customStyle="1" w:styleId="afc">
    <w:name w:val="נושא הערה תו"/>
    <w:basedOn w:val="afa"/>
    <w:link w:val="afb"/>
    <w:uiPriority w:val="99"/>
    <w:rsid w:val="0089324E"/>
    <w:rPr>
      <w:rFonts w:ascii="Times New Roman" w:eastAsia="Times New Roman" w:hAnsi="Times New Roman" w:cs="Times New Roman"/>
      <w:b/>
      <w:bCs/>
      <w:sz w:val="18"/>
      <w:szCs w:val="20"/>
    </w:rPr>
  </w:style>
  <w:style w:type="character" w:styleId="afd">
    <w:name w:val="Emphasis"/>
    <w:qFormat/>
    <w:rsid w:val="0089324E"/>
    <w:rPr>
      <w:rFonts w:cs="David"/>
      <w:i/>
      <w:iCs w:val="0"/>
      <w:w w:val="96"/>
      <w:szCs w:val="18"/>
    </w:rPr>
  </w:style>
  <w:style w:type="paragraph" w:styleId="afe">
    <w:name w:val="caption"/>
    <w:basedOn w:val="a"/>
    <w:next w:val="a"/>
    <w:uiPriority w:val="35"/>
    <w:unhideWhenUsed/>
    <w:qFormat/>
    <w:rsid w:val="0089324E"/>
    <w:pPr>
      <w:spacing w:after="200" w:line="240" w:lineRule="auto"/>
    </w:pPr>
    <w:rPr>
      <w:i/>
      <w:iCs/>
      <w:color w:val="44546A" w:themeColor="text2"/>
    </w:rPr>
  </w:style>
  <w:style w:type="paragraph" w:styleId="aff">
    <w:name w:val="table of figures"/>
    <w:basedOn w:val="a"/>
    <w:next w:val="a"/>
    <w:uiPriority w:val="99"/>
    <w:semiHidden/>
    <w:unhideWhenUsed/>
    <w:rsid w:val="0089324E"/>
  </w:style>
  <w:style w:type="character" w:styleId="aff0">
    <w:name w:val="page number"/>
    <w:basedOn w:val="a0"/>
    <w:rsid w:val="0089324E"/>
  </w:style>
  <w:style w:type="paragraph" w:styleId="aff1">
    <w:name w:val="footnote text"/>
    <w:basedOn w:val="a"/>
    <w:link w:val="aff2"/>
    <w:uiPriority w:val="99"/>
    <w:unhideWhenUsed/>
    <w:rsid w:val="0089324E"/>
    <w:pPr>
      <w:spacing w:line="240" w:lineRule="auto"/>
    </w:pPr>
  </w:style>
  <w:style w:type="character" w:customStyle="1" w:styleId="aff2">
    <w:name w:val="טקסט הערת שוליים תו"/>
    <w:basedOn w:val="a0"/>
    <w:link w:val="aff1"/>
    <w:uiPriority w:val="99"/>
    <w:rsid w:val="0089324E"/>
    <w:rPr>
      <w:rFonts w:ascii="BA Fontov Regular" w:hAnsi="BA Fontov Regular" w:cs="FrankRuehl"/>
      <w:sz w:val="18"/>
      <w:szCs w:val="20"/>
    </w:rPr>
  </w:style>
  <w:style w:type="character" w:styleId="aff3">
    <w:name w:val="footnote reference"/>
    <w:basedOn w:val="a0"/>
    <w:uiPriority w:val="99"/>
    <w:semiHidden/>
    <w:unhideWhenUsed/>
    <w:rsid w:val="0089324E"/>
    <w:rPr>
      <w:vertAlign w:val="superscript"/>
    </w:rPr>
  </w:style>
  <w:style w:type="character" w:customStyle="1" w:styleId="35">
    <w:name w:val="סגנון 3"/>
    <w:basedOn w:val="a0"/>
    <w:uiPriority w:val="1"/>
    <w:qFormat/>
    <w:rsid w:val="0089324E"/>
  </w:style>
  <w:style w:type="paragraph" w:customStyle="1" w:styleId="04">
    <w:name w:val="0.4."/>
    <w:basedOn w:val="2"/>
    <w:link w:val="040"/>
    <w:rsid w:val="0089324E"/>
    <w:rPr>
      <w:bCs w:val="0"/>
      <w:spacing w:val="-8"/>
      <w:sz w:val="32"/>
    </w:rPr>
  </w:style>
  <w:style w:type="character" w:customStyle="1" w:styleId="040">
    <w:name w:val="0.4. תו"/>
    <w:basedOn w:val="a0"/>
    <w:link w:val="04"/>
    <w:rsid w:val="0089324E"/>
    <w:rPr>
      <w:rFonts w:ascii="David" w:hAnsi="David" w:cs="FrankRuehl"/>
      <w:b/>
      <w:spacing w:val="-8"/>
      <w:w w:val="92"/>
      <w:sz w:val="32"/>
      <w:szCs w:val="20"/>
    </w:rPr>
  </w:style>
  <w:style w:type="paragraph" w:customStyle="1" w:styleId="-04">
    <w:name w:val="טאב-  0.4"/>
    <w:basedOn w:val="a7"/>
    <w:link w:val="-040"/>
    <w:qFormat/>
    <w:rsid w:val="0089324E"/>
    <w:pPr>
      <w:numPr>
        <w:numId w:val="2"/>
      </w:numPr>
    </w:pPr>
    <w:rPr>
      <w:spacing w:val="-8"/>
      <w:sz w:val="32"/>
    </w:rPr>
  </w:style>
  <w:style w:type="character" w:customStyle="1" w:styleId="-040">
    <w:name w:val="טאב-  0.4 תו"/>
    <w:basedOn w:val="a8"/>
    <w:link w:val="-04"/>
    <w:rsid w:val="0089324E"/>
    <w:rPr>
      <w:rFonts w:ascii="BA Fontov Regular" w:hAnsi="BA Fontov Regular" w:cs="FrankRuehl"/>
      <w:spacing w:val="-8"/>
      <w:sz w:val="32"/>
      <w:szCs w:val="20"/>
    </w:rPr>
  </w:style>
  <w:style w:type="paragraph" w:customStyle="1" w:styleId="02">
    <w:name w:val="0.2 וילנא"/>
    <w:basedOn w:val="a"/>
    <w:link w:val="020"/>
    <w:rsid w:val="0089324E"/>
    <w:rPr>
      <w:rFonts w:ascii="David" w:hAnsi="David" w:cs="Guttman Vilna"/>
      <w:b/>
      <w:bCs/>
      <w:spacing w:val="-4"/>
      <w:sz w:val="30"/>
    </w:rPr>
  </w:style>
  <w:style w:type="character" w:customStyle="1" w:styleId="020">
    <w:name w:val="0.2 וילנא תו"/>
    <w:basedOn w:val="a0"/>
    <w:link w:val="02"/>
    <w:rsid w:val="0089324E"/>
    <w:rPr>
      <w:rFonts w:ascii="David" w:hAnsi="David" w:cs="Guttman Vilna"/>
      <w:b/>
      <w:bCs/>
      <w:spacing w:val="-4"/>
      <w:sz w:val="30"/>
      <w:szCs w:val="20"/>
    </w:rPr>
  </w:style>
  <w:style w:type="paragraph" w:styleId="aff4">
    <w:name w:val="Document Map"/>
    <w:basedOn w:val="a"/>
    <w:link w:val="aff5"/>
    <w:uiPriority w:val="99"/>
    <w:semiHidden/>
    <w:unhideWhenUsed/>
    <w:rsid w:val="0089324E"/>
    <w:pPr>
      <w:spacing w:line="240" w:lineRule="auto"/>
    </w:pPr>
    <w:rPr>
      <w:rFonts w:ascii="Tahoma" w:eastAsia="Times New Roman" w:hAnsi="Tahoma" w:cs="Tahoma"/>
      <w:spacing w:val="-10"/>
      <w:sz w:val="16"/>
      <w:szCs w:val="16"/>
    </w:rPr>
  </w:style>
  <w:style w:type="character" w:customStyle="1" w:styleId="aff5">
    <w:name w:val="מפת מסמך תו"/>
    <w:basedOn w:val="a0"/>
    <w:link w:val="aff4"/>
    <w:uiPriority w:val="99"/>
    <w:semiHidden/>
    <w:rsid w:val="0089324E"/>
    <w:rPr>
      <w:rFonts w:ascii="Tahoma" w:eastAsia="Times New Roman" w:hAnsi="Tahoma" w:cs="Tahoma"/>
      <w:spacing w:val="-10"/>
      <w:sz w:val="16"/>
      <w:szCs w:val="16"/>
    </w:rPr>
  </w:style>
  <w:style w:type="paragraph" w:customStyle="1" w:styleId="aff6">
    <w:name w:val="הערת שוליים מ''מ"/>
    <w:basedOn w:val="aff1"/>
    <w:link w:val="aff7"/>
    <w:autoRedefine/>
    <w:qFormat/>
    <w:rsid w:val="0089324E"/>
    <w:pPr>
      <w:spacing w:line="360" w:lineRule="auto"/>
    </w:pPr>
    <w:rPr>
      <w:rFonts w:ascii="David" w:hAnsi="David" w:cs="Guttman Vilna"/>
      <w:bCs/>
      <w:spacing w:val="-10"/>
      <w:position w:val="8"/>
      <w:szCs w:val="26"/>
    </w:rPr>
  </w:style>
  <w:style w:type="character" w:customStyle="1" w:styleId="aff7">
    <w:name w:val="הערת שוליים מ''מ תו"/>
    <w:basedOn w:val="aff2"/>
    <w:link w:val="aff6"/>
    <w:rsid w:val="0089324E"/>
    <w:rPr>
      <w:rFonts w:ascii="David" w:hAnsi="David" w:cs="Guttman Vilna"/>
      <w:bCs/>
      <w:spacing w:val="-10"/>
      <w:position w:val="8"/>
      <w:sz w:val="18"/>
      <w:szCs w:val="26"/>
    </w:rPr>
  </w:style>
  <w:style w:type="paragraph" w:customStyle="1" w:styleId="aff8">
    <w:name w:val="הערת שוליים"/>
    <w:basedOn w:val="aff1"/>
    <w:autoRedefine/>
    <w:qFormat/>
    <w:rsid w:val="0089324E"/>
    <w:pPr>
      <w:spacing w:line="360" w:lineRule="auto"/>
    </w:pPr>
    <w:rPr>
      <w:rFonts w:ascii="David" w:hAnsi="David" w:cs="Guttman Vilna"/>
      <w:bCs/>
      <w:position w:val="8"/>
      <w:sz w:val="22"/>
      <w:szCs w:val="26"/>
    </w:rPr>
  </w:style>
  <w:style w:type="paragraph" w:customStyle="1" w:styleId="aff9">
    <w:name w:val="הערת שולייים"/>
    <w:basedOn w:val="aff1"/>
    <w:link w:val="affa"/>
    <w:autoRedefine/>
    <w:qFormat/>
    <w:rsid w:val="0089324E"/>
    <w:pPr>
      <w:spacing w:line="360" w:lineRule="auto"/>
      <w:jc w:val="left"/>
    </w:pPr>
    <w:rPr>
      <w:rFonts w:ascii="David" w:hAnsi="David" w:cs="Guttman Vilna"/>
      <w:bCs/>
      <w:position w:val="8"/>
      <w:sz w:val="32"/>
      <w:szCs w:val="26"/>
    </w:rPr>
  </w:style>
  <w:style w:type="character" w:customStyle="1" w:styleId="affa">
    <w:name w:val="הערת שולייים תו"/>
    <w:basedOn w:val="a0"/>
    <w:link w:val="aff9"/>
    <w:rsid w:val="0089324E"/>
    <w:rPr>
      <w:rFonts w:ascii="David" w:hAnsi="David" w:cs="Guttman Vilna"/>
      <w:bCs/>
      <w:position w:val="8"/>
      <w:sz w:val="32"/>
      <w:szCs w:val="26"/>
    </w:rPr>
  </w:style>
  <w:style w:type="paragraph" w:customStyle="1" w:styleId="affb">
    <w:name w:val="אמוראים"/>
    <w:basedOn w:val="a"/>
    <w:link w:val="affc"/>
    <w:qFormat/>
    <w:rsid w:val="007B69F0"/>
    <w:rPr>
      <w:rFonts w:ascii="Fb Fontext" w:hAnsi="Fb Fontext" w:cs="PFT_Frank"/>
      <w:b/>
      <w:bCs/>
      <w:sz w:val="14"/>
      <w:szCs w:val="12"/>
    </w:rPr>
  </w:style>
  <w:style w:type="paragraph" w:customStyle="1" w:styleId="affd">
    <w:name w:val="רקע והסבר"/>
    <w:basedOn w:val="a"/>
    <w:link w:val="affe"/>
    <w:qFormat/>
    <w:rsid w:val="00731582"/>
    <w:pPr>
      <w:spacing w:line="180" w:lineRule="exact"/>
    </w:pPr>
    <w:rPr>
      <w:sz w:val="14"/>
      <w:szCs w:val="14"/>
    </w:rPr>
  </w:style>
  <w:style w:type="paragraph" w:customStyle="1" w:styleId="afff">
    <w:name w:val="רגיל אדום"/>
    <w:basedOn w:val="a"/>
    <w:rsid w:val="0089324E"/>
    <w:rPr>
      <w:color w:val="FF0000"/>
    </w:rPr>
  </w:style>
  <w:style w:type="paragraph" w:customStyle="1" w:styleId="afff0">
    <w:name w:val="דף"/>
    <w:basedOn w:val="a"/>
    <w:qFormat/>
    <w:rsid w:val="0089324E"/>
    <w:rPr>
      <w:rFonts w:ascii="David" w:hAnsi="David" w:cs="Guttman Vilna"/>
      <w:b/>
      <w:bCs/>
      <w:color w:val="0070C0"/>
      <w:sz w:val="32"/>
      <w:szCs w:val="30"/>
    </w:rPr>
  </w:style>
  <w:style w:type="paragraph" w:customStyle="1" w:styleId="afff1">
    <w:name w:val="חציצה"/>
    <w:basedOn w:val="a"/>
    <w:link w:val="afff2"/>
    <w:qFormat/>
    <w:rsid w:val="00D67AD3"/>
    <w:pPr>
      <w:spacing w:after="40"/>
      <w:jc w:val="center"/>
    </w:pPr>
    <w:rPr>
      <w:rFonts w:cs="BA TM • Vilna Extra-Bold"/>
      <w:bCs/>
      <w:color w:val="A6A6A6" w:themeColor="background1" w:themeShade="A6"/>
    </w:rPr>
  </w:style>
  <w:style w:type="character" w:customStyle="1" w:styleId="afff2">
    <w:name w:val="חציצה תו"/>
    <w:basedOn w:val="a0"/>
    <w:link w:val="afff1"/>
    <w:rsid w:val="00D67AD3"/>
    <w:rPr>
      <w:rFonts w:ascii="BA Fontov Regular" w:hAnsi="BA Fontov Regular" w:cs="BA TM • Vilna Extra-Bold"/>
      <w:bCs/>
      <w:color w:val="A6A6A6" w:themeColor="background1" w:themeShade="A6"/>
      <w:sz w:val="18"/>
      <w:szCs w:val="18"/>
    </w:rPr>
  </w:style>
  <w:style w:type="paragraph" w:customStyle="1" w:styleId="afff3">
    <w:name w:val="דף בצד"/>
    <w:basedOn w:val="afff0"/>
    <w:qFormat/>
    <w:rsid w:val="00A7758B"/>
    <w:pPr>
      <w:framePr w:h="510" w:hRule="exact" w:hSpace="284" w:vSpace="113" w:wrap="around" w:vAnchor="text" w:hAnchor="text" w:x="3687" w:y="1"/>
    </w:pPr>
    <w:rPr>
      <w:rFonts w:ascii="Fb Fontext" w:hAnsi="Fb Fontext" w:cs="BA TM • Vilna Extra-Bold"/>
      <w:bCs w:val="0"/>
      <w:color w:val="auto"/>
      <w:sz w:val="22"/>
      <w:szCs w:val="20"/>
    </w:rPr>
  </w:style>
  <w:style w:type="paragraph" w:customStyle="1" w:styleId="afff4">
    <w:name w:val="מסכת"/>
    <w:basedOn w:val="a"/>
    <w:rsid w:val="0089324E"/>
    <w:pPr>
      <w:framePr w:hSpace="113" w:vSpace="284" w:wrap="around" w:vAnchor="page" w:hAnchor="page" w:xAlign="center" w:yAlign="bottom"/>
      <w:spacing w:line="240" w:lineRule="auto"/>
      <w:jc w:val="center"/>
    </w:pPr>
    <w:rPr>
      <w:rFonts w:cs="Guttman Vilna"/>
      <w:bCs/>
      <w:color w:val="C00000"/>
      <w:szCs w:val="16"/>
    </w:rPr>
  </w:style>
  <w:style w:type="paragraph" w:customStyle="1" w:styleId="afff5">
    <w:name w:val="פרק"/>
    <w:basedOn w:val="a"/>
    <w:rsid w:val="00CF5484"/>
    <w:pPr>
      <w:framePr w:h="232" w:hRule="exact" w:hSpace="181" w:wrap="around" w:vAnchor="page" w:hAnchor="page" w:x="3690" w:y="14519"/>
      <w:widowControl w:val="0"/>
    </w:pPr>
    <w:rPr>
      <w:color w:val="FF0000"/>
    </w:rPr>
  </w:style>
  <w:style w:type="paragraph" w:customStyle="1" w:styleId="afff6">
    <w:name w:val="פרק שם"/>
    <w:basedOn w:val="a"/>
    <w:rsid w:val="00012ECE"/>
    <w:pPr>
      <w:framePr w:hSpace="567" w:wrap="around" w:vAnchor="page" w:hAnchor="text" w:yAlign="bottom"/>
      <w:spacing w:line="240" w:lineRule="auto"/>
      <w:jc w:val="right"/>
    </w:pPr>
    <w:rPr>
      <w:rFonts w:cs="Guttman Vilna"/>
      <w:bCs/>
      <w:color w:val="FF0000"/>
      <w:sz w:val="24"/>
      <w:szCs w:val="10"/>
    </w:rPr>
  </w:style>
  <w:style w:type="paragraph" w:customStyle="1" w:styleId="afff7">
    <w:name w:val="דפים בפרק ב"/>
    <w:basedOn w:val="a"/>
    <w:rsid w:val="00CF5484"/>
    <w:pPr>
      <w:framePr w:h="284" w:hRule="exact" w:hSpace="181" w:wrap="around" w:vAnchor="page" w:hAnchor="page" w:x="2836" w:yAlign="bottom"/>
      <w:spacing w:after="60" w:line="300" w:lineRule="exact"/>
    </w:pPr>
    <w:rPr>
      <w:color w:val="FF0000"/>
    </w:rPr>
  </w:style>
  <w:style w:type="paragraph" w:customStyle="1" w:styleId="afff8">
    <w:name w:val="משניות"/>
    <w:basedOn w:val="a"/>
    <w:link w:val="afff9"/>
    <w:rsid w:val="00012ECE"/>
    <w:pPr>
      <w:shd w:val="clear" w:color="auto" w:fill="F2F2F2" w:themeFill="background1" w:themeFillShade="F2"/>
    </w:pPr>
    <w:rPr>
      <w:rFonts w:cs="BA Vilna Bold"/>
      <w:spacing w:val="4"/>
      <w:sz w:val="22"/>
      <w:szCs w:val="22"/>
    </w:rPr>
  </w:style>
  <w:style w:type="character" w:customStyle="1" w:styleId="afff9">
    <w:name w:val="משניות תו"/>
    <w:basedOn w:val="a0"/>
    <w:link w:val="afff8"/>
    <w:rsid w:val="00012ECE"/>
    <w:rPr>
      <w:rFonts w:ascii="BA Fontov Regular" w:hAnsi="BA Fontov Regular" w:cs="BA Vilna Bold"/>
      <w:spacing w:val="4"/>
      <w:sz w:val="22"/>
      <w:szCs w:val="22"/>
      <w:shd w:val="clear" w:color="auto" w:fill="F2F2F2" w:themeFill="background1" w:themeFillShade="F2"/>
    </w:rPr>
  </w:style>
  <w:style w:type="paragraph" w:customStyle="1" w:styleId="afffa">
    <w:name w:val="דעות"/>
    <w:basedOn w:val="a"/>
    <w:rsid w:val="0089324E"/>
    <w:pPr>
      <w:tabs>
        <w:tab w:val="right" w:pos="4677"/>
        <w:tab w:val="left" w:pos="4961"/>
      </w:tabs>
      <w:spacing w:after="50"/>
      <w:ind w:firstLine="720"/>
      <w:contextualSpacing/>
    </w:pPr>
  </w:style>
  <w:style w:type="paragraph" w:styleId="afffb">
    <w:name w:val="Intense Quote"/>
    <w:basedOn w:val="a"/>
    <w:next w:val="a"/>
    <w:link w:val="afffc"/>
    <w:uiPriority w:val="30"/>
    <w:qFormat/>
    <w:rsid w:val="0089324E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fffc">
    <w:name w:val="ציטוט חזק תו"/>
    <w:basedOn w:val="a0"/>
    <w:link w:val="afffb"/>
    <w:uiPriority w:val="30"/>
    <w:rsid w:val="0089324E"/>
    <w:rPr>
      <w:rFonts w:ascii="BA Fontov Regular" w:hAnsi="BA Fontov Regular" w:cs="FrankRuehl"/>
      <w:i/>
      <w:iCs/>
      <w:color w:val="5B9BD5" w:themeColor="accent1"/>
      <w:sz w:val="18"/>
      <w:szCs w:val="20"/>
    </w:rPr>
  </w:style>
  <w:style w:type="character" w:customStyle="1" w:styleId="afffd">
    <w:name w:val="מודגש"/>
    <w:basedOn w:val="a0"/>
    <w:uiPriority w:val="1"/>
    <w:rsid w:val="002B60C6"/>
    <w:rPr>
      <w:rFonts w:cs="FrankRuehl"/>
      <w:bCs/>
      <w:szCs w:val="18"/>
    </w:rPr>
  </w:style>
  <w:style w:type="paragraph" w:customStyle="1" w:styleId="afffe">
    <w:name w:val="הדרן עלך"/>
    <w:basedOn w:val="a"/>
    <w:link w:val="affff"/>
    <w:qFormat/>
    <w:rsid w:val="001F72F1"/>
    <w:pPr>
      <w:jc w:val="center"/>
    </w:pPr>
    <w:rPr>
      <w:rFonts w:ascii="BA Or Tzadikim Regular" w:hAnsi="BA Or Tzadikim Regular" w:cs="BA Or Tzadikim Regular"/>
      <w:bCs/>
      <w:color w:val="808080" w:themeColor="background1" w:themeShade="80"/>
      <w:spacing w:val="4"/>
      <w:sz w:val="28"/>
    </w:rPr>
  </w:style>
  <w:style w:type="character" w:customStyle="1" w:styleId="affff">
    <w:name w:val="הדרן עלך תו"/>
    <w:basedOn w:val="a0"/>
    <w:link w:val="afffe"/>
    <w:rsid w:val="001F72F1"/>
    <w:rPr>
      <w:rFonts w:ascii="BA Or Tzadikim Regular" w:hAnsi="BA Or Tzadikim Regular" w:cs="BA Or Tzadikim Regular"/>
      <w:bCs/>
      <w:color w:val="808080" w:themeColor="background1" w:themeShade="80"/>
      <w:spacing w:val="4"/>
      <w:sz w:val="28"/>
      <w:szCs w:val="18"/>
    </w:rPr>
  </w:style>
  <w:style w:type="paragraph" w:customStyle="1" w:styleId="21">
    <w:name w:val="כולל 2"/>
    <w:basedOn w:val="a"/>
    <w:link w:val="22"/>
    <w:qFormat/>
    <w:rsid w:val="00DA5378"/>
    <w:pPr>
      <w:spacing w:after="200" w:line="360" w:lineRule="exact"/>
    </w:pPr>
    <w:rPr>
      <w:rFonts w:ascii="Fb Fontext" w:hAnsi="Fb Fontext" w:cs="BA Vilna Bold"/>
      <w:spacing w:val="-4"/>
    </w:rPr>
  </w:style>
  <w:style w:type="character" w:customStyle="1" w:styleId="22">
    <w:name w:val="כולל 2 תו"/>
    <w:basedOn w:val="a0"/>
    <w:link w:val="21"/>
    <w:rsid w:val="00DA5378"/>
    <w:rPr>
      <w:rFonts w:ascii="Fb Fontext" w:hAnsi="Fb Fontext" w:cs="BA Vilna Bold"/>
      <w:spacing w:val="-4"/>
      <w:sz w:val="18"/>
      <w:szCs w:val="18"/>
    </w:rPr>
  </w:style>
  <w:style w:type="paragraph" w:customStyle="1" w:styleId="affff0">
    <w:name w:val="ד''ה משנה"/>
    <w:basedOn w:val="a"/>
    <w:link w:val="affff1"/>
    <w:qFormat/>
    <w:rsid w:val="00595F7A"/>
    <w:pPr>
      <w:spacing w:before="120"/>
      <w:ind w:end="320"/>
      <w:contextualSpacing/>
      <w:jc w:val="center"/>
    </w:pPr>
    <w:rPr>
      <w:rFonts w:cs="BA Vilna Bold"/>
      <w:spacing w:val="4"/>
      <w:sz w:val="22"/>
      <w:szCs w:val="22"/>
    </w:rPr>
  </w:style>
  <w:style w:type="character" w:customStyle="1" w:styleId="affff1">
    <w:name w:val="ד''ה משנה תו"/>
    <w:basedOn w:val="a0"/>
    <w:link w:val="affff0"/>
    <w:rsid w:val="00595F7A"/>
    <w:rPr>
      <w:rFonts w:ascii="BA Fontov Regular" w:hAnsi="BA Fontov Regular" w:cs="BA Vilna Bold"/>
      <w:spacing w:val="4"/>
      <w:sz w:val="22"/>
      <w:szCs w:val="22"/>
    </w:rPr>
  </w:style>
  <w:style w:type="paragraph" w:customStyle="1" w:styleId="affff2">
    <w:name w:val="מבואה"/>
    <w:basedOn w:val="a"/>
    <w:link w:val="affff3"/>
    <w:qFormat/>
    <w:rsid w:val="0089324E"/>
    <w:pPr>
      <w:framePr w:hSpace="567" w:wrap="notBeside" w:vAnchor="text" w:hAnchor="page" w:xAlign="right" w:y="1"/>
      <w:pBdr>
        <w:top w:val="single" w:sz="4" w:space="2" w:color="auto"/>
        <w:bottom w:val="single" w:sz="4" w:space="2" w:color="auto"/>
      </w:pBdr>
      <w:spacing w:before="240" w:after="240"/>
      <w:ind w:left="2835"/>
      <w:jc w:val="center"/>
    </w:pPr>
    <w:rPr>
      <w:rFonts w:ascii="David" w:eastAsia="Times New Roman" w:hAnsi="David" w:cs="David"/>
      <w:b/>
      <w:bCs/>
      <w:color w:val="A6A6A6" w:themeColor="background1" w:themeShade="A6"/>
    </w:rPr>
  </w:style>
  <w:style w:type="character" w:customStyle="1" w:styleId="affff3">
    <w:name w:val="מבואה תו"/>
    <w:basedOn w:val="a0"/>
    <w:link w:val="affff2"/>
    <w:rsid w:val="0089324E"/>
    <w:rPr>
      <w:rFonts w:ascii="David" w:eastAsia="Times New Roman" w:hAnsi="David" w:cs="David"/>
      <w:b/>
      <w:bCs/>
      <w:color w:val="A6A6A6" w:themeColor="background1" w:themeShade="A6"/>
      <w:sz w:val="18"/>
      <w:szCs w:val="20"/>
    </w:rPr>
  </w:style>
  <w:style w:type="paragraph" w:customStyle="1" w:styleId="affff4">
    <w:name w:val="טור הערות לאוקמי"/>
    <w:basedOn w:val="aff1"/>
    <w:link w:val="affff5"/>
    <w:qFormat/>
    <w:rsid w:val="0089324E"/>
    <w:pPr>
      <w:ind w:left="113" w:hanging="113"/>
    </w:pPr>
  </w:style>
  <w:style w:type="character" w:customStyle="1" w:styleId="affff5">
    <w:name w:val="טור הערות לאוקמי תו"/>
    <w:basedOn w:val="aff2"/>
    <w:link w:val="affff4"/>
    <w:rsid w:val="0089324E"/>
    <w:rPr>
      <w:rFonts w:ascii="BA Fontov Regular" w:hAnsi="BA Fontov Regular" w:cs="FrankRuehl"/>
      <w:sz w:val="18"/>
      <w:szCs w:val="20"/>
    </w:rPr>
  </w:style>
  <w:style w:type="paragraph" w:styleId="affff6">
    <w:name w:val="Body Text"/>
    <w:basedOn w:val="a"/>
    <w:link w:val="affff7"/>
    <w:uiPriority w:val="99"/>
    <w:unhideWhenUsed/>
    <w:rsid w:val="0089324E"/>
    <w:pPr>
      <w:spacing w:after="120"/>
    </w:pPr>
  </w:style>
  <w:style w:type="character" w:customStyle="1" w:styleId="affff7">
    <w:name w:val="גוף טקסט תו"/>
    <w:basedOn w:val="a0"/>
    <w:link w:val="affff6"/>
    <w:uiPriority w:val="99"/>
    <w:rsid w:val="0089324E"/>
    <w:rPr>
      <w:rFonts w:ascii="BA Fontov Regular" w:hAnsi="BA Fontov Regular" w:cs="FrankRuehl"/>
      <w:sz w:val="18"/>
      <w:szCs w:val="20"/>
    </w:rPr>
  </w:style>
  <w:style w:type="paragraph" w:styleId="affff8">
    <w:name w:val="Body Text First Indent"/>
    <w:basedOn w:val="a"/>
    <w:link w:val="affff9"/>
    <w:uiPriority w:val="99"/>
    <w:semiHidden/>
    <w:unhideWhenUsed/>
    <w:rsid w:val="0089324E"/>
    <w:pPr>
      <w:spacing w:line="360" w:lineRule="exact"/>
      <w:ind w:firstLine="360"/>
    </w:pPr>
    <w:rPr>
      <w:rFonts w:asciiTheme="minorHAnsi" w:hAnsiTheme="minorHAnsi"/>
      <w:sz w:val="22"/>
    </w:rPr>
  </w:style>
  <w:style w:type="character" w:customStyle="1" w:styleId="affff9">
    <w:name w:val="כניסת שורה ראשונה בגוף טקסט תו"/>
    <w:basedOn w:val="affff7"/>
    <w:link w:val="affff8"/>
    <w:uiPriority w:val="99"/>
    <w:semiHidden/>
    <w:rsid w:val="0089324E"/>
    <w:rPr>
      <w:rFonts w:ascii="BA Fontov Regular" w:hAnsi="BA Fontov Regular" w:cs="FrankRuehl"/>
      <w:sz w:val="18"/>
      <w:szCs w:val="20"/>
    </w:rPr>
  </w:style>
  <w:style w:type="paragraph" w:customStyle="1" w:styleId="01">
    <w:name w:val="0.1 משנה"/>
    <w:basedOn w:val="afff8"/>
    <w:link w:val="010"/>
    <w:qFormat/>
    <w:rsid w:val="0089324E"/>
    <w:rPr>
      <w:b/>
      <w:spacing w:val="-4"/>
      <w:sz w:val="22"/>
      <w:szCs w:val="22"/>
    </w:rPr>
  </w:style>
  <w:style w:type="character" w:customStyle="1" w:styleId="010">
    <w:name w:val="0.1 משנה תו"/>
    <w:basedOn w:val="afff9"/>
    <w:link w:val="01"/>
    <w:rsid w:val="0089324E"/>
    <w:rPr>
      <w:rFonts w:ascii="BA Fontov Regular" w:hAnsi="BA Fontov Regular" w:cs="BA Vilna Bold"/>
      <w:b/>
      <w:spacing w:val="-4"/>
      <w:sz w:val="20"/>
      <w:szCs w:val="18"/>
      <w:shd w:val="clear" w:color="auto" w:fill="F2F2F2" w:themeFill="background1" w:themeFillShade="F2"/>
    </w:rPr>
  </w:style>
  <w:style w:type="paragraph" w:customStyle="1" w:styleId="03">
    <w:name w:val="0.3 משנה"/>
    <w:basedOn w:val="afff8"/>
    <w:link w:val="030"/>
    <w:qFormat/>
    <w:rsid w:val="0089324E"/>
    <w:rPr>
      <w:rFonts w:ascii="Fb Fontext" w:hAnsi="Fb Fontext"/>
      <w:b/>
      <w:spacing w:val="-8"/>
      <w:sz w:val="22"/>
      <w:szCs w:val="22"/>
    </w:rPr>
  </w:style>
  <w:style w:type="character" w:customStyle="1" w:styleId="030">
    <w:name w:val="0.3 משנה תו"/>
    <w:basedOn w:val="010"/>
    <w:link w:val="03"/>
    <w:rsid w:val="0089324E"/>
    <w:rPr>
      <w:rFonts w:ascii="Fb Fontext" w:hAnsi="Fb Fontext" w:cs="BA Vilna Bold"/>
      <w:b/>
      <w:spacing w:val="-8"/>
      <w:sz w:val="18"/>
      <w:szCs w:val="18"/>
      <w:shd w:val="clear" w:color="auto" w:fill="F2F2F2" w:themeFill="background1" w:themeFillShade="F2"/>
    </w:rPr>
  </w:style>
  <w:style w:type="paragraph" w:customStyle="1" w:styleId="11">
    <w:name w:val="סגנון1"/>
    <w:basedOn w:val="03"/>
    <w:link w:val="12"/>
    <w:qFormat/>
    <w:rsid w:val="0089324E"/>
  </w:style>
  <w:style w:type="character" w:customStyle="1" w:styleId="12">
    <w:name w:val="סגנון1 תו"/>
    <w:basedOn w:val="030"/>
    <w:link w:val="11"/>
    <w:rsid w:val="0089324E"/>
    <w:rPr>
      <w:rFonts w:ascii="Fb Fontext" w:hAnsi="Fb Fontext" w:cs="BA Vilna Bold"/>
      <w:b/>
      <w:spacing w:val="-8"/>
      <w:sz w:val="18"/>
      <w:szCs w:val="18"/>
      <w:shd w:val="clear" w:color="auto" w:fill="F2F2F2" w:themeFill="background1" w:themeFillShade="F2"/>
    </w:rPr>
  </w:style>
  <w:style w:type="paragraph" w:customStyle="1" w:styleId="affffa">
    <w:name w:val="פיסקת תשובה"/>
    <w:basedOn w:val="a7"/>
    <w:link w:val="affffb"/>
    <w:qFormat/>
    <w:rsid w:val="0089324E"/>
    <w:pPr>
      <w:ind w:left="397" w:hanging="113"/>
    </w:pPr>
    <w:rPr>
      <w:rFonts w:ascii="Fb Fontext" w:hAnsi="Fb Fontext"/>
    </w:rPr>
  </w:style>
  <w:style w:type="character" w:customStyle="1" w:styleId="affffb">
    <w:name w:val="פיסקת תשובה תו"/>
    <w:basedOn w:val="a8"/>
    <w:link w:val="affffa"/>
    <w:rsid w:val="0089324E"/>
    <w:rPr>
      <w:rFonts w:ascii="Fb Fontext" w:hAnsi="Fb Fontext" w:cs="FrankRuehl"/>
      <w:sz w:val="18"/>
      <w:szCs w:val="20"/>
    </w:rPr>
  </w:style>
  <w:style w:type="paragraph" w:styleId="23">
    <w:name w:val="Body Text 2"/>
    <w:basedOn w:val="a"/>
    <w:link w:val="24"/>
    <w:uiPriority w:val="99"/>
    <w:unhideWhenUsed/>
    <w:rsid w:val="0089324E"/>
    <w:rPr>
      <w:rFonts w:ascii="David" w:hAnsi="David"/>
      <w:w w:val="92"/>
    </w:rPr>
  </w:style>
  <w:style w:type="character" w:customStyle="1" w:styleId="24">
    <w:name w:val="גוף טקסט 2 תו"/>
    <w:basedOn w:val="a0"/>
    <w:link w:val="23"/>
    <w:uiPriority w:val="99"/>
    <w:rsid w:val="0089324E"/>
    <w:rPr>
      <w:rFonts w:ascii="David" w:hAnsi="David" w:cs="FrankRuehl"/>
      <w:w w:val="92"/>
      <w:sz w:val="18"/>
      <w:szCs w:val="20"/>
    </w:rPr>
  </w:style>
  <w:style w:type="paragraph" w:styleId="25">
    <w:name w:val="Body Text Indent 2"/>
    <w:basedOn w:val="a"/>
    <w:link w:val="26"/>
    <w:uiPriority w:val="99"/>
    <w:unhideWhenUsed/>
    <w:rsid w:val="0089324E"/>
    <w:pPr>
      <w:ind w:left="720"/>
    </w:pPr>
    <w:rPr>
      <w:rFonts w:ascii="David" w:hAnsi="David"/>
      <w:w w:val="92"/>
    </w:rPr>
  </w:style>
  <w:style w:type="character" w:customStyle="1" w:styleId="26">
    <w:name w:val="כניסה בגוף טקסט 2 תו"/>
    <w:basedOn w:val="a0"/>
    <w:link w:val="25"/>
    <w:uiPriority w:val="99"/>
    <w:rsid w:val="0089324E"/>
    <w:rPr>
      <w:rFonts w:ascii="David" w:hAnsi="David" w:cs="FrankRuehl"/>
      <w:w w:val="92"/>
      <w:sz w:val="18"/>
      <w:szCs w:val="20"/>
    </w:rPr>
  </w:style>
  <w:style w:type="paragraph" w:customStyle="1" w:styleId="affffc">
    <w:name w:val="כוכבים"/>
    <w:basedOn w:val="a"/>
    <w:rsid w:val="0089324E"/>
    <w:pPr>
      <w:spacing w:before="40" w:after="40"/>
      <w:jc w:val="center"/>
    </w:pPr>
    <w:rPr>
      <w:bCs/>
      <w:color w:val="A6A6A6" w:themeColor="background1" w:themeShade="A6"/>
    </w:rPr>
  </w:style>
  <w:style w:type="paragraph" w:customStyle="1" w:styleId="041">
    <w:name w:val="0.4"/>
    <w:basedOn w:val="a"/>
    <w:link w:val="042"/>
    <w:qFormat/>
    <w:rsid w:val="0089324E"/>
    <w:rPr>
      <w:rFonts w:ascii="Fb Fontext" w:hAnsi="Fb Fontext"/>
      <w:spacing w:val="-8"/>
    </w:rPr>
  </w:style>
  <w:style w:type="character" w:customStyle="1" w:styleId="042">
    <w:name w:val="0.4 תו"/>
    <w:basedOn w:val="a0"/>
    <w:link w:val="041"/>
    <w:rsid w:val="0089324E"/>
    <w:rPr>
      <w:rFonts w:ascii="Fb Fontext" w:hAnsi="Fb Fontext" w:cs="FrankRuehl"/>
      <w:spacing w:val="-8"/>
      <w:sz w:val="18"/>
      <w:szCs w:val="20"/>
    </w:rPr>
  </w:style>
  <w:style w:type="paragraph" w:customStyle="1" w:styleId="021">
    <w:name w:val="0.2"/>
    <w:basedOn w:val="041"/>
    <w:link w:val="022"/>
    <w:rsid w:val="0089324E"/>
  </w:style>
  <w:style w:type="character" w:customStyle="1" w:styleId="022">
    <w:name w:val="0.2 תו"/>
    <w:basedOn w:val="042"/>
    <w:link w:val="021"/>
    <w:rsid w:val="0089324E"/>
    <w:rPr>
      <w:rFonts w:ascii="Fb Fontext" w:hAnsi="Fb Fontext" w:cs="FrankRuehl"/>
      <w:spacing w:val="-8"/>
      <w:sz w:val="18"/>
      <w:szCs w:val="20"/>
    </w:rPr>
  </w:style>
  <w:style w:type="paragraph" w:styleId="affffd">
    <w:name w:val="No Spacing"/>
    <w:uiPriority w:val="1"/>
    <w:qFormat/>
    <w:rsid w:val="0089324E"/>
    <w:pPr>
      <w:bidi/>
      <w:spacing w:after="0" w:line="240" w:lineRule="auto"/>
      <w:ind w:left="454" w:hanging="454"/>
      <w:jc w:val="both"/>
    </w:pPr>
    <w:rPr>
      <w:rFonts w:ascii="BA Fontov Regular" w:hAnsi="BA Fontov Regular" w:cs="FrankRuehl"/>
      <w:sz w:val="18"/>
      <w:szCs w:val="20"/>
    </w:rPr>
  </w:style>
  <w:style w:type="character" w:customStyle="1" w:styleId="affc">
    <w:name w:val="אמוראים תו"/>
    <w:basedOn w:val="a0"/>
    <w:link w:val="affb"/>
    <w:rsid w:val="007B69F0"/>
    <w:rPr>
      <w:rFonts w:ascii="Fb Fontext" w:hAnsi="Fb Fontext" w:cs="PFT_Frank"/>
      <w:b/>
      <w:bCs/>
      <w:sz w:val="14"/>
      <w:szCs w:val="12"/>
    </w:rPr>
  </w:style>
  <w:style w:type="character" w:customStyle="1" w:styleId="affe">
    <w:name w:val="רקע והסבר תו"/>
    <w:basedOn w:val="a0"/>
    <w:link w:val="affd"/>
    <w:rsid w:val="00731582"/>
    <w:rPr>
      <w:rFonts w:ascii="BA Fontov Regular" w:hAnsi="BA Fontov Regular" w:cs="FrankRuehl"/>
      <w:sz w:val="14"/>
      <w:szCs w:val="14"/>
    </w:rPr>
  </w:style>
  <w:style w:type="paragraph" w:styleId="affffe">
    <w:name w:val="Revision"/>
    <w:hidden/>
    <w:uiPriority w:val="99"/>
    <w:semiHidden/>
    <w:rsid w:val="003E46EF"/>
    <w:pPr>
      <w:spacing w:after="0" w:line="240" w:lineRule="auto"/>
    </w:pPr>
    <w:rPr>
      <w:rFonts w:ascii="BA Fontov Regular" w:hAnsi="BA Fontov Regular" w:cs="FrankRuehl"/>
      <w:sz w:val="18"/>
      <w:szCs w:val="18"/>
    </w:rPr>
  </w:style>
  <w:style w:type="paragraph" w:customStyle="1" w:styleId="afffff">
    <w:name w:val="נושא"/>
    <w:basedOn w:val="a"/>
    <w:link w:val="afffff0"/>
    <w:qFormat/>
    <w:rsid w:val="000F4789"/>
    <w:pPr>
      <w:spacing w:before="120"/>
      <w:jc w:val="center"/>
    </w:pPr>
    <w:rPr>
      <w:rFonts w:cs="PFT_Frank"/>
      <w:b/>
      <w:bCs/>
      <w:sz w:val="14"/>
      <w:szCs w:val="15"/>
    </w:rPr>
  </w:style>
  <w:style w:type="paragraph" w:customStyle="1" w:styleId="afffff1">
    <w:name w:val="אות מודגשת"/>
    <w:basedOn w:val="a"/>
    <w:link w:val="afffff2"/>
    <w:qFormat/>
    <w:rsid w:val="00AF6B12"/>
    <w:rPr>
      <w:rFonts w:ascii="Fb Fontext" w:hAnsi="Fb Fontext" w:cs="David"/>
      <w:b/>
      <w:bCs/>
      <w:sz w:val="16"/>
      <w:szCs w:val="14"/>
    </w:rPr>
  </w:style>
  <w:style w:type="character" w:customStyle="1" w:styleId="afffff0">
    <w:name w:val="נושא תו"/>
    <w:basedOn w:val="a0"/>
    <w:link w:val="afffff"/>
    <w:rsid w:val="000F4789"/>
    <w:rPr>
      <w:rFonts w:ascii="BA Fontov Regular" w:hAnsi="BA Fontov Regular" w:cs="PFT_Frank"/>
      <w:b/>
      <w:bCs/>
      <w:sz w:val="14"/>
      <w:szCs w:val="15"/>
    </w:rPr>
  </w:style>
  <w:style w:type="character" w:customStyle="1" w:styleId="afffff2">
    <w:name w:val="אות מודגשת תו"/>
    <w:basedOn w:val="a0"/>
    <w:link w:val="afffff1"/>
    <w:rsid w:val="00AF6B12"/>
    <w:rPr>
      <w:rFonts w:ascii="Fb Fontext" w:hAnsi="Fb Fontext" w:cs="David"/>
      <w:b/>
      <w:bCs/>
      <w:sz w:val="16"/>
      <w:szCs w:val="14"/>
    </w:rPr>
  </w:style>
  <w:style w:type="paragraph" w:customStyle="1" w:styleId="afffff3">
    <w:name w:val="תנאי משנה"/>
    <w:basedOn w:val="afff8"/>
    <w:link w:val="afffff4"/>
    <w:qFormat/>
    <w:rsid w:val="0010357F"/>
    <w:rPr>
      <w:b/>
      <w:sz w:val="18"/>
      <w:szCs w:val="18"/>
    </w:rPr>
  </w:style>
  <w:style w:type="character" w:customStyle="1" w:styleId="afffff4">
    <w:name w:val="תנאי משנה תו"/>
    <w:basedOn w:val="afff9"/>
    <w:link w:val="afffff3"/>
    <w:rsid w:val="0010357F"/>
    <w:rPr>
      <w:rFonts w:ascii="BA Fontov Regular" w:hAnsi="BA Fontov Regular" w:cs="BA Vilna Bold"/>
      <w:b/>
      <w:spacing w:val="4"/>
      <w:sz w:val="18"/>
      <w:szCs w:val="18"/>
      <w:shd w:val="clear" w:color="auto" w:fill="F2F2F2" w:themeFill="background1" w:themeFillShade="F2"/>
    </w:rPr>
  </w:style>
  <w:style w:type="paragraph" w:customStyle="1" w:styleId="36">
    <w:name w:val="חלון 3"/>
    <w:basedOn w:val="a"/>
    <w:link w:val="37"/>
    <w:autoRedefine/>
    <w:qFormat/>
    <w:rsid w:val="002A5DE9"/>
    <w:pPr>
      <w:framePr w:wrap="notBeside" w:vAnchor="text" w:hAnchor="text" w:x="3482" w:y="58"/>
      <w:spacing w:line="140" w:lineRule="exact"/>
      <w:jc w:val="right"/>
    </w:pPr>
    <w:rPr>
      <w:rFonts w:ascii="BA TM • Vilna Extra-Bold" w:hAnsi="BA TM • Vilna Extra-Bold" w:cs="BA TM • Vilna Extra-Bold"/>
      <w:color w:val="3B3838" w:themeColor="background2" w:themeShade="40"/>
      <w:spacing w:val="2"/>
      <w:sz w:val="14"/>
      <w:szCs w:val="14"/>
    </w:rPr>
  </w:style>
  <w:style w:type="character" w:customStyle="1" w:styleId="37">
    <w:name w:val="חלון 3 תו"/>
    <w:basedOn w:val="a0"/>
    <w:link w:val="36"/>
    <w:rsid w:val="002A5DE9"/>
    <w:rPr>
      <w:rFonts w:ascii="BA TM • Vilna Extra-Bold" w:hAnsi="BA TM • Vilna Extra-Bold" w:cs="BA TM • Vilna Extra-Bold"/>
      <w:color w:val="3B3838" w:themeColor="background2" w:themeShade="40"/>
      <w:spacing w:val="2"/>
      <w:sz w:val="14"/>
      <w:szCs w:val="14"/>
    </w:rPr>
  </w:style>
  <w:style w:type="character" w:customStyle="1" w:styleId="MisparKeta">
    <w:name w:val="מספר קטע"/>
    <w:basedOn w:val="a0"/>
    <w:uiPriority w:val="1"/>
    <w:qFormat/>
    <w:rPr>
      <w:rFonts w:cs="BA Vilna Bold"/>
      <w:bCs/>
      <w:color w:val="7A5A14"/>
      <w:szCs w:val="14"/>
    </w:rPr>
  </w:style>
  <w:style w:type="character" w:customStyle="1" w:styleId="NoseMishna">
    <w:name w:val="נושא משנה"/>
    <w:basedOn w:val="a0"/>
    <w:uiPriority w:val="1"/>
    <w:qFormat/>
    <w:rPr>
      <w:rFonts w:cs="BA TM • Vilna Extra-Bold"/>
      <w:spacing w:val="4"/>
      <w:sz w:val="22"/>
      <w:szCs w:val="22"/>
    </w:rPr>
  </w:style>
  <w:style w:type="character" w:customStyle="1" w:styleId="TanaimMishna">
    <w:name w:val="תנאי המשנה"/>
    <w:basedOn w:val="a0"/>
    <w:uiPriority w:val="1"/>
    <w:qFormat/>
    <w:rPr>
      <w:rFonts w:ascii="BA Vilna Bold" w:hAnsi="BA Vilna Bold" w:cs="BA Vilna Bold"/>
      <w:b/>
      <w:bCs/>
      <w:spacing w:val="4"/>
      <w:sz w:val="18"/>
      <w:szCs w:val="18"/>
    </w:rPr>
  </w:style>
  <w:style w:type="character" w:customStyle="1" w:styleId="HesberMishna">
    <w:name w:val="הסבר במשנה"/>
    <w:basedOn w:val="a0"/>
    <w:uiPriority w:val="1"/>
    <w:qFormat/>
    <w:rPr>
      <w:rFonts w:ascii="Fb Fontext" w:hAnsi="Fb Fontext" w:cs="FrankRuehl"/>
      <w:sz w:val="16"/>
      <w:szCs w:val="16"/>
    </w:rPr>
  </w:style>
  <w:style w:type="paragraph" w:customStyle="1" w:styleId="MishnaBatzad">
    <w:name w:val="משנה בצד"/>
    <w:basedOn w:val="a"/>
    <w:qFormat/>
    <w:pPr>
      <w:framePr w:w="700" w:hSpace="57" w:wrap="around" w:vAnchor="text" w:hAnchor="text" w:x="3516" w:y="1"/>
      <w:pBdr>
        <w:top w:val="single" w:sz="4" w:space="1" w:color="8A7D66"/>
        <w:left w:val="single" w:sz="4" w:space="1" w:color="8A7D66"/>
        <w:bottom w:val="single" w:sz="4" w:space="1" w:color="8A7D66"/>
        <w:right w:val="single" w:sz="4" w:space="1" w:color="8A7D66"/>
      </w:pBdr>
      <w:spacing w:line="200" w:lineRule="exact"/>
      <w:jc w:val="center"/>
    </w:pPr>
    <w:rPr>
      <w:rFonts w:ascii="BA Vilna Bold" w:hAnsi="BA Vilna Bold" w:cs="BA Vilna Bold"/>
      <w:bCs/>
      <w:color w:val="7A6A45"/>
      <w:sz w:val="14"/>
      <w:szCs w:val="14"/>
    </w:rPr>
  </w:style>
  <w:style w:type="paragraph" w:customStyle="1" w:styleId="PetichatPerek">
    <w:name w:val="פתיחת פרק"/>
    <w:basedOn w:val="a"/>
    <w:next w:val="a"/>
    <w:qFormat/>
    <w:pPr>
      <w:keepNext/>
      <w:keepLines/>
      <w:jc w:val="center"/>
    </w:pPr>
    <w:rPr>
      <w:rFonts w:ascii="BA Fontov Regular" w:hAnsi="BA Fontov Regular" w:cs="BA TM • Vilna Extra-Bold"/>
      <w:color w:val="000000"/>
      <w:spacing w:val="4"/>
      <w:sz w:val="22"/>
      <w:szCs w:val="22"/>
    </w:rPr>
  </w:style>
  <w:style w:type="paragraph" w:customStyle="1" w:styleId="Hadran">
    <w:name w:val="הדרן"/>
    <w:basedOn w:val="a"/>
    <w:next w:val="a"/>
    <w:qFormat/>
    <w:pPr>
      <w:keepLines/>
      <w:spacing w:before="120" w:after="120"/>
      <w:ind w:left="0" w:hanging="0"/>
      <w:jc w:val="center"/>
    </w:pPr>
    <w:rPr>
      <w:rFonts w:ascii="BA Fontov Regular" w:hAnsi="BA Fontov Regular" w:cs="BA TM • Vilna Extra-Bold"/>
      <w:color w:val="000000"/>
      <w:spacing w:val="4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0697CF-A5FD-49F9-AAD8-5D30822D8C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9</Pages>
  <Words>8616</Words>
  <Characters>36533</Characters>
  <Application>Microsoft Office Word</Application>
  <DocSecurity>0</DocSecurity>
  <Lines>1304</Lines>
  <Paragraphs>981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m7654301@gmail.com</dc:creator>
  <cp:keywords/>
  <dc:description/>
  <cp:lastModifiedBy>michael flegg</cp:lastModifiedBy>
  <cp:revision>4</cp:revision>
  <cp:lastPrinted>2025-05-21T05:59:00Z</cp:lastPrinted>
  <dcterms:created xsi:type="dcterms:W3CDTF">2025-05-21T05:55:00Z</dcterms:created>
  <dcterms:modified xsi:type="dcterms:W3CDTF">2025-05-21T06:14:00Z</dcterms:modified>
</cp:coreProperties>
</file>